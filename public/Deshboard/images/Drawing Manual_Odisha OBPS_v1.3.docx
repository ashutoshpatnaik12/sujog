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4F8A51" w14:textId="54C20A49" w:rsidR="000C40F5" w:rsidRPr="004405E5" w:rsidRDefault="005B15A7" w:rsidP="00B54DDF">
      <w:pPr>
        <w:tabs>
          <w:tab w:val="left" w:pos="4590"/>
        </w:tabs>
        <w:spacing w:after="432"/>
        <w:ind w:right="3461"/>
        <w:jc w:val="right"/>
        <w:rPr>
          <w:rFonts w:ascii="Georgia" w:eastAsia="Times New Roman" w:hAnsi="Georgia" w:cs="Calibri"/>
          <w:b/>
          <w:bCs/>
          <w:spacing w:val="-4"/>
          <w:w w:val="105"/>
          <w:sz w:val="56"/>
          <w:szCs w:val="52"/>
        </w:rPr>
      </w:pPr>
      <w:bookmarkStart w:id="1" w:name="_Toc23436653"/>
      <w:ins w:id="2" w:author="Geetali Baruah" w:date="2020-12-28T21:23:00Z">
        <w:r>
          <w:rPr>
            <w:rFonts w:ascii="Georgia" w:eastAsia="Times New Roman" w:hAnsi="Georgia" w:cs="Calibri"/>
            <w:noProof/>
            <w:sz w:val="24"/>
            <w:szCs w:val="24"/>
            <w:lang w:val="en-IN" w:eastAsia="en-IN"/>
            <w:rPrChange w:id="3" w:author="Unknown">
              <w:rPr>
                <w:noProof/>
                <w:lang w:val="en-IN" w:eastAsia="en-IN"/>
              </w:rPr>
            </w:rPrChange>
          </w:rPr>
          <w:drawing>
            <wp:anchor distT="0" distB="0" distL="114300" distR="114300" simplePos="0" relativeHeight="251664384" behindDoc="0" locked="0" layoutInCell="1" allowOverlap="1" wp14:anchorId="01431ECA" wp14:editId="50C75399">
              <wp:simplePos x="0" y="0"/>
              <wp:positionH relativeFrom="column">
                <wp:posOffset>-786130</wp:posOffset>
              </wp:positionH>
              <wp:positionV relativeFrom="paragraph">
                <wp:posOffset>-795588</wp:posOffset>
              </wp:positionV>
              <wp:extent cx="7712860" cy="10909950"/>
              <wp:effectExtent l="0" t="0" r="2540" b="571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ve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12860" cy="10909950"/>
                      </a:xfrm>
                      <a:prstGeom prst="rect">
                        <a:avLst/>
                      </a:prstGeom>
                    </pic:spPr>
                  </pic:pic>
                </a:graphicData>
              </a:graphic>
              <wp14:sizeRelH relativeFrom="margin">
                <wp14:pctWidth>0</wp14:pctWidth>
              </wp14:sizeRelH>
              <wp14:sizeRelV relativeFrom="margin">
                <wp14:pctHeight>0</wp14:pctHeight>
              </wp14:sizeRelV>
            </wp:anchor>
          </w:drawing>
        </w:r>
      </w:ins>
      <w:del w:id="4" w:author="Geetali Baruah" w:date="2020-12-28T21:20:00Z">
        <w:r w:rsidR="000C40F5" w:rsidDel="005C1E74">
          <w:rPr>
            <w:rFonts w:ascii="Georgia" w:eastAsia="Times New Roman" w:hAnsi="Georgia" w:cs="Calibri"/>
            <w:b/>
            <w:bCs/>
            <w:noProof/>
            <w:spacing w:val="-4"/>
            <w:w w:val="105"/>
            <w:sz w:val="56"/>
            <w:szCs w:val="52"/>
            <w:lang w:val="en-IN" w:eastAsia="en-IN"/>
            <w:rPrChange w:id="5" w:author="Unknown">
              <w:rPr>
                <w:noProof/>
                <w:lang w:val="en-IN" w:eastAsia="en-IN"/>
              </w:rPr>
            </w:rPrChange>
          </w:rPr>
          <w:drawing>
            <wp:inline distT="0" distB="0" distL="0" distR="0" wp14:anchorId="47D3CA6A" wp14:editId="68D9FC51">
              <wp:extent cx="1973179" cy="1503662"/>
              <wp:effectExtent l="0" t="0" r="825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disha Logo.jpg"/>
                      <pic:cNvPicPr/>
                    </pic:nvPicPr>
                    <pic:blipFill rotWithShape="1">
                      <a:blip r:embed="rId9" cstate="print">
                        <a:extLst>
                          <a:ext uri="{28A0092B-C50C-407E-A947-70E740481C1C}">
                            <a14:useLocalDpi xmlns:a14="http://schemas.microsoft.com/office/drawing/2010/main" val="0"/>
                          </a:ext>
                        </a:extLst>
                      </a:blip>
                      <a:srcRect b="11734"/>
                      <a:stretch/>
                    </pic:blipFill>
                    <pic:spPr bwMode="auto">
                      <a:xfrm>
                        <a:off x="0" y="0"/>
                        <a:ext cx="1973179" cy="1503662"/>
                      </a:xfrm>
                      <a:prstGeom prst="rect">
                        <a:avLst/>
                      </a:prstGeom>
                      <a:ln>
                        <a:noFill/>
                      </a:ln>
                      <a:extLst>
                        <a:ext uri="{53640926-AAD7-44D8-BBD7-CCE9431645EC}">
                          <a14:shadowObscured xmlns:a14="http://schemas.microsoft.com/office/drawing/2010/main"/>
                        </a:ext>
                      </a:extLst>
                    </pic:spPr>
                  </pic:pic>
                </a:graphicData>
              </a:graphic>
            </wp:inline>
          </w:drawing>
        </w:r>
      </w:del>
    </w:p>
    <w:p w14:paraId="587A406B" w14:textId="38B7B4C0" w:rsidR="000C40F5" w:rsidRPr="004405E5" w:rsidDel="005B15A7" w:rsidRDefault="000C40F5" w:rsidP="000C40F5">
      <w:pPr>
        <w:widowControl w:val="0"/>
        <w:kinsoku w:val="0"/>
        <w:spacing w:after="0" w:line="240" w:lineRule="auto"/>
        <w:jc w:val="center"/>
        <w:rPr>
          <w:del w:id="6" w:author="Geetali Baruah" w:date="2020-12-28T21:21:00Z"/>
          <w:rFonts w:ascii="Georgia" w:eastAsia="Times New Roman" w:hAnsi="Georgia" w:cs="Calibri"/>
          <w:b/>
          <w:bCs/>
          <w:spacing w:val="-4"/>
          <w:w w:val="105"/>
          <w:sz w:val="40"/>
          <w:szCs w:val="40"/>
        </w:rPr>
      </w:pPr>
      <w:del w:id="7" w:author="Geetali Baruah" w:date="2020-12-28T21:21:00Z">
        <w:r w:rsidRPr="004405E5" w:rsidDel="005B15A7">
          <w:rPr>
            <w:rFonts w:ascii="Georgia" w:eastAsia="Times New Roman" w:hAnsi="Georgia" w:cs="Calibri"/>
            <w:b/>
            <w:bCs/>
            <w:spacing w:val="-4"/>
            <w:w w:val="105"/>
            <w:sz w:val="40"/>
            <w:szCs w:val="40"/>
          </w:rPr>
          <w:delText>Directorate of Municipal Administration, Government of Odisha</w:delText>
        </w:r>
      </w:del>
    </w:p>
    <w:p w14:paraId="65063C2F" w14:textId="7A9DF56D" w:rsidR="000C40F5" w:rsidDel="005B15A7" w:rsidRDefault="000C40F5" w:rsidP="000C40F5">
      <w:pPr>
        <w:widowControl w:val="0"/>
        <w:kinsoku w:val="0"/>
        <w:spacing w:after="0" w:line="240" w:lineRule="auto"/>
        <w:jc w:val="center"/>
        <w:rPr>
          <w:del w:id="8" w:author="Geetali Baruah" w:date="2020-12-28T21:21:00Z"/>
          <w:rFonts w:ascii="Georgia" w:eastAsia="Times New Roman" w:hAnsi="Georgia" w:cs="Calibri"/>
          <w:b/>
          <w:bCs/>
          <w:w w:val="105"/>
          <w:sz w:val="48"/>
          <w:szCs w:val="44"/>
        </w:rPr>
      </w:pPr>
    </w:p>
    <w:p w14:paraId="3B3FC5D2" w14:textId="18DD41F9" w:rsidR="000C40F5" w:rsidDel="005B15A7" w:rsidRDefault="000C40F5" w:rsidP="000C40F5">
      <w:pPr>
        <w:widowControl w:val="0"/>
        <w:kinsoku w:val="0"/>
        <w:spacing w:after="0" w:line="240" w:lineRule="auto"/>
        <w:jc w:val="center"/>
        <w:rPr>
          <w:del w:id="9" w:author="Geetali Baruah" w:date="2020-12-28T21:21:00Z"/>
          <w:rFonts w:ascii="Georgia" w:eastAsia="Times New Roman" w:hAnsi="Georgia" w:cs="Calibri"/>
          <w:b/>
          <w:bCs/>
          <w:w w:val="105"/>
          <w:sz w:val="48"/>
          <w:szCs w:val="44"/>
        </w:rPr>
      </w:pPr>
    </w:p>
    <w:p w14:paraId="1894CE9A" w14:textId="7B38AC2B" w:rsidR="000C40F5" w:rsidRPr="004405E5" w:rsidDel="005B15A7" w:rsidRDefault="000C40F5" w:rsidP="000C40F5">
      <w:pPr>
        <w:widowControl w:val="0"/>
        <w:kinsoku w:val="0"/>
        <w:spacing w:after="0" w:line="240" w:lineRule="auto"/>
        <w:jc w:val="center"/>
        <w:rPr>
          <w:del w:id="10" w:author="Geetali Baruah" w:date="2020-12-28T21:21:00Z"/>
          <w:rFonts w:ascii="Georgia" w:eastAsia="Times New Roman" w:hAnsi="Georgia" w:cs="Calibri"/>
          <w:b/>
          <w:bCs/>
          <w:w w:val="105"/>
          <w:sz w:val="48"/>
          <w:szCs w:val="44"/>
        </w:rPr>
      </w:pPr>
    </w:p>
    <w:p w14:paraId="1FC69E19" w14:textId="4831EF19" w:rsidR="000C40F5" w:rsidRPr="004405E5" w:rsidDel="005B15A7" w:rsidRDefault="000C40F5" w:rsidP="000C40F5">
      <w:pPr>
        <w:widowControl w:val="0"/>
        <w:kinsoku w:val="0"/>
        <w:spacing w:after="0" w:line="240" w:lineRule="auto"/>
        <w:jc w:val="center"/>
        <w:rPr>
          <w:del w:id="11" w:author="Geetali Baruah" w:date="2020-12-28T21:21:00Z"/>
          <w:rFonts w:ascii="Georgia" w:eastAsia="Times New Roman" w:hAnsi="Georgia" w:cs="Calibri"/>
          <w:b/>
          <w:bCs/>
          <w:spacing w:val="-4"/>
          <w:w w:val="105"/>
          <w:sz w:val="56"/>
          <w:szCs w:val="52"/>
        </w:rPr>
      </w:pPr>
    </w:p>
    <w:p w14:paraId="21ABE8BF" w14:textId="43B716AF" w:rsidR="000C40F5" w:rsidDel="005B15A7" w:rsidRDefault="000C40F5" w:rsidP="000C40F5">
      <w:pPr>
        <w:spacing w:after="0"/>
        <w:ind w:right="409"/>
        <w:jc w:val="center"/>
        <w:rPr>
          <w:del w:id="12" w:author="Geetali Baruah" w:date="2020-12-28T21:21:00Z"/>
          <w:rFonts w:ascii="Georgia" w:hAnsi="Georgia" w:cs="Arial"/>
          <w:b/>
          <w:bCs/>
          <w:spacing w:val="-10"/>
          <w:w w:val="105"/>
          <w:sz w:val="40"/>
          <w:szCs w:val="40"/>
        </w:rPr>
      </w:pPr>
      <w:del w:id="13" w:author="Geetali Baruah" w:date="2020-12-28T21:21:00Z">
        <w:r w:rsidRPr="004405E5" w:rsidDel="005B15A7">
          <w:rPr>
            <w:rFonts w:ascii="Georgia" w:hAnsi="Georgia" w:cs="Arial"/>
            <w:b/>
            <w:bCs/>
            <w:spacing w:val="-10"/>
            <w:w w:val="105"/>
            <w:sz w:val="40"/>
            <w:szCs w:val="40"/>
          </w:rPr>
          <w:delText xml:space="preserve">Implementation of an Integrated </w:delText>
        </w:r>
      </w:del>
    </w:p>
    <w:p w14:paraId="5B0C9BAF" w14:textId="5EF74868" w:rsidR="000C40F5" w:rsidRPr="004405E5" w:rsidDel="005B15A7" w:rsidRDefault="000C40F5" w:rsidP="000C40F5">
      <w:pPr>
        <w:spacing w:after="0"/>
        <w:ind w:right="409"/>
        <w:jc w:val="center"/>
        <w:rPr>
          <w:del w:id="14" w:author="Geetali Baruah" w:date="2020-12-28T21:21:00Z"/>
          <w:rFonts w:ascii="Georgia" w:hAnsi="Georgia" w:cs="Arial"/>
          <w:b/>
          <w:bCs/>
          <w:sz w:val="16"/>
          <w:szCs w:val="16"/>
        </w:rPr>
      </w:pPr>
      <w:del w:id="15" w:author="Geetali Baruah" w:date="2020-12-28T21:21:00Z">
        <w:r w:rsidRPr="004405E5" w:rsidDel="005B15A7">
          <w:rPr>
            <w:rFonts w:ascii="Georgia" w:hAnsi="Georgia" w:cs="Arial"/>
            <w:b/>
            <w:bCs/>
            <w:spacing w:val="-10"/>
            <w:w w:val="105"/>
            <w:sz w:val="40"/>
            <w:szCs w:val="40"/>
          </w:rPr>
          <w:delText>e-Governance</w:delText>
        </w:r>
        <w:r w:rsidDel="005B15A7">
          <w:rPr>
            <w:rFonts w:ascii="Georgia" w:hAnsi="Georgia" w:cs="Arial"/>
            <w:b/>
            <w:bCs/>
            <w:spacing w:val="-10"/>
            <w:w w:val="105"/>
            <w:sz w:val="40"/>
            <w:szCs w:val="40"/>
          </w:rPr>
          <w:delText xml:space="preserve"> </w:delText>
        </w:r>
        <w:r w:rsidRPr="004405E5" w:rsidDel="005B15A7">
          <w:rPr>
            <w:rFonts w:ascii="Georgia" w:hAnsi="Georgia" w:cs="Arial"/>
            <w:b/>
            <w:bCs/>
            <w:spacing w:val="-15"/>
            <w:w w:val="105"/>
            <w:sz w:val="40"/>
            <w:szCs w:val="40"/>
          </w:rPr>
          <w:delText xml:space="preserve">Solution across all Urban Local </w:delText>
        </w:r>
        <w:r w:rsidRPr="004405E5" w:rsidDel="005B15A7">
          <w:rPr>
            <w:rFonts w:ascii="Georgia" w:hAnsi="Georgia" w:cs="Arial"/>
            <w:b/>
            <w:bCs/>
            <w:w w:val="105"/>
            <w:sz w:val="40"/>
            <w:szCs w:val="40"/>
          </w:rPr>
          <w:delText>Bodies of Odisha</w:delText>
        </w:r>
      </w:del>
    </w:p>
    <w:p w14:paraId="0DBD808A" w14:textId="4FA1A0B0" w:rsidR="000C40F5" w:rsidDel="005B15A7" w:rsidRDefault="000C40F5" w:rsidP="000C40F5">
      <w:pPr>
        <w:widowControl w:val="0"/>
        <w:kinsoku w:val="0"/>
        <w:spacing w:after="0" w:line="240" w:lineRule="auto"/>
        <w:jc w:val="center"/>
        <w:rPr>
          <w:del w:id="16" w:author="Geetali Baruah" w:date="2020-12-28T21:21:00Z"/>
          <w:rFonts w:ascii="Georgia" w:eastAsia="Times New Roman" w:hAnsi="Georgia" w:cs="Calibri"/>
          <w:b/>
          <w:w w:val="105"/>
          <w:sz w:val="52"/>
          <w:szCs w:val="24"/>
        </w:rPr>
      </w:pPr>
    </w:p>
    <w:p w14:paraId="39F8DA31" w14:textId="069E50CA" w:rsidR="000C40F5" w:rsidRPr="004405E5" w:rsidDel="005B15A7" w:rsidRDefault="000C40F5" w:rsidP="000C40F5">
      <w:pPr>
        <w:widowControl w:val="0"/>
        <w:kinsoku w:val="0"/>
        <w:spacing w:after="0" w:line="240" w:lineRule="auto"/>
        <w:jc w:val="center"/>
        <w:rPr>
          <w:del w:id="17" w:author="Geetali Baruah" w:date="2020-12-28T21:21:00Z"/>
          <w:rFonts w:ascii="Georgia" w:eastAsia="Times New Roman" w:hAnsi="Georgia" w:cs="Calibri"/>
          <w:b/>
          <w:w w:val="105"/>
          <w:sz w:val="52"/>
          <w:szCs w:val="24"/>
        </w:rPr>
      </w:pPr>
    </w:p>
    <w:p w14:paraId="1AD75C26" w14:textId="3F5B2652" w:rsidR="000C40F5" w:rsidRPr="004405E5" w:rsidDel="005B15A7" w:rsidRDefault="000C40F5" w:rsidP="000C40F5">
      <w:pPr>
        <w:widowControl w:val="0"/>
        <w:kinsoku w:val="0"/>
        <w:spacing w:after="0" w:line="240" w:lineRule="auto"/>
        <w:jc w:val="center"/>
        <w:rPr>
          <w:del w:id="18" w:author="Geetali Baruah" w:date="2020-12-28T21:21:00Z"/>
          <w:rFonts w:ascii="Georgia" w:eastAsia="Times New Roman" w:hAnsi="Georgia" w:cs="Calibri"/>
          <w:b/>
          <w:w w:val="105"/>
          <w:sz w:val="56"/>
          <w:szCs w:val="28"/>
        </w:rPr>
      </w:pPr>
      <w:del w:id="19" w:author="Geetali Baruah" w:date="2020-12-28T21:21:00Z">
        <w:r w:rsidDel="005B15A7">
          <w:rPr>
            <w:rFonts w:ascii="Georgia" w:eastAsia="Times New Roman" w:hAnsi="Georgia" w:cs="Calibri"/>
            <w:b/>
            <w:noProof/>
            <w:sz w:val="56"/>
            <w:szCs w:val="28"/>
            <w:lang w:val="en-IN" w:eastAsia="en-IN"/>
            <w:rPrChange w:id="20" w:author="Unknown">
              <w:rPr>
                <w:noProof/>
                <w:lang w:val="en-IN" w:eastAsia="en-IN"/>
              </w:rPr>
            </w:rPrChange>
          </w:rPr>
          <mc:AlternateContent>
            <mc:Choice Requires="wps">
              <w:drawing>
                <wp:anchor distT="0" distB="0" distL="114300" distR="114300" simplePos="0" relativeHeight="251656192" behindDoc="0" locked="0" layoutInCell="1" allowOverlap="1" wp14:anchorId="2E6E1E8F" wp14:editId="519723BF">
                  <wp:simplePos x="0" y="0"/>
                  <wp:positionH relativeFrom="margin">
                    <wp:align>right</wp:align>
                  </wp:positionH>
                  <wp:positionV relativeFrom="paragraph">
                    <wp:posOffset>33053</wp:posOffset>
                  </wp:positionV>
                  <wp:extent cx="6429877" cy="1304424"/>
                  <wp:effectExtent l="19050" t="19050" r="28575" b="10160"/>
                  <wp:wrapNone/>
                  <wp:docPr id="2" name="Rectangle 2"/>
                  <wp:cNvGraphicFramePr/>
                  <a:graphic xmlns:a="http://schemas.openxmlformats.org/drawingml/2006/main">
                    <a:graphicData uri="http://schemas.microsoft.com/office/word/2010/wordprocessingShape">
                      <wps:wsp>
                        <wps:cNvSpPr/>
                        <wps:spPr>
                          <a:xfrm>
                            <a:off x="0" y="0"/>
                            <a:ext cx="6429877" cy="1304424"/>
                          </a:xfrm>
                          <a:prstGeom prst="rect">
                            <a:avLst/>
                          </a:prstGeom>
                          <a:noFill/>
                          <a:ln w="2857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B0F14" id="Rectangle 2" o:spid="_x0000_s1026" style="position:absolute;margin-left:455.1pt;margin-top:2.6pt;width:506.3pt;height:102.7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" filled="f" strokecolor="#0d5571 [1604]" strokeweight="2.25pt">
                  <w10:wrap anchorx="margin"/>
                </v:rect>
              </w:pict>
            </mc:Fallback>
          </mc:AlternateContent>
        </w:r>
      </w:del>
    </w:p>
    <w:p w14:paraId="52F6E92F" w14:textId="7F6764CE" w:rsidR="000C40F5" w:rsidRPr="004405E5" w:rsidDel="005B15A7" w:rsidRDefault="000C40F5" w:rsidP="000C40F5">
      <w:pPr>
        <w:widowControl w:val="0"/>
        <w:kinsoku w:val="0"/>
        <w:spacing w:after="0" w:line="240" w:lineRule="auto"/>
        <w:jc w:val="center"/>
        <w:rPr>
          <w:del w:id="21" w:author="Geetali Baruah" w:date="2020-12-28T21:21:00Z"/>
          <w:rFonts w:ascii="Georgia" w:eastAsia="Times New Roman" w:hAnsi="Georgia" w:cs="Calibri"/>
          <w:b/>
          <w:w w:val="105"/>
          <w:sz w:val="36"/>
          <w:szCs w:val="16"/>
        </w:rPr>
      </w:pPr>
      <w:del w:id="22" w:author="Geetali Baruah" w:date="2020-12-28T21:21:00Z">
        <w:r w:rsidDel="005B15A7">
          <w:rPr>
            <w:rFonts w:ascii="Georgia" w:eastAsia="Times New Roman" w:hAnsi="Georgia" w:cs="Calibri"/>
            <w:b/>
            <w:w w:val="105"/>
            <w:sz w:val="36"/>
            <w:szCs w:val="16"/>
          </w:rPr>
          <w:delText xml:space="preserve">Drawing Manual </w:delText>
        </w:r>
        <w:r w:rsidRPr="004405E5" w:rsidDel="005B15A7">
          <w:rPr>
            <w:rFonts w:ascii="Georgia" w:eastAsia="Times New Roman" w:hAnsi="Georgia" w:cs="Calibri"/>
            <w:b/>
            <w:w w:val="105"/>
            <w:sz w:val="36"/>
            <w:szCs w:val="16"/>
          </w:rPr>
          <w:delText>–</w:delText>
        </w:r>
      </w:del>
    </w:p>
    <w:p w14:paraId="655C7F92" w14:textId="77E2E3E3" w:rsidR="000C40F5" w:rsidRPr="004405E5" w:rsidDel="005B15A7" w:rsidRDefault="000C40F5" w:rsidP="000C40F5">
      <w:pPr>
        <w:widowControl w:val="0"/>
        <w:kinsoku w:val="0"/>
        <w:spacing w:after="0" w:line="240" w:lineRule="auto"/>
        <w:jc w:val="center"/>
        <w:rPr>
          <w:del w:id="23" w:author="Geetali Baruah" w:date="2020-12-28T21:21:00Z"/>
          <w:rFonts w:ascii="Georgia" w:eastAsia="Times New Roman" w:hAnsi="Georgia" w:cs="Calibri"/>
          <w:b/>
          <w:w w:val="105"/>
          <w:sz w:val="36"/>
          <w:szCs w:val="36"/>
        </w:rPr>
      </w:pPr>
      <w:del w:id="24" w:author="Geetali Baruah" w:date="2020-12-28T21:21:00Z">
        <w:r w:rsidDel="005B15A7">
          <w:rPr>
            <w:rFonts w:ascii="Georgia" w:eastAsia="Times New Roman" w:hAnsi="Georgia" w:cs="Calibri"/>
            <w:b/>
            <w:w w:val="105"/>
            <w:sz w:val="36"/>
            <w:szCs w:val="36"/>
          </w:rPr>
          <w:delText>Online Building Permission System</w:delText>
        </w:r>
      </w:del>
    </w:p>
    <w:p w14:paraId="2896F987" w14:textId="564D8615" w:rsidR="000C40F5" w:rsidRPr="00D45394" w:rsidDel="005B15A7" w:rsidRDefault="000C40F5" w:rsidP="000C40F5">
      <w:pPr>
        <w:widowControl w:val="0"/>
        <w:kinsoku w:val="0"/>
        <w:spacing w:before="120" w:after="0" w:line="240" w:lineRule="auto"/>
        <w:ind w:right="-29"/>
        <w:jc w:val="center"/>
        <w:rPr>
          <w:del w:id="25" w:author="Geetali Baruah" w:date="2020-12-28T21:21:00Z"/>
          <w:rFonts w:ascii="Georgia" w:eastAsia="Times New Roman" w:hAnsi="Georgia" w:cs="Calibri"/>
          <w:w w:val="105"/>
          <w:sz w:val="40"/>
          <w:szCs w:val="40"/>
        </w:rPr>
      </w:pPr>
    </w:p>
    <w:p w14:paraId="42EF82B0" w14:textId="771DAEF7" w:rsidR="000C40F5" w:rsidDel="005B15A7" w:rsidRDefault="000C40F5" w:rsidP="000C40F5">
      <w:pPr>
        <w:widowControl w:val="0"/>
        <w:kinsoku w:val="0"/>
        <w:spacing w:after="0" w:line="240" w:lineRule="auto"/>
        <w:ind w:right="-30"/>
        <w:jc w:val="center"/>
        <w:rPr>
          <w:del w:id="26" w:author="Geetali Baruah" w:date="2020-12-28T21:21:00Z"/>
          <w:rFonts w:ascii="Georgia" w:eastAsia="Times New Roman" w:hAnsi="Georgia" w:cs="Calibri"/>
          <w:b/>
          <w:bCs/>
          <w:w w:val="105"/>
          <w:sz w:val="40"/>
          <w:szCs w:val="40"/>
        </w:rPr>
      </w:pPr>
    </w:p>
    <w:p w14:paraId="7975812F" w14:textId="48CE23AE" w:rsidR="000C40F5" w:rsidDel="005B15A7" w:rsidRDefault="000C40F5" w:rsidP="000C40F5">
      <w:pPr>
        <w:widowControl w:val="0"/>
        <w:kinsoku w:val="0"/>
        <w:spacing w:after="0" w:line="240" w:lineRule="auto"/>
        <w:ind w:right="-30"/>
        <w:jc w:val="center"/>
        <w:rPr>
          <w:del w:id="27" w:author="Geetali Baruah" w:date="2020-12-28T21:21:00Z"/>
          <w:rFonts w:ascii="Georgia" w:eastAsia="Times New Roman" w:hAnsi="Georgia" w:cs="Calibri"/>
          <w:b/>
          <w:bCs/>
          <w:w w:val="105"/>
          <w:sz w:val="40"/>
          <w:szCs w:val="40"/>
        </w:rPr>
      </w:pPr>
    </w:p>
    <w:p w14:paraId="2BE9F3D1" w14:textId="273B9E0F" w:rsidR="000C40F5" w:rsidDel="005B15A7" w:rsidRDefault="000C40F5" w:rsidP="000C40F5">
      <w:pPr>
        <w:widowControl w:val="0"/>
        <w:kinsoku w:val="0"/>
        <w:spacing w:after="0" w:line="240" w:lineRule="auto"/>
        <w:ind w:right="-30"/>
        <w:jc w:val="center"/>
        <w:rPr>
          <w:del w:id="28" w:author="Geetali Baruah" w:date="2020-12-28T21:21:00Z"/>
          <w:rFonts w:ascii="Georgia" w:eastAsia="Times New Roman" w:hAnsi="Georgia" w:cs="Calibri"/>
          <w:b/>
          <w:bCs/>
          <w:w w:val="105"/>
          <w:sz w:val="40"/>
          <w:szCs w:val="40"/>
        </w:rPr>
      </w:pPr>
    </w:p>
    <w:p w14:paraId="493B69A0" w14:textId="352B62BE" w:rsidR="000C40F5" w:rsidRPr="004405E5" w:rsidDel="005B15A7" w:rsidRDefault="000C40F5" w:rsidP="000C40F5">
      <w:pPr>
        <w:widowControl w:val="0"/>
        <w:kinsoku w:val="0"/>
        <w:spacing w:after="0" w:line="240" w:lineRule="auto"/>
        <w:ind w:right="-30"/>
        <w:jc w:val="center"/>
        <w:rPr>
          <w:del w:id="29" w:author="Geetali Baruah" w:date="2020-12-28T21:21:00Z"/>
          <w:rFonts w:ascii="Georgia" w:eastAsia="Times New Roman" w:hAnsi="Georgia" w:cs="Calibri"/>
          <w:b/>
          <w:bCs/>
          <w:w w:val="105"/>
          <w:sz w:val="40"/>
          <w:szCs w:val="40"/>
        </w:rPr>
      </w:pPr>
    </w:p>
    <w:p w14:paraId="074FEAA8" w14:textId="7D5F87A1" w:rsidR="000C40F5" w:rsidRPr="00EB4EAC" w:rsidDel="005B15A7" w:rsidRDefault="000C40F5" w:rsidP="000C40F5">
      <w:pPr>
        <w:widowControl w:val="0"/>
        <w:kinsoku w:val="0"/>
        <w:spacing w:after="0" w:line="240" w:lineRule="auto"/>
        <w:ind w:right="-30"/>
        <w:jc w:val="center"/>
        <w:rPr>
          <w:del w:id="30" w:author="Geetali Baruah" w:date="2020-12-28T21:21:00Z"/>
          <w:rFonts w:ascii="Georgia" w:eastAsia="Times New Roman" w:hAnsi="Georgia" w:cs="Calibri"/>
          <w:b/>
          <w:bCs/>
          <w:w w:val="105"/>
          <w:sz w:val="24"/>
          <w:szCs w:val="24"/>
        </w:rPr>
      </w:pPr>
      <w:del w:id="31" w:author="Geetali Baruah" w:date="2020-12-28T21:21:00Z">
        <w:r w:rsidRPr="00EB4EAC" w:rsidDel="005B15A7">
          <w:rPr>
            <w:rFonts w:ascii="Georgia" w:eastAsia="Times New Roman" w:hAnsi="Georgia" w:cs="Calibri"/>
            <w:b/>
            <w:bCs/>
            <w:w w:val="105"/>
            <w:sz w:val="24"/>
            <w:szCs w:val="24"/>
          </w:rPr>
          <w:delText>Submitted by:</w:delText>
        </w:r>
      </w:del>
    </w:p>
    <w:p w14:paraId="1FE9E61B" w14:textId="16387108" w:rsidR="000C40F5" w:rsidRPr="00EB4EAC" w:rsidDel="005B15A7" w:rsidRDefault="000C40F5" w:rsidP="000C40F5">
      <w:pPr>
        <w:widowControl w:val="0"/>
        <w:kinsoku w:val="0"/>
        <w:spacing w:after="0" w:line="240" w:lineRule="auto"/>
        <w:ind w:right="-30"/>
        <w:jc w:val="center"/>
        <w:rPr>
          <w:del w:id="32" w:author="Geetali Baruah" w:date="2020-12-28T21:21:00Z"/>
          <w:rFonts w:ascii="Georgia" w:eastAsia="Times New Roman" w:hAnsi="Georgia" w:cs="Calibri"/>
          <w:b/>
          <w:bCs/>
          <w:w w:val="105"/>
          <w:sz w:val="24"/>
          <w:szCs w:val="24"/>
        </w:rPr>
      </w:pPr>
      <w:del w:id="33" w:author="Geetali Baruah" w:date="2020-12-28T21:21:00Z">
        <w:r w:rsidRPr="00EB4EAC" w:rsidDel="005B15A7">
          <w:rPr>
            <w:rFonts w:ascii="Georgia" w:eastAsia="Times New Roman" w:hAnsi="Georgia" w:cs="Calibri"/>
            <w:b/>
            <w:bCs/>
            <w:w w:val="105"/>
            <w:sz w:val="24"/>
            <w:szCs w:val="24"/>
          </w:rPr>
          <w:delText>PricewaterhouseCoopers Private Limited</w:delText>
        </w:r>
      </w:del>
    </w:p>
    <w:p w14:paraId="6B2D60B0" w14:textId="324AE7FB" w:rsidR="000C40F5" w:rsidRPr="00EB4EAC" w:rsidDel="005B15A7" w:rsidRDefault="000C40F5" w:rsidP="000C40F5">
      <w:pPr>
        <w:widowControl w:val="0"/>
        <w:kinsoku w:val="0"/>
        <w:spacing w:after="0" w:line="240" w:lineRule="auto"/>
        <w:ind w:left="2448" w:right="2232"/>
        <w:jc w:val="center"/>
        <w:rPr>
          <w:del w:id="34" w:author="Geetali Baruah" w:date="2020-12-28T21:21:00Z"/>
          <w:rFonts w:ascii="Georgia" w:eastAsia="Times New Roman" w:hAnsi="Georgia" w:cs="Calibri"/>
          <w:b/>
          <w:bCs/>
          <w:w w:val="105"/>
          <w:sz w:val="24"/>
          <w:szCs w:val="24"/>
        </w:rPr>
      </w:pPr>
      <w:del w:id="35" w:author="Geetali Baruah" w:date="2020-12-28T21:21:00Z">
        <w:r w:rsidRPr="00D45394" w:rsidDel="005B15A7">
          <w:rPr>
            <w:rFonts w:ascii="Georgia" w:eastAsia="Times New Roman" w:hAnsi="Georgia" w:cs="Calibri"/>
            <w:w w:val="105"/>
            <w:sz w:val="28"/>
            <w:szCs w:val="28"/>
          </w:rPr>
          <w:delText xml:space="preserve">(Ver </w:delText>
        </w:r>
        <w:r w:rsidDel="005B15A7">
          <w:rPr>
            <w:rFonts w:ascii="Georgia" w:eastAsia="Times New Roman" w:hAnsi="Georgia" w:cs="Calibri"/>
            <w:w w:val="105"/>
            <w:sz w:val="28"/>
            <w:szCs w:val="28"/>
          </w:rPr>
          <w:delText>1</w:delText>
        </w:r>
        <w:r w:rsidRPr="00D45394" w:rsidDel="005B15A7">
          <w:rPr>
            <w:rFonts w:ascii="Georgia" w:eastAsia="Times New Roman" w:hAnsi="Georgia" w:cs="Calibri"/>
            <w:w w:val="105"/>
            <w:sz w:val="28"/>
            <w:szCs w:val="28"/>
          </w:rPr>
          <w:delText xml:space="preserve">, dated </w:delText>
        </w:r>
        <w:r w:rsidDel="005B15A7">
          <w:rPr>
            <w:rFonts w:ascii="Georgia" w:eastAsia="Times New Roman" w:hAnsi="Georgia" w:cs="Calibri"/>
            <w:w w:val="105"/>
            <w:sz w:val="28"/>
            <w:szCs w:val="28"/>
          </w:rPr>
          <w:delText xml:space="preserve"> 22 December</w:delText>
        </w:r>
        <w:r w:rsidRPr="00D45394" w:rsidDel="005B15A7">
          <w:rPr>
            <w:rFonts w:ascii="Georgia" w:eastAsia="Times New Roman" w:hAnsi="Georgia" w:cs="Calibri"/>
            <w:w w:val="105"/>
            <w:sz w:val="28"/>
            <w:szCs w:val="28"/>
          </w:rPr>
          <w:delText xml:space="preserve"> 2020)</w:delText>
        </w:r>
      </w:del>
    </w:p>
    <w:p w14:paraId="46E339B2" w14:textId="7EB26265" w:rsidR="000C40F5" w:rsidRDefault="000C40F5" w:rsidP="000C40F5">
      <w:pPr>
        <w:widowControl w:val="0"/>
        <w:kinsoku w:val="0"/>
        <w:spacing w:after="0" w:line="240" w:lineRule="auto"/>
        <w:ind w:right="2232"/>
        <w:rPr>
          <w:ins w:id="36" w:author="Geetali Baruah" w:date="2020-12-28T21:21:00Z"/>
          <w:rFonts w:ascii="Georgia" w:eastAsia="Times New Roman" w:hAnsi="Georgia" w:cs="Calibri"/>
          <w:sz w:val="24"/>
          <w:szCs w:val="24"/>
        </w:rPr>
      </w:pPr>
    </w:p>
    <w:p w14:paraId="1C75B135" w14:textId="6A1C031C" w:rsidR="005B15A7" w:rsidRDefault="005B15A7" w:rsidP="000C40F5">
      <w:pPr>
        <w:widowControl w:val="0"/>
        <w:kinsoku w:val="0"/>
        <w:spacing w:after="0" w:line="240" w:lineRule="auto"/>
        <w:ind w:right="2232"/>
        <w:rPr>
          <w:ins w:id="37" w:author="Geetali Baruah" w:date="2020-12-28T21:21:00Z"/>
          <w:rFonts w:ascii="Georgia" w:eastAsia="Times New Roman" w:hAnsi="Georgia" w:cs="Calibri"/>
          <w:sz w:val="24"/>
          <w:szCs w:val="24"/>
        </w:rPr>
      </w:pPr>
    </w:p>
    <w:p w14:paraId="4FB0469A" w14:textId="38915E55" w:rsidR="005B15A7" w:rsidRDefault="005B15A7" w:rsidP="000C40F5">
      <w:pPr>
        <w:widowControl w:val="0"/>
        <w:kinsoku w:val="0"/>
        <w:spacing w:after="0" w:line="240" w:lineRule="auto"/>
        <w:ind w:right="2232"/>
        <w:rPr>
          <w:ins w:id="38" w:author="Geetali Baruah" w:date="2020-12-28T21:21:00Z"/>
          <w:rFonts w:ascii="Georgia" w:eastAsia="Times New Roman" w:hAnsi="Georgia" w:cs="Calibri"/>
          <w:sz w:val="24"/>
          <w:szCs w:val="24"/>
        </w:rPr>
      </w:pPr>
    </w:p>
    <w:p w14:paraId="3BDCBB4B" w14:textId="1E0A12FA" w:rsidR="005B15A7" w:rsidRDefault="005B15A7" w:rsidP="000C40F5">
      <w:pPr>
        <w:widowControl w:val="0"/>
        <w:kinsoku w:val="0"/>
        <w:spacing w:after="0" w:line="240" w:lineRule="auto"/>
        <w:ind w:right="2232"/>
        <w:rPr>
          <w:ins w:id="39" w:author="Geetali Baruah" w:date="2020-12-28T21:21:00Z"/>
          <w:rFonts w:ascii="Georgia" w:eastAsia="Times New Roman" w:hAnsi="Georgia" w:cs="Calibri"/>
          <w:sz w:val="24"/>
          <w:szCs w:val="24"/>
        </w:rPr>
      </w:pPr>
    </w:p>
    <w:p w14:paraId="0386B56D" w14:textId="61EAB757" w:rsidR="005B15A7" w:rsidRDefault="005B15A7" w:rsidP="000C40F5">
      <w:pPr>
        <w:widowControl w:val="0"/>
        <w:kinsoku w:val="0"/>
        <w:spacing w:after="0" w:line="240" w:lineRule="auto"/>
        <w:ind w:right="2232"/>
        <w:rPr>
          <w:ins w:id="40" w:author="Geetali Baruah" w:date="2020-12-28T21:21:00Z"/>
          <w:rFonts w:ascii="Georgia" w:eastAsia="Times New Roman" w:hAnsi="Georgia" w:cs="Calibri"/>
          <w:sz w:val="24"/>
          <w:szCs w:val="24"/>
        </w:rPr>
      </w:pPr>
    </w:p>
    <w:p w14:paraId="04886CE9" w14:textId="00C6D421" w:rsidR="005B15A7" w:rsidRDefault="005B15A7" w:rsidP="000C40F5">
      <w:pPr>
        <w:widowControl w:val="0"/>
        <w:kinsoku w:val="0"/>
        <w:spacing w:after="0" w:line="240" w:lineRule="auto"/>
        <w:ind w:right="2232"/>
        <w:rPr>
          <w:ins w:id="41" w:author="Geetali Baruah" w:date="2020-12-28T21:21:00Z"/>
          <w:rFonts w:ascii="Georgia" w:eastAsia="Times New Roman" w:hAnsi="Georgia" w:cs="Calibri"/>
          <w:sz w:val="24"/>
          <w:szCs w:val="24"/>
        </w:rPr>
      </w:pPr>
    </w:p>
    <w:p w14:paraId="66C4B347" w14:textId="231E9AF7" w:rsidR="005B15A7" w:rsidRDefault="005B15A7" w:rsidP="000C40F5">
      <w:pPr>
        <w:widowControl w:val="0"/>
        <w:kinsoku w:val="0"/>
        <w:spacing w:after="0" w:line="240" w:lineRule="auto"/>
        <w:ind w:right="2232"/>
        <w:rPr>
          <w:ins w:id="42" w:author="Geetali Baruah" w:date="2020-12-28T21:21:00Z"/>
          <w:rFonts w:ascii="Georgia" w:eastAsia="Times New Roman" w:hAnsi="Georgia" w:cs="Calibri"/>
          <w:sz w:val="24"/>
          <w:szCs w:val="24"/>
        </w:rPr>
      </w:pPr>
    </w:p>
    <w:p w14:paraId="682BB172" w14:textId="6F4359B3" w:rsidR="005B15A7" w:rsidRDefault="005B15A7" w:rsidP="000C40F5">
      <w:pPr>
        <w:widowControl w:val="0"/>
        <w:kinsoku w:val="0"/>
        <w:spacing w:after="0" w:line="240" w:lineRule="auto"/>
        <w:ind w:right="2232"/>
        <w:rPr>
          <w:ins w:id="43" w:author="Geetali Baruah" w:date="2020-12-28T21:21:00Z"/>
          <w:rFonts w:ascii="Georgia" w:eastAsia="Times New Roman" w:hAnsi="Georgia" w:cs="Calibri"/>
          <w:sz w:val="24"/>
          <w:szCs w:val="24"/>
        </w:rPr>
      </w:pPr>
    </w:p>
    <w:p w14:paraId="05D50877" w14:textId="58B26803" w:rsidR="005B15A7" w:rsidRDefault="005B15A7" w:rsidP="000C40F5">
      <w:pPr>
        <w:widowControl w:val="0"/>
        <w:kinsoku w:val="0"/>
        <w:spacing w:after="0" w:line="240" w:lineRule="auto"/>
        <w:ind w:right="2232"/>
        <w:rPr>
          <w:ins w:id="44" w:author="Geetali Baruah" w:date="2020-12-28T21:21:00Z"/>
          <w:rFonts w:ascii="Georgia" w:eastAsia="Times New Roman" w:hAnsi="Georgia" w:cs="Calibri"/>
          <w:sz w:val="24"/>
          <w:szCs w:val="24"/>
        </w:rPr>
      </w:pPr>
    </w:p>
    <w:p w14:paraId="4F4D306D" w14:textId="5F47B0AB" w:rsidR="005B15A7" w:rsidRDefault="005B15A7" w:rsidP="000C40F5">
      <w:pPr>
        <w:widowControl w:val="0"/>
        <w:kinsoku w:val="0"/>
        <w:spacing w:after="0" w:line="240" w:lineRule="auto"/>
        <w:ind w:right="2232"/>
        <w:rPr>
          <w:ins w:id="45" w:author="Geetali Baruah" w:date="2020-12-28T21:21:00Z"/>
          <w:rFonts w:ascii="Georgia" w:eastAsia="Times New Roman" w:hAnsi="Georgia" w:cs="Calibri"/>
          <w:sz w:val="24"/>
          <w:szCs w:val="24"/>
        </w:rPr>
      </w:pPr>
    </w:p>
    <w:p w14:paraId="5C517F9D" w14:textId="3D998EAA" w:rsidR="005B15A7" w:rsidRDefault="005B15A7" w:rsidP="000C40F5">
      <w:pPr>
        <w:widowControl w:val="0"/>
        <w:kinsoku w:val="0"/>
        <w:spacing w:after="0" w:line="240" w:lineRule="auto"/>
        <w:ind w:right="2232"/>
        <w:rPr>
          <w:ins w:id="46" w:author="Geetali Baruah" w:date="2020-12-28T21:21:00Z"/>
          <w:rFonts w:ascii="Georgia" w:eastAsia="Times New Roman" w:hAnsi="Georgia" w:cs="Calibri"/>
          <w:sz w:val="24"/>
          <w:szCs w:val="24"/>
        </w:rPr>
      </w:pPr>
    </w:p>
    <w:p w14:paraId="4702E76C" w14:textId="55750801" w:rsidR="005B15A7" w:rsidRDefault="005B15A7" w:rsidP="000C40F5">
      <w:pPr>
        <w:widowControl w:val="0"/>
        <w:kinsoku w:val="0"/>
        <w:spacing w:after="0" w:line="240" w:lineRule="auto"/>
        <w:ind w:right="2232"/>
        <w:rPr>
          <w:ins w:id="47" w:author="Geetali Baruah" w:date="2020-12-28T21:21:00Z"/>
          <w:rFonts w:ascii="Georgia" w:eastAsia="Times New Roman" w:hAnsi="Georgia" w:cs="Calibri"/>
          <w:sz w:val="24"/>
          <w:szCs w:val="24"/>
        </w:rPr>
      </w:pPr>
    </w:p>
    <w:p w14:paraId="05C0EC2D" w14:textId="55313DB5" w:rsidR="005B15A7" w:rsidRDefault="005B15A7" w:rsidP="000C40F5">
      <w:pPr>
        <w:widowControl w:val="0"/>
        <w:kinsoku w:val="0"/>
        <w:spacing w:after="0" w:line="240" w:lineRule="auto"/>
        <w:ind w:right="2232"/>
        <w:rPr>
          <w:ins w:id="48" w:author="Geetali Baruah" w:date="2020-12-28T21:21:00Z"/>
          <w:rFonts w:ascii="Georgia" w:eastAsia="Times New Roman" w:hAnsi="Georgia" w:cs="Calibri"/>
          <w:sz w:val="24"/>
          <w:szCs w:val="24"/>
        </w:rPr>
      </w:pPr>
    </w:p>
    <w:p w14:paraId="5D192DE8" w14:textId="2A02FF5D" w:rsidR="005B15A7" w:rsidRDefault="005B15A7" w:rsidP="000C40F5">
      <w:pPr>
        <w:widowControl w:val="0"/>
        <w:kinsoku w:val="0"/>
        <w:spacing w:after="0" w:line="240" w:lineRule="auto"/>
        <w:ind w:right="2232"/>
        <w:rPr>
          <w:ins w:id="49" w:author="Geetali Baruah" w:date="2020-12-28T21:21:00Z"/>
          <w:rFonts w:ascii="Georgia" w:eastAsia="Times New Roman" w:hAnsi="Georgia" w:cs="Calibri"/>
          <w:sz w:val="24"/>
          <w:szCs w:val="24"/>
        </w:rPr>
      </w:pPr>
    </w:p>
    <w:p w14:paraId="500B63B5" w14:textId="5FFCF72F" w:rsidR="005B15A7" w:rsidRDefault="005B15A7" w:rsidP="000C40F5">
      <w:pPr>
        <w:widowControl w:val="0"/>
        <w:kinsoku w:val="0"/>
        <w:spacing w:after="0" w:line="240" w:lineRule="auto"/>
        <w:ind w:right="2232"/>
        <w:rPr>
          <w:ins w:id="50" w:author="Geetali Baruah" w:date="2020-12-28T21:21:00Z"/>
          <w:rFonts w:ascii="Georgia" w:eastAsia="Times New Roman" w:hAnsi="Georgia" w:cs="Calibri"/>
          <w:sz w:val="24"/>
          <w:szCs w:val="24"/>
        </w:rPr>
      </w:pPr>
    </w:p>
    <w:p w14:paraId="06A3BD84" w14:textId="52AA1298" w:rsidR="005B15A7" w:rsidRDefault="005B15A7" w:rsidP="000C40F5">
      <w:pPr>
        <w:widowControl w:val="0"/>
        <w:kinsoku w:val="0"/>
        <w:spacing w:after="0" w:line="240" w:lineRule="auto"/>
        <w:ind w:right="2232"/>
        <w:rPr>
          <w:ins w:id="51" w:author="Geetali Baruah" w:date="2020-12-28T21:21:00Z"/>
          <w:rFonts w:ascii="Georgia" w:eastAsia="Times New Roman" w:hAnsi="Georgia" w:cs="Calibri"/>
          <w:sz w:val="24"/>
          <w:szCs w:val="24"/>
        </w:rPr>
      </w:pPr>
    </w:p>
    <w:p w14:paraId="61984069" w14:textId="28EBEB44" w:rsidR="005B15A7" w:rsidRDefault="005B15A7" w:rsidP="000C40F5">
      <w:pPr>
        <w:widowControl w:val="0"/>
        <w:kinsoku w:val="0"/>
        <w:spacing w:after="0" w:line="240" w:lineRule="auto"/>
        <w:ind w:right="2232"/>
        <w:rPr>
          <w:ins w:id="52" w:author="Geetali Baruah" w:date="2020-12-28T21:21:00Z"/>
          <w:rFonts w:ascii="Georgia" w:eastAsia="Times New Roman" w:hAnsi="Georgia" w:cs="Calibri"/>
          <w:sz w:val="24"/>
          <w:szCs w:val="24"/>
        </w:rPr>
      </w:pPr>
    </w:p>
    <w:p w14:paraId="7DAD517D" w14:textId="7D1C14AE" w:rsidR="005B15A7" w:rsidRDefault="005B15A7" w:rsidP="000C40F5">
      <w:pPr>
        <w:widowControl w:val="0"/>
        <w:kinsoku w:val="0"/>
        <w:spacing w:after="0" w:line="240" w:lineRule="auto"/>
        <w:ind w:right="2232"/>
        <w:rPr>
          <w:ins w:id="53" w:author="Geetali Baruah" w:date="2020-12-28T21:21:00Z"/>
          <w:rFonts w:ascii="Georgia" w:eastAsia="Times New Roman" w:hAnsi="Georgia" w:cs="Calibri"/>
          <w:sz w:val="24"/>
          <w:szCs w:val="24"/>
        </w:rPr>
      </w:pPr>
    </w:p>
    <w:p w14:paraId="3952432F" w14:textId="23E8322D" w:rsidR="005B15A7" w:rsidRDefault="005B15A7" w:rsidP="000C40F5">
      <w:pPr>
        <w:widowControl w:val="0"/>
        <w:kinsoku w:val="0"/>
        <w:spacing w:after="0" w:line="240" w:lineRule="auto"/>
        <w:ind w:right="2232"/>
        <w:rPr>
          <w:ins w:id="54" w:author="Geetali Baruah" w:date="2020-12-28T21:21:00Z"/>
          <w:rFonts w:ascii="Georgia" w:eastAsia="Times New Roman" w:hAnsi="Georgia" w:cs="Calibri"/>
          <w:sz w:val="24"/>
          <w:szCs w:val="24"/>
        </w:rPr>
      </w:pPr>
    </w:p>
    <w:p w14:paraId="1DD9A27F" w14:textId="413B93D0" w:rsidR="005B15A7" w:rsidRDefault="005B15A7" w:rsidP="000C40F5">
      <w:pPr>
        <w:widowControl w:val="0"/>
        <w:kinsoku w:val="0"/>
        <w:spacing w:after="0" w:line="240" w:lineRule="auto"/>
        <w:ind w:right="2232"/>
        <w:rPr>
          <w:ins w:id="55" w:author="Geetali Baruah" w:date="2020-12-28T21:21:00Z"/>
          <w:rFonts w:ascii="Georgia" w:eastAsia="Times New Roman" w:hAnsi="Georgia" w:cs="Calibri"/>
          <w:sz w:val="24"/>
          <w:szCs w:val="24"/>
        </w:rPr>
      </w:pPr>
    </w:p>
    <w:p w14:paraId="25A27CD0" w14:textId="659B00C4" w:rsidR="005B15A7" w:rsidRDefault="005B15A7" w:rsidP="000C40F5">
      <w:pPr>
        <w:widowControl w:val="0"/>
        <w:kinsoku w:val="0"/>
        <w:spacing w:after="0" w:line="240" w:lineRule="auto"/>
        <w:ind w:right="2232"/>
        <w:rPr>
          <w:ins w:id="56" w:author="Geetali Baruah" w:date="2020-12-28T21:21:00Z"/>
          <w:rFonts w:ascii="Georgia" w:eastAsia="Times New Roman" w:hAnsi="Georgia" w:cs="Calibri"/>
          <w:sz w:val="24"/>
          <w:szCs w:val="24"/>
        </w:rPr>
      </w:pPr>
    </w:p>
    <w:p w14:paraId="06794ACE" w14:textId="76376E04" w:rsidR="005B15A7" w:rsidRDefault="005B15A7" w:rsidP="000C40F5">
      <w:pPr>
        <w:widowControl w:val="0"/>
        <w:kinsoku w:val="0"/>
        <w:spacing w:after="0" w:line="240" w:lineRule="auto"/>
        <w:ind w:right="2232"/>
        <w:rPr>
          <w:ins w:id="57" w:author="Geetali Baruah" w:date="2020-12-28T21:21:00Z"/>
          <w:rFonts w:ascii="Georgia" w:eastAsia="Times New Roman" w:hAnsi="Georgia" w:cs="Calibri"/>
          <w:sz w:val="24"/>
          <w:szCs w:val="24"/>
        </w:rPr>
      </w:pPr>
    </w:p>
    <w:p w14:paraId="47847D99" w14:textId="40D33105" w:rsidR="005B15A7" w:rsidRDefault="005B15A7" w:rsidP="000C40F5">
      <w:pPr>
        <w:widowControl w:val="0"/>
        <w:kinsoku w:val="0"/>
        <w:spacing w:after="0" w:line="240" w:lineRule="auto"/>
        <w:ind w:right="2232"/>
        <w:rPr>
          <w:ins w:id="58" w:author="Geetali Baruah" w:date="2020-12-28T21:21:00Z"/>
          <w:rFonts w:ascii="Georgia" w:eastAsia="Times New Roman" w:hAnsi="Georgia" w:cs="Calibri"/>
          <w:sz w:val="24"/>
          <w:szCs w:val="24"/>
        </w:rPr>
      </w:pPr>
    </w:p>
    <w:p w14:paraId="010C6FE0" w14:textId="552C9CCC" w:rsidR="005B15A7" w:rsidRDefault="005B15A7" w:rsidP="000C40F5">
      <w:pPr>
        <w:widowControl w:val="0"/>
        <w:kinsoku w:val="0"/>
        <w:spacing w:after="0" w:line="240" w:lineRule="auto"/>
        <w:ind w:right="2232"/>
        <w:rPr>
          <w:ins w:id="59" w:author="Geetali Baruah" w:date="2020-12-28T21:21:00Z"/>
          <w:rFonts w:ascii="Georgia" w:eastAsia="Times New Roman" w:hAnsi="Georgia" w:cs="Calibri"/>
          <w:sz w:val="24"/>
          <w:szCs w:val="24"/>
        </w:rPr>
      </w:pPr>
    </w:p>
    <w:p w14:paraId="2B880F56" w14:textId="1DC1114A" w:rsidR="005B15A7" w:rsidRDefault="005B15A7" w:rsidP="000C40F5">
      <w:pPr>
        <w:widowControl w:val="0"/>
        <w:kinsoku w:val="0"/>
        <w:spacing w:after="0" w:line="240" w:lineRule="auto"/>
        <w:ind w:right="2232"/>
        <w:rPr>
          <w:ins w:id="60" w:author="Geetali Baruah" w:date="2020-12-28T21:21:00Z"/>
          <w:rFonts w:ascii="Georgia" w:eastAsia="Times New Roman" w:hAnsi="Georgia" w:cs="Calibri"/>
          <w:sz w:val="24"/>
          <w:szCs w:val="24"/>
        </w:rPr>
      </w:pPr>
    </w:p>
    <w:p w14:paraId="12C0FC75" w14:textId="10A1CD4E" w:rsidR="005B15A7" w:rsidRDefault="005B15A7" w:rsidP="000C40F5">
      <w:pPr>
        <w:widowControl w:val="0"/>
        <w:kinsoku w:val="0"/>
        <w:spacing w:after="0" w:line="240" w:lineRule="auto"/>
        <w:ind w:right="2232"/>
        <w:rPr>
          <w:ins w:id="61" w:author="Geetali Baruah" w:date="2020-12-28T21:21:00Z"/>
          <w:rFonts w:ascii="Georgia" w:eastAsia="Times New Roman" w:hAnsi="Georgia" w:cs="Calibri"/>
          <w:sz w:val="24"/>
          <w:szCs w:val="24"/>
        </w:rPr>
      </w:pPr>
    </w:p>
    <w:p w14:paraId="2A4DD0AD" w14:textId="064B3E30" w:rsidR="005B15A7" w:rsidRDefault="005B15A7" w:rsidP="000C40F5">
      <w:pPr>
        <w:widowControl w:val="0"/>
        <w:kinsoku w:val="0"/>
        <w:spacing w:after="0" w:line="240" w:lineRule="auto"/>
        <w:ind w:right="2232"/>
        <w:rPr>
          <w:ins w:id="62" w:author="Geetali Baruah" w:date="2020-12-28T21:21:00Z"/>
          <w:rFonts w:ascii="Georgia" w:eastAsia="Times New Roman" w:hAnsi="Georgia" w:cs="Calibri"/>
          <w:sz w:val="24"/>
          <w:szCs w:val="24"/>
        </w:rPr>
      </w:pPr>
    </w:p>
    <w:p w14:paraId="0F9D79E7" w14:textId="275A4AD1" w:rsidR="005B15A7" w:rsidRDefault="005B15A7" w:rsidP="000C40F5">
      <w:pPr>
        <w:widowControl w:val="0"/>
        <w:kinsoku w:val="0"/>
        <w:spacing w:after="0" w:line="240" w:lineRule="auto"/>
        <w:ind w:right="2232"/>
        <w:rPr>
          <w:ins w:id="63" w:author="Geetali Baruah" w:date="2020-12-28T21:21:00Z"/>
          <w:rFonts w:ascii="Georgia" w:eastAsia="Times New Roman" w:hAnsi="Georgia" w:cs="Calibri"/>
          <w:sz w:val="24"/>
          <w:szCs w:val="24"/>
        </w:rPr>
      </w:pPr>
    </w:p>
    <w:p w14:paraId="4DF4FABC" w14:textId="4A43CAB9" w:rsidR="005B15A7" w:rsidRDefault="005B15A7" w:rsidP="000C40F5">
      <w:pPr>
        <w:widowControl w:val="0"/>
        <w:kinsoku w:val="0"/>
        <w:spacing w:after="0" w:line="240" w:lineRule="auto"/>
        <w:ind w:right="2232"/>
        <w:rPr>
          <w:ins w:id="64" w:author="Geetali Baruah" w:date="2020-12-28T21:21:00Z"/>
          <w:rFonts w:ascii="Georgia" w:eastAsia="Times New Roman" w:hAnsi="Georgia" w:cs="Calibri"/>
          <w:sz w:val="24"/>
          <w:szCs w:val="24"/>
        </w:rPr>
      </w:pPr>
    </w:p>
    <w:p w14:paraId="25C4FF8A" w14:textId="118C0CEE" w:rsidR="005B15A7" w:rsidRDefault="005B15A7" w:rsidP="000C40F5">
      <w:pPr>
        <w:widowControl w:val="0"/>
        <w:kinsoku w:val="0"/>
        <w:spacing w:after="0" w:line="240" w:lineRule="auto"/>
        <w:ind w:right="2232"/>
        <w:rPr>
          <w:ins w:id="65" w:author="Geetali Baruah" w:date="2020-12-28T21:21:00Z"/>
          <w:rFonts w:ascii="Georgia" w:eastAsia="Times New Roman" w:hAnsi="Georgia" w:cs="Calibri"/>
          <w:sz w:val="24"/>
          <w:szCs w:val="24"/>
        </w:rPr>
      </w:pPr>
    </w:p>
    <w:p w14:paraId="44D8B7FD" w14:textId="49174139" w:rsidR="005B15A7" w:rsidRDefault="005B15A7" w:rsidP="000C40F5">
      <w:pPr>
        <w:widowControl w:val="0"/>
        <w:kinsoku w:val="0"/>
        <w:spacing w:after="0" w:line="240" w:lineRule="auto"/>
        <w:ind w:right="2232"/>
        <w:rPr>
          <w:ins w:id="66" w:author="Geetali Baruah" w:date="2020-12-28T21:21:00Z"/>
          <w:rFonts w:ascii="Georgia" w:eastAsia="Times New Roman" w:hAnsi="Georgia" w:cs="Calibri"/>
          <w:sz w:val="24"/>
          <w:szCs w:val="24"/>
        </w:rPr>
      </w:pPr>
    </w:p>
    <w:p w14:paraId="1C2DF928" w14:textId="2ABC3804" w:rsidR="005B15A7" w:rsidRDefault="005B15A7" w:rsidP="000C40F5">
      <w:pPr>
        <w:widowControl w:val="0"/>
        <w:kinsoku w:val="0"/>
        <w:spacing w:after="0" w:line="240" w:lineRule="auto"/>
        <w:ind w:right="2232"/>
        <w:rPr>
          <w:ins w:id="67" w:author="Geetali Baruah" w:date="2020-12-28T21:21:00Z"/>
          <w:rFonts w:ascii="Georgia" w:eastAsia="Times New Roman" w:hAnsi="Georgia" w:cs="Calibri"/>
          <w:sz w:val="24"/>
          <w:szCs w:val="24"/>
        </w:rPr>
      </w:pPr>
    </w:p>
    <w:p w14:paraId="11BDCC0B" w14:textId="39498CA0" w:rsidR="005B15A7" w:rsidRDefault="005B15A7" w:rsidP="000C40F5">
      <w:pPr>
        <w:widowControl w:val="0"/>
        <w:kinsoku w:val="0"/>
        <w:spacing w:after="0" w:line="240" w:lineRule="auto"/>
        <w:ind w:right="2232"/>
        <w:rPr>
          <w:ins w:id="68" w:author="Geetali Baruah" w:date="2020-12-28T21:21:00Z"/>
          <w:rFonts w:ascii="Georgia" w:eastAsia="Times New Roman" w:hAnsi="Georgia" w:cs="Calibri"/>
          <w:sz w:val="24"/>
          <w:szCs w:val="24"/>
        </w:rPr>
      </w:pPr>
    </w:p>
    <w:p w14:paraId="55A4ACAB" w14:textId="2980EE18" w:rsidR="005B15A7" w:rsidRDefault="005B15A7" w:rsidP="000C40F5">
      <w:pPr>
        <w:widowControl w:val="0"/>
        <w:kinsoku w:val="0"/>
        <w:spacing w:after="0" w:line="240" w:lineRule="auto"/>
        <w:ind w:right="2232"/>
        <w:rPr>
          <w:ins w:id="69" w:author="Geetali Baruah" w:date="2020-12-28T21:21:00Z"/>
          <w:rFonts w:ascii="Georgia" w:eastAsia="Times New Roman" w:hAnsi="Georgia" w:cs="Calibri"/>
          <w:sz w:val="24"/>
          <w:szCs w:val="24"/>
        </w:rPr>
      </w:pPr>
    </w:p>
    <w:p w14:paraId="523ADD9E" w14:textId="3754DA81" w:rsidR="005B15A7" w:rsidRDefault="005B15A7" w:rsidP="000C40F5">
      <w:pPr>
        <w:widowControl w:val="0"/>
        <w:kinsoku w:val="0"/>
        <w:spacing w:after="0" w:line="240" w:lineRule="auto"/>
        <w:ind w:right="2232"/>
        <w:rPr>
          <w:ins w:id="70" w:author="Geetali Baruah" w:date="2020-12-28T21:21:00Z"/>
          <w:rFonts w:ascii="Georgia" w:eastAsia="Times New Roman" w:hAnsi="Georgia" w:cs="Calibri"/>
          <w:sz w:val="24"/>
          <w:szCs w:val="24"/>
        </w:rPr>
      </w:pPr>
    </w:p>
    <w:p w14:paraId="4D4F541D" w14:textId="775AC0C9" w:rsidR="005B15A7" w:rsidRDefault="005B15A7" w:rsidP="000C40F5">
      <w:pPr>
        <w:widowControl w:val="0"/>
        <w:kinsoku w:val="0"/>
        <w:spacing w:after="0" w:line="240" w:lineRule="auto"/>
        <w:ind w:right="2232"/>
        <w:rPr>
          <w:ins w:id="71" w:author="Geetali Baruah" w:date="2020-12-28T21:21:00Z"/>
          <w:rFonts w:ascii="Georgia" w:eastAsia="Times New Roman" w:hAnsi="Georgia" w:cs="Calibri"/>
          <w:sz w:val="24"/>
          <w:szCs w:val="24"/>
        </w:rPr>
      </w:pPr>
    </w:p>
    <w:p w14:paraId="6FA2E091" w14:textId="568E1D20" w:rsidR="005B15A7" w:rsidRDefault="005B15A7" w:rsidP="000C40F5">
      <w:pPr>
        <w:widowControl w:val="0"/>
        <w:kinsoku w:val="0"/>
        <w:spacing w:after="0" w:line="240" w:lineRule="auto"/>
        <w:ind w:right="2232"/>
        <w:rPr>
          <w:ins w:id="72" w:author="Geetali Baruah" w:date="2020-12-28T21:21:00Z"/>
          <w:rFonts w:ascii="Georgia" w:eastAsia="Times New Roman" w:hAnsi="Georgia" w:cs="Calibri"/>
          <w:sz w:val="24"/>
          <w:szCs w:val="24"/>
        </w:rPr>
      </w:pPr>
    </w:p>
    <w:p w14:paraId="2500379B" w14:textId="14620D21" w:rsidR="005B15A7" w:rsidRDefault="005B15A7" w:rsidP="000C40F5">
      <w:pPr>
        <w:widowControl w:val="0"/>
        <w:kinsoku w:val="0"/>
        <w:spacing w:after="0" w:line="240" w:lineRule="auto"/>
        <w:ind w:right="2232"/>
        <w:rPr>
          <w:ins w:id="73" w:author="Geetali Baruah" w:date="2020-12-28T21:21:00Z"/>
          <w:rFonts w:ascii="Georgia" w:eastAsia="Times New Roman" w:hAnsi="Georgia" w:cs="Calibri"/>
          <w:sz w:val="24"/>
          <w:szCs w:val="24"/>
        </w:rPr>
      </w:pPr>
    </w:p>
    <w:p w14:paraId="109E59F9" w14:textId="4DF896E7" w:rsidR="005B15A7" w:rsidRDefault="005B15A7" w:rsidP="000C40F5">
      <w:pPr>
        <w:widowControl w:val="0"/>
        <w:kinsoku w:val="0"/>
        <w:spacing w:after="0" w:line="240" w:lineRule="auto"/>
        <w:ind w:right="2232"/>
        <w:rPr>
          <w:ins w:id="74" w:author="Geetali Baruah" w:date="2020-12-28T21:21:00Z"/>
          <w:rFonts w:ascii="Georgia" w:eastAsia="Times New Roman" w:hAnsi="Georgia" w:cs="Calibri"/>
          <w:sz w:val="24"/>
          <w:szCs w:val="24"/>
        </w:rPr>
      </w:pPr>
    </w:p>
    <w:p w14:paraId="4332C1DE" w14:textId="77777777" w:rsidR="005B15A7" w:rsidRPr="004405E5" w:rsidRDefault="005B15A7" w:rsidP="000C40F5">
      <w:pPr>
        <w:widowControl w:val="0"/>
        <w:kinsoku w:val="0"/>
        <w:spacing w:after="0" w:line="240" w:lineRule="auto"/>
        <w:ind w:right="2232"/>
        <w:rPr>
          <w:rFonts w:ascii="Georgia" w:eastAsia="Times New Roman" w:hAnsi="Georgia" w:cs="Calibri"/>
          <w:sz w:val="24"/>
          <w:szCs w:val="24"/>
        </w:rPr>
      </w:pPr>
    </w:p>
    <w:p w14:paraId="48B3B41A" w14:textId="3C44898C" w:rsidR="000C40F5" w:rsidRDefault="000C40F5">
      <w:pPr>
        <w:rPr>
          <w:ins w:id="75" w:author="Geetali Baruah" w:date="2020-12-28T21:20:00Z"/>
          <w:rFonts w:ascii="Georgia" w:hAnsi="Georgia" w:cs="Calibri"/>
          <w:color w:val="335B74" w:themeColor="text2"/>
        </w:rPr>
      </w:pPr>
    </w:p>
    <w:p w14:paraId="2C5DA3BE" w14:textId="20900F45" w:rsidR="005C1E74" w:rsidRDefault="005C1E74">
      <w:pPr>
        <w:rPr>
          <w:ins w:id="76" w:author="Geetali Baruah" w:date="2020-12-28T21:20:00Z"/>
          <w:rFonts w:ascii="Georgia" w:hAnsi="Georgia" w:cs="Calibri"/>
          <w:color w:val="335B74" w:themeColor="text2"/>
        </w:rPr>
      </w:pPr>
    </w:p>
    <w:p w14:paraId="51A68A47" w14:textId="7D13B92E" w:rsidR="005C1E74" w:rsidRDefault="005C1E74">
      <w:pPr>
        <w:rPr>
          <w:ins w:id="77" w:author="Geetali Baruah" w:date="2020-12-28T21:21:00Z"/>
          <w:rFonts w:ascii="Georgia" w:hAnsi="Georgia" w:cs="Calibri"/>
          <w:color w:val="335B74" w:themeColor="text2"/>
        </w:rPr>
      </w:pPr>
    </w:p>
    <w:p w14:paraId="78B40F6C" w14:textId="77777777" w:rsidR="005C1E74" w:rsidRDefault="005C1E74">
      <w:pPr>
        <w:rPr>
          <w:rFonts w:ascii="Georgia" w:hAnsi="Georgia" w:cs="Calibri"/>
          <w:color w:val="335B74" w:themeColor="text2"/>
        </w:rPr>
      </w:pPr>
    </w:p>
    <w:sdt>
      <w:sdtPr>
        <w:rPr>
          <w:rFonts w:ascii="Georgia" w:eastAsiaTheme="minorEastAsia" w:hAnsi="Georgia" w:cs="Calibri"/>
          <w:b w:val="0"/>
          <w:bCs w:val="0"/>
          <w:i w:val="0"/>
          <w:color w:val="335B74" w:themeColor="text2"/>
          <w:sz w:val="20"/>
          <w:szCs w:val="22"/>
        </w:rPr>
        <w:id w:val="23038420"/>
        <w:docPartObj>
          <w:docPartGallery w:val="Custom Table of Contents"/>
          <w:docPartUnique/>
        </w:docPartObj>
      </w:sdtPr>
      <w:sdtEndPr/>
      <w:sdtContent>
        <w:p w14:paraId="752B8F7F" w14:textId="60091ADA" w:rsidR="001601D0" w:rsidRDefault="001601D0" w:rsidP="001601D0">
          <w:pPr>
            <w:pStyle w:val="TOCHeading"/>
            <w:spacing w:after="0"/>
            <w:rPr>
              <w:ins w:id="78" w:author="Geetali Baruah" w:date="2020-12-28T21:27:00Z"/>
              <w:rFonts w:ascii="Georgia" w:eastAsiaTheme="minorEastAsia" w:hAnsi="Georgia" w:cs="Calibri"/>
              <w:b w:val="0"/>
              <w:bCs w:val="0"/>
              <w:i w:val="0"/>
              <w:color w:val="335B74" w:themeColor="text2"/>
              <w:sz w:val="20"/>
              <w:szCs w:val="22"/>
            </w:rPr>
          </w:pPr>
        </w:p>
        <w:p w14:paraId="58580C50" w14:textId="77777777" w:rsidR="00877A11" w:rsidRPr="00877A11" w:rsidRDefault="00877A11">
          <w:pPr>
            <w:rPr>
              <w:b/>
              <w:bCs/>
              <w:i/>
              <w:rPrChange w:id="79" w:author="Geetali Baruah" w:date="2020-12-28T21:27:00Z">
                <w:rPr>
                  <w:rFonts w:ascii="Georgia" w:eastAsiaTheme="minorEastAsia" w:hAnsi="Georgia" w:cs="Calibri"/>
                  <w:b w:val="0"/>
                  <w:bCs w:val="0"/>
                  <w:i w:val="0"/>
                  <w:color w:val="335B74" w:themeColor="text2"/>
                  <w:sz w:val="20"/>
                  <w:szCs w:val="22"/>
                </w:rPr>
              </w:rPrChange>
            </w:rPr>
            <w:pPrChange w:id="80" w:author="Geetali Baruah" w:date="2020-12-28T21:27:00Z">
              <w:pPr>
                <w:pStyle w:val="TOCHeading"/>
                <w:spacing w:after="0"/>
              </w:pPr>
            </w:pPrChange>
          </w:pPr>
        </w:p>
        <w:p w14:paraId="53D683DC" w14:textId="77777777" w:rsidR="00877A11" w:rsidRDefault="00877A11" w:rsidP="001601D0">
          <w:pPr>
            <w:pStyle w:val="TOCHeading"/>
            <w:pBdr>
              <w:bottom w:val="single" w:sz="4" w:space="1" w:color="A6A6A6" w:themeColor="background1" w:themeShade="A6"/>
            </w:pBdr>
            <w:rPr>
              <w:ins w:id="81" w:author="Geetali Baruah" w:date="2020-12-28T21:27:00Z"/>
              <w:rFonts w:ascii="Georgia" w:hAnsi="Georgia" w:cs="Calibri"/>
              <w:color w:val="27CED7" w:themeColor="accent3"/>
            </w:rPr>
          </w:pPr>
        </w:p>
        <w:p w14:paraId="31E84F68" w14:textId="678D7832" w:rsidR="005934C3" w:rsidRPr="00E201F9" w:rsidRDefault="005934C3" w:rsidP="001601D0">
          <w:pPr>
            <w:pStyle w:val="TOCHeading"/>
            <w:pBdr>
              <w:bottom w:val="single" w:sz="4" w:space="1" w:color="A6A6A6" w:themeColor="background1" w:themeShade="A6"/>
            </w:pBdr>
            <w:rPr>
              <w:rFonts w:ascii="Georgia" w:hAnsi="Georgia" w:cs="Calibri"/>
              <w:rPrChange w:id="82" w:author="Geetali Baruah" w:date="2020-12-28T21:33:00Z">
                <w:rPr>
                  <w:rFonts w:ascii="Georgia" w:hAnsi="Georgia" w:cs="Calibri"/>
                  <w:color w:val="27CED7" w:themeColor="accent3"/>
                </w:rPr>
              </w:rPrChange>
            </w:rPr>
          </w:pPr>
          <w:r w:rsidRPr="00E201F9">
            <w:rPr>
              <w:rFonts w:ascii="Georgia" w:hAnsi="Georgia" w:cs="Calibri"/>
              <w:rPrChange w:id="83" w:author="Geetali Baruah" w:date="2020-12-28T21:33:00Z">
                <w:rPr>
                  <w:rFonts w:ascii="Georgia" w:hAnsi="Georgia" w:cs="Calibri"/>
                  <w:color w:val="27CED7" w:themeColor="accent3"/>
                </w:rPr>
              </w:rPrChange>
            </w:rPr>
            <w:t>Table of contents</w:t>
          </w:r>
        </w:p>
        <w:p w14:paraId="6EF2CD6A" w14:textId="4412F54F" w:rsidR="0008441B" w:rsidRDefault="005934C3">
          <w:pPr>
            <w:pStyle w:val="TOC1"/>
            <w:rPr>
              <w:ins w:id="84" w:author="Geetali Baruah" w:date="2020-12-28T22:18:00Z"/>
              <w:noProof/>
              <w:sz w:val="22"/>
            </w:rPr>
          </w:pPr>
          <w:r w:rsidRPr="004405E5">
            <w:fldChar w:fldCharType="begin"/>
          </w:r>
          <w:r w:rsidRPr="004405E5">
            <w:instrText xml:space="preserve"> TOC \o "2-3" \h \z \t "Heading 1,1,Appendix Heading 1,1,Appendix Heading 2,2,Appendix Heading 3,3,Page Title,1" </w:instrText>
          </w:r>
          <w:r w:rsidRPr="004405E5">
            <w:fldChar w:fldCharType="separate"/>
          </w:r>
          <w:ins w:id="85" w:author="Geetali Baruah" w:date="2020-12-28T22:18:00Z">
            <w:r w:rsidR="0008441B" w:rsidRPr="00660302">
              <w:rPr>
                <w:rStyle w:val="Hyperlink"/>
                <w:noProof/>
              </w:rPr>
              <w:fldChar w:fldCharType="begin"/>
            </w:r>
            <w:r w:rsidR="0008441B" w:rsidRPr="00660302">
              <w:rPr>
                <w:rStyle w:val="Hyperlink"/>
                <w:noProof/>
              </w:rPr>
              <w:instrText xml:space="preserve"> </w:instrText>
            </w:r>
            <w:r w:rsidR="0008441B">
              <w:rPr>
                <w:noProof/>
              </w:rPr>
              <w:instrText>HYPERLINK \l "_Toc60086305"</w:instrText>
            </w:r>
            <w:r w:rsidR="0008441B" w:rsidRPr="00660302">
              <w:rPr>
                <w:rStyle w:val="Hyperlink"/>
                <w:noProof/>
              </w:rPr>
              <w:instrText xml:space="preserve"> </w:instrText>
            </w:r>
            <w:r w:rsidR="0008441B" w:rsidRPr="00660302">
              <w:rPr>
                <w:rStyle w:val="Hyperlink"/>
                <w:noProof/>
              </w:rPr>
              <w:fldChar w:fldCharType="separate"/>
            </w:r>
            <w:r w:rsidR="0008441B" w:rsidRPr="00660302">
              <w:rPr>
                <w:rStyle w:val="Hyperlink"/>
                <w:rFonts w:ascii="Georgia" w:hAnsi="Georgia" w:cs="Calibri"/>
                <w:noProof/>
              </w:rPr>
              <w:t>1. Introduction</w:t>
            </w:r>
            <w:r w:rsidR="0008441B">
              <w:rPr>
                <w:noProof/>
                <w:webHidden/>
              </w:rPr>
              <w:tab/>
            </w:r>
            <w:r w:rsidR="0008441B">
              <w:rPr>
                <w:noProof/>
                <w:webHidden/>
              </w:rPr>
              <w:fldChar w:fldCharType="begin"/>
            </w:r>
            <w:r w:rsidR="0008441B">
              <w:rPr>
                <w:noProof/>
                <w:webHidden/>
              </w:rPr>
              <w:instrText xml:space="preserve"> PAGEREF _Toc60086305 \h </w:instrText>
            </w:r>
          </w:ins>
          <w:r w:rsidR="0008441B">
            <w:rPr>
              <w:noProof/>
              <w:webHidden/>
            </w:rPr>
          </w:r>
          <w:r w:rsidR="0008441B">
            <w:rPr>
              <w:noProof/>
              <w:webHidden/>
            </w:rPr>
            <w:fldChar w:fldCharType="separate"/>
          </w:r>
          <w:r w:rsidR="006B6126">
            <w:rPr>
              <w:noProof/>
              <w:webHidden/>
            </w:rPr>
            <w:t>3</w:t>
          </w:r>
          <w:ins w:id="86" w:author="Geetali Baruah" w:date="2020-12-28T22:18:00Z">
            <w:r w:rsidR="0008441B">
              <w:rPr>
                <w:noProof/>
                <w:webHidden/>
              </w:rPr>
              <w:fldChar w:fldCharType="end"/>
            </w:r>
            <w:r w:rsidR="0008441B" w:rsidRPr="00660302">
              <w:rPr>
                <w:rStyle w:val="Hyperlink"/>
                <w:noProof/>
              </w:rPr>
              <w:fldChar w:fldCharType="end"/>
            </w:r>
          </w:ins>
        </w:p>
        <w:p w14:paraId="73BF517A" w14:textId="3234B879" w:rsidR="0008441B" w:rsidRDefault="0008441B">
          <w:pPr>
            <w:pStyle w:val="TOC2"/>
            <w:rPr>
              <w:ins w:id="87" w:author="Geetali Baruah" w:date="2020-12-28T22:18:00Z"/>
              <w:noProof/>
              <w:sz w:val="22"/>
            </w:rPr>
          </w:pPr>
          <w:ins w:id="88" w:author="Geetali Baruah" w:date="2020-12-28T22:18:00Z">
            <w:r w:rsidRPr="00660302">
              <w:rPr>
                <w:rStyle w:val="Hyperlink"/>
                <w:noProof/>
              </w:rPr>
              <w:fldChar w:fldCharType="begin"/>
            </w:r>
            <w:r w:rsidRPr="00660302">
              <w:rPr>
                <w:rStyle w:val="Hyperlink"/>
                <w:noProof/>
              </w:rPr>
              <w:instrText xml:space="preserve"> </w:instrText>
            </w:r>
            <w:r>
              <w:rPr>
                <w:noProof/>
              </w:rPr>
              <w:instrText>HYPERLINK \l "_Toc60086306"</w:instrText>
            </w:r>
            <w:r w:rsidRPr="00660302">
              <w:rPr>
                <w:rStyle w:val="Hyperlink"/>
                <w:noProof/>
              </w:rPr>
              <w:instrText xml:space="preserve"> </w:instrText>
            </w:r>
            <w:r w:rsidRPr="00660302">
              <w:rPr>
                <w:rStyle w:val="Hyperlink"/>
                <w:noProof/>
              </w:rPr>
              <w:fldChar w:fldCharType="separate"/>
            </w:r>
            <w:r w:rsidRPr="00660302">
              <w:rPr>
                <w:rStyle w:val="Hyperlink"/>
                <w:rFonts w:ascii="Georgia" w:hAnsi="Georgia"/>
                <w:noProof/>
              </w:rPr>
              <w:t>1.1. Background</w:t>
            </w:r>
            <w:r>
              <w:rPr>
                <w:noProof/>
                <w:webHidden/>
              </w:rPr>
              <w:tab/>
            </w:r>
            <w:r>
              <w:rPr>
                <w:noProof/>
                <w:webHidden/>
              </w:rPr>
              <w:fldChar w:fldCharType="begin"/>
            </w:r>
            <w:r>
              <w:rPr>
                <w:noProof/>
                <w:webHidden/>
              </w:rPr>
              <w:instrText xml:space="preserve"> PAGEREF _Toc60086306 \h </w:instrText>
            </w:r>
          </w:ins>
          <w:r>
            <w:rPr>
              <w:noProof/>
              <w:webHidden/>
            </w:rPr>
          </w:r>
          <w:r>
            <w:rPr>
              <w:noProof/>
              <w:webHidden/>
            </w:rPr>
            <w:fldChar w:fldCharType="separate"/>
          </w:r>
          <w:r w:rsidR="006B6126">
            <w:rPr>
              <w:noProof/>
              <w:webHidden/>
            </w:rPr>
            <w:t>3</w:t>
          </w:r>
          <w:ins w:id="89" w:author="Geetali Baruah" w:date="2020-12-28T22:18:00Z">
            <w:r>
              <w:rPr>
                <w:noProof/>
                <w:webHidden/>
              </w:rPr>
              <w:fldChar w:fldCharType="end"/>
            </w:r>
            <w:r w:rsidRPr="00660302">
              <w:rPr>
                <w:rStyle w:val="Hyperlink"/>
                <w:noProof/>
              </w:rPr>
              <w:fldChar w:fldCharType="end"/>
            </w:r>
          </w:ins>
        </w:p>
        <w:p w14:paraId="0DA5B17B" w14:textId="29591F6B" w:rsidR="0008441B" w:rsidRDefault="0008441B">
          <w:pPr>
            <w:pStyle w:val="TOC2"/>
            <w:rPr>
              <w:ins w:id="90" w:author="Geetali Baruah" w:date="2020-12-28T22:18:00Z"/>
              <w:noProof/>
              <w:sz w:val="22"/>
            </w:rPr>
          </w:pPr>
          <w:ins w:id="91" w:author="Geetali Baruah" w:date="2020-12-28T22:18:00Z">
            <w:r w:rsidRPr="00660302">
              <w:rPr>
                <w:rStyle w:val="Hyperlink"/>
                <w:noProof/>
              </w:rPr>
              <w:fldChar w:fldCharType="begin"/>
            </w:r>
            <w:r w:rsidRPr="00660302">
              <w:rPr>
                <w:rStyle w:val="Hyperlink"/>
                <w:noProof/>
              </w:rPr>
              <w:instrText xml:space="preserve"> </w:instrText>
            </w:r>
            <w:r>
              <w:rPr>
                <w:noProof/>
              </w:rPr>
              <w:instrText>HYPERLINK \l "_Toc60086307"</w:instrText>
            </w:r>
            <w:r w:rsidRPr="00660302">
              <w:rPr>
                <w:rStyle w:val="Hyperlink"/>
                <w:noProof/>
              </w:rPr>
              <w:instrText xml:space="preserve"> </w:instrText>
            </w:r>
            <w:r w:rsidRPr="00660302">
              <w:rPr>
                <w:rStyle w:val="Hyperlink"/>
                <w:noProof/>
              </w:rPr>
              <w:fldChar w:fldCharType="separate"/>
            </w:r>
            <w:r w:rsidRPr="00660302">
              <w:rPr>
                <w:rStyle w:val="Hyperlink"/>
                <w:rFonts w:ascii="Georgia" w:hAnsi="Georgia"/>
                <w:noProof/>
              </w:rPr>
              <w:t>1.2. Salient features of OBPS solution Odisha</w:t>
            </w:r>
            <w:r>
              <w:rPr>
                <w:noProof/>
                <w:webHidden/>
              </w:rPr>
              <w:tab/>
            </w:r>
            <w:r>
              <w:rPr>
                <w:noProof/>
                <w:webHidden/>
              </w:rPr>
              <w:fldChar w:fldCharType="begin"/>
            </w:r>
            <w:r>
              <w:rPr>
                <w:noProof/>
                <w:webHidden/>
              </w:rPr>
              <w:instrText xml:space="preserve"> PAGEREF _Toc60086307 \h </w:instrText>
            </w:r>
          </w:ins>
          <w:r>
            <w:rPr>
              <w:noProof/>
              <w:webHidden/>
            </w:rPr>
          </w:r>
          <w:r>
            <w:rPr>
              <w:noProof/>
              <w:webHidden/>
            </w:rPr>
            <w:fldChar w:fldCharType="separate"/>
          </w:r>
          <w:r w:rsidR="006B6126">
            <w:rPr>
              <w:noProof/>
              <w:webHidden/>
            </w:rPr>
            <w:t>3</w:t>
          </w:r>
          <w:ins w:id="92" w:author="Geetali Baruah" w:date="2020-12-28T22:18:00Z">
            <w:r>
              <w:rPr>
                <w:noProof/>
                <w:webHidden/>
              </w:rPr>
              <w:fldChar w:fldCharType="end"/>
            </w:r>
            <w:r w:rsidRPr="00660302">
              <w:rPr>
                <w:rStyle w:val="Hyperlink"/>
                <w:noProof/>
              </w:rPr>
              <w:fldChar w:fldCharType="end"/>
            </w:r>
          </w:ins>
        </w:p>
        <w:p w14:paraId="28966E69" w14:textId="20623C10" w:rsidR="0008441B" w:rsidRDefault="0008441B">
          <w:pPr>
            <w:pStyle w:val="TOC1"/>
            <w:rPr>
              <w:ins w:id="93" w:author="Geetali Baruah" w:date="2020-12-28T22:18:00Z"/>
              <w:noProof/>
              <w:sz w:val="22"/>
            </w:rPr>
          </w:pPr>
          <w:ins w:id="94" w:author="Geetali Baruah" w:date="2020-12-28T22:18:00Z">
            <w:r w:rsidRPr="00660302">
              <w:rPr>
                <w:rStyle w:val="Hyperlink"/>
                <w:noProof/>
              </w:rPr>
              <w:fldChar w:fldCharType="begin"/>
            </w:r>
            <w:r w:rsidRPr="00660302">
              <w:rPr>
                <w:rStyle w:val="Hyperlink"/>
                <w:noProof/>
              </w:rPr>
              <w:instrText xml:space="preserve"> </w:instrText>
            </w:r>
            <w:r>
              <w:rPr>
                <w:noProof/>
              </w:rPr>
              <w:instrText>HYPERLINK \l "_Toc60086308"</w:instrText>
            </w:r>
            <w:r w:rsidRPr="00660302">
              <w:rPr>
                <w:rStyle w:val="Hyperlink"/>
                <w:noProof/>
              </w:rPr>
              <w:instrText xml:space="preserve"> </w:instrText>
            </w:r>
            <w:r w:rsidRPr="00660302">
              <w:rPr>
                <w:rStyle w:val="Hyperlink"/>
                <w:noProof/>
              </w:rPr>
              <w:fldChar w:fldCharType="separate"/>
            </w:r>
            <w:r w:rsidRPr="00660302">
              <w:rPr>
                <w:rStyle w:val="Hyperlink"/>
                <w:noProof/>
              </w:rPr>
              <w:t>2. Guidelines for preparation of drawings</w:t>
            </w:r>
            <w:r>
              <w:rPr>
                <w:noProof/>
                <w:webHidden/>
              </w:rPr>
              <w:tab/>
            </w:r>
            <w:r>
              <w:rPr>
                <w:noProof/>
                <w:webHidden/>
              </w:rPr>
              <w:fldChar w:fldCharType="begin"/>
            </w:r>
            <w:r>
              <w:rPr>
                <w:noProof/>
                <w:webHidden/>
              </w:rPr>
              <w:instrText xml:space="preserve"> PAGEREF _Toc60086308 \h </w:instrText>
            </w:r>
          </w:ins>
          <w:r>
            <w:rPr>
              <w:noProof/>
              <w:webHidden/>
            </w:rPr>
          </w:r>
          <w:r>
            <w:rPr>
              <w:noProof/>
              <w:webHidden/>
            </w:rPr>
            <w:fldChar w:fldCharType="separate"/>
          </w:r>
          <w:r w:rsidR="006B6126">
            <w:rPr>
              <w:noProof/>
              <w:webHidden/>
            </w:rPr>
            <w:t>4</w:t>
          </w:r>
          <w:ins w:id="95" w:author="Geetali Baruah" w:date="2020-12-28T22:18:00Z">
            <w:r>
              <w:rPr>
                <w:noProof/>
                <w:webHidden/>
              </w:rPr>
              <w:fldChar w:fldCharType="end"/>
            </w:r>
            <w:r w:rsidRPr="00660302">
              <w:rPr>
                <w:rStyle w:val="Hyperlink"/>
                <w:noProof/>
              </w:rPr>
              <w:fldChar w:fldCharType="end"/>
            </w:r>
          </w:ins>
        </w:p>
        <w:p w14:paraId="2E168ADC" w14:textId="64AE79F1" w:rsidR="0008441B" w:rsidRDefault="0008441B">
          <w:pPr>
            <w:pStyle w:val="TOC2"/>
            <w:rPr>
              <w:ins w:id="96" w:author="Geetali Baruah" w:date="2020-12-28T22:18:00Z"/>
              <w:noProof/>
              <w:sz w:val="22"/>
            </w:rPr>
          </w:pPr>
          <w:ins w:id="97" w:author="Geetali Baruah" w:date="2020-12-28T22:18:00Z">
            <w:r w:rsidRPr="00660302">
              <w:rPr>
                <w:rStyle w:val="Hyperlink"/>
                <w:noProof/>
              </w:rPr>
              <w:fldChar w:fldCharType="begin"/>
            </w:r>
            <w:r w:rsidRPr="00660302">
              <w:rPr>
                <w:rStyle w:val="Hyperlink"/>
                <w:noProof/>
              </w:rPr>
              <w:instrText xml:space="preserve"> </w:instrText>
            </w:r>
            <w:r>
              <w:rPr>
                <w:noProof/>
              </w:rPr>
              <w:instrText>HYPERLINK \l "_Toc60086309"</w:instrText>
            </w:r>
            <w:r w:rsidRPr="00660302">
              <w:rPr>
                <w:rStyle w:val="Hyperlink"/>
                <w:noProof/>
              </w:rPr>
              <w:instrText xml:space="preserve"> </w:instrText>
            </w:r>
            <w:r w:rsidRPr="00660302">
              <w:rPr>
                <w:rStyle w:val="Hyperlink"/>
                <w:noProof/>
              </w:rPr>
              <w:fldChar w:fldCharType="separate"/>
            </w:r>
            <w:r w:rsidRPr="00660302">
              <w:rPr>
                <w:rStyle w:val="Hyperlink"/>
                <w:noProof/>
              </w:rPr>
              <w:t>2.1. General guidelines</w:t>
            </w:r>
            <w:r>
              <w:rPr>
                <w:noProof/>
                <w:webHidden/>
              </w:rPr>
              <w:tab/>
            </w:r>
            <w:r>
              <w:rPr>
                <w:noProof/>
                <w:webHidden/>
              </w:rPr>
              <w:fldChar w:fldCharType="begin"/>
            </w:r>
            <w:r>
              <w:rPr>
                <w:noProof/>
                <w:webHidden/>
              </w:rPr>
              <w:instrText xml:space="preserve"> PAGEREF _Toc60086309 \h </w:instrText>
            </w:r>
          </w:ins>
          <w:r>
            <w:rPr>
              <w:noProof/>
              <w:webHidden/>
            </w:rPr>
          </w:r>
          <w:r>
            <w:rPr>
              <w:noProof/>
              <w:webHidden/>
            </w:rPr>
            <w:fldChar w:fldCharType="separate"/>
          </w:r>
          <w:r w:rsidR="006B6126">
            <w:rPr>
              <w:noProof/>
              <w:webHidden/>
            </w:rPr>
            <w:t>4</w:t>
          </w:r>
          <w:ins w:id="98" w:author="Geetali Baruah" w:date="2020-12-28T22:18:00Z">
            <w:r>
              <w:rPr>
                <w:noProof/>
                <w:webHidden/>
              </w:rPr>
              <w:fldChar w:fldCharType="end"/>
            </w:r>
            <w:r w:rsidRPr="00660302">
              <w:rPr>
                <w:rStyle w:val="Hyperlink"/>
                <w:noProof/>
              </w:rPr>
              <w:fldChar w:fldCharType="end"/>
            </w:r>
          </w:ins>
        </w:p>
        <w:p w14:paraId="31D9F629" w14:textId="4A7A29E5" w:rsidR="0008441B" w:rsidRDefault="0008441B">
          <w:pPr>
            <w:pStyle w:val="TOC2"/>
            <w:rPr>
              <w:ins w:id="99" w:author="Geetali Baruah" w:date="2020-12-28T22:18:00Z"/>
              <w:noProof/>
              <w:sz w:val="22"/>
            </w:rPr>
          </w:pPr>
          <w:ins w:id="100" w:author="Geetali Baruah" w:date="2020-12-28T22:18:00Z">
            <w:r w:rsidRPr="00660302">
              <w:rPr>
                <w:rStyle w:val="Hyperlink"/>
                <w:noProof/>
              </w:rPr>
              <w:fldChar w:fldCharType="begin"/>
            </w:r>
            <w:r w:rsidRPr="00660302">
              <w:rPr>
                <w:rStyle w:val="Hyperlink"/>
                <w:noProof/>
              </w:rPr>
              <w:instrText xml:space="preserve"> </w:instrText>
            </w:r>
            <w:r>
              <w:rPr>
                <w:noProof/>
              </w:rPr>
              <w:instrText>HYPERLINK \l "_Toc60086310"</w:instrText>
            </w:r>
            <w:r w:rsidRPr="00660302">
              <w:rPr>
                <w:rStyle w:val="Hyperlink"/>
                <w:noProof/>
              </w:rPr>
              <w:instrText xml:space="preserve"> </w:instrText>
            </w:r>
            <w:r w:rsidRPr="00660302">
              <w:rPr>
                <w:rStyle w:val="Hyperlink"/>
                <w:noProof/>
              </w:rPr>
              <w:fldChar w:fldCharType="separate"/>
            </w:r>
            <w:r w:rsidRPr="00660302">
              <w:rPr>
                <w:rStyle w:val="Hyperlink"/>
                <w:noProof/>
              </w:rPr>
              <w:t>2.2. Units settings in drawing</w:t>
            </w:r>
            <w:r>
              <w:rPr>
                <w:noProof/>
                <w:webHidden/>
              </w:rPr>
              <w:tab/>
            </w:r>
            <w:r>
              <w:rPr>
                <w:noProof/>
                <w:webHidden/>
              </w:rPr>
              <w:fldChar w:fldCharType="begin"/>
            </w:r>
            <w:r>
              <w:rPr>
                <w:noProof/>
                <w:webHidden/>
              </w:rPr>
              <w:instrText xml:space="preserve"> PAGEREF _Toc60086310 \h </w:instrText>
            </w:r>
          </w:ins>
          <w:r>
            <w:rPr>
              <w:noProof/>
              <w:webHidden/>
            </w:rPr>
          </w:r>
          <w:r>
            <w:rPr>
              <w:noProof/>
              <w:webHidden/>
            </w:rPr>
            <w:fldChar w:fldCharType="separate"/>
          </w:r>
          <w:r w:rsidR="006B6126">
            <w:rPr>
              <w:b/>
              <w:bCs/>
              <w:noProof/>
              <w:webHidden/>
            </w:rPr>
            <w:t>Error! Bookmark not defined.</w:t>
          </w:r>
          <w:ins w:id="101" w:author="Geetali Baruah" w:date="2020-12-28T22:18:00Z">
            <w:r>
              <w:rPr>
                <w:noProof/>
                <w:webHidden/>
              </w:rPr>
              <w:fldChar w:fldCharType="end"/>
            </w:r>
            <w:r w:rsidRPr="00660302">
              <w:rPr>
                <w:rStyle w:val="Hyperlink"/>
                <w:noProof/>
              </w:rPr>
              <w:fldChar w:fldCharType="end"/>
            </w:r>
          </w:ins>
        </w:p>
        <w:p w14:paraId="11C54D60" w14:textId="3E402361" w:rsidR="0008441B" w:rsidRDefault="0008441B">
          <w:pPr>
            <w:pStyle w:val="TOC2"/>
            <w:rPr>
              <w:ins w:id="102" w:author="Geetali Baruah" w:date="2020-12-28T22:18:00Z"/>
              <w:noProof/>
              <w:sz w:val="22"/>
            </w:rPr>
          </w:pPr>
          <w:ins w:id="103" w:author="Geetali Baruah" w:date="2020-12-28T22:18:00Z">
            <w:r w:rsidRPr="00660302">
              <w:rPr>
                <w:rStyle w:val="Hyperlink"/>
                <w:noProof/>
              </w:rPr>
              <w:fldChar w:fldCharType="begin"/>
            </w:r>
            <w:r w:rsidRPr="00660302">
              <w:rPr>
                <w:rStyle w:val="Hyperlink"/>
                <w:noProof/>
              </w:rPr>
              <w:instrText xml:space="preserve"> </w:instrText>
            </w:r>
            <w:r>
              <w:rPr>
                <w:noProof/>
              </w:rPr>
              <w:instrText>HYPERLINK \l "_Toc60086311"</w:instrText>
            </w:r>
            <w:r w:rsidRPr="00660302">
              <w:rPr>
                <w:rStyle w:val="Hyperlink"/>
                <w:noProof/>
              </w:rPr>
              <w:instrText xml:space="preserve"> </w:instrText>
            </w:r>
            <w:r w:rsidRPr="00660302">
              <w:rPr>
                <w:rStyle w:val="Hyperlink"/>
                <w:noProof/>
              </w:rPr>
              <w:fldChar w:fldCharType="separate"/>
            </w:r>
            <w:r w:rsidRPr="00660302">
              <w:rPr>
                <w:rStyle w:val="Hyperlink"/>
                <w:noProof/>
              </w:rPr>
              <w:t>2.3. Layers for drawing preparation</w:t>
            </w:r>
            <w:r>
              <w:rPr>
                <w:noProof/>
                <w:webHidden/>
              </w:rPr>
              <w:tab/>
            </w:r>
            <w:r>
              <w:rPr>
                <w:noProof/>
                <w:webHidden/>
              </w:rPr>
              <w:fldChar w:fldCharType="begin"/>
            </w:r>
            <w:r>
              <w:rPr>
                <w:noProof/>
                <w:webHidden/>
              </w:rPr>
              <w:instrText xml:space="preserve"> PAGEREF _Toc60086311 \h </w:instrText>
            </w:r>
          </w:ins>
          <w:r>
            <w:rPr>
              <w:noProof/>
              <w:webHidden/>
            </w:rPr>
          </w:r>
          <w:r>
            <w:rPr>
              <w:noProof/>
              <w:webHidden/>
            </w:rPr>
            <w:fldChar w:fldCharType="separate"/>
          </w:r>
          <w:r w:rsidR="006B6126">
            <w:rPr>
              <w:noProof/>
              <w:webHidden/>
            </w:rPr>
            <w:t>5</w:t>
          </w:r>
          <w:ins w:id="104" w:author="Geetali Baruah" w:date="2020-12-28T22:18:00Z">
            <w:r>
              <w:rPr>
                <w:noProof/>
                <w:webHidden/>
              </w:rPr>
              <w:fldChar w:fldCharType="end"/>
            </w:r>
            <w:r w:rsidRPr="00660302">
              <w:rPr>
                <w:rStyle w:val="Hyperlink"/>
                <w:noProof/>
              </w:rPr>
              <w:fldChar w:fldCharType="end"/>
            </w:r>
          </w:ins>
        </w:p>
        <w:p w14:paraId="5936247B" w14:textId="5A2F76B9" w:rsidR="0008441B" w:rsidRDefault="0008441B">
          <w:pPr>
            <w:pStyle w:val="TOC2"/>
            <w:rPr>
              <w:ins w:id="105" w:author="Geetali Baruah" w:date="2020-12-28T22:18:00Z"/>
              <w:noProof/>
              <w:sz w:val="22"/>
            </w:rPr>
          </w:pPr>
          <w:ins w:id="106" w:author="Geetali Baruah" w:date="2020-12-28T22:18:00Z">
            <w:r w:rsidRPr="00660302">
              <w:rPr>
                <w:rStyle w:val="Hyperlink"/>
                <w:noProof/>
              </w:rPr>
              <w:fldChar w:fldCharType="begin"/>
            </w:r>
            <w:r w:rsidRPr="00660302">
              <w:rPr>
                <w:rStyle w:val="Hyperlink"/>
                <w:noProof/>
              </w:rPr>
              <w:instrText xml:space="preserve"> </w:instrText>
            </w:r>
            <w:r>
              <w:rPr>
                <w:noProof/>
              </w:rPr>
              <w:instrText>HYPERLINK \l "_Toc60086312"</w:instrText>
            </w:r>
            <w:r w:rsidRPr="00660302">
              <w:rPr>
                <w:rStyle w:val="Hyperlink"/>
                <w:noProof/>
              </w:rPr>
              <w:instrText xml:space="preserve"> </w:instrText>
            </w:r>
            <w:r w:rsidRPr="00660302">
              <w:rPr>
                <w:rStyle w:val="Hyperlink"/>
                <w:noProof/>
              </w:rPr>
              <w:fldChar w:fldCharType="separate"/>
            </w:r>
            <w:r w:rsidRPr="00660302">
              <w:rPr>
                <w:rStyle w:val="Hyperlink"/>
                <w:noProof/>
              </w:rPr>
              <w:t>2.4. Layer colour as per occupancy type</w:t>
            </w:r>
            <w:r>
              <w:rPr>
                <w:noProof/>
                <w:webHidden/>
              </w:rPr>
              <w:tab/>
            </w:r>
            <w:r>
              <w:rPr>
                <w:noProof/>
                <w:webHidden/>
              </w:rPr>
              <w:fldChar w:fldCharType="begin"/>
            </w:r>
            <w:r>
              <w:rPr>
                <w:noProof/>
                <w:webHidden/>
              </w:rPr>
              <w:instrText xml:space="preserve"> PAGEREF _Toc60086312 \h </w:instrText>
            </w:r>
          </w:ins>
          <w:r>
            <w:rPr>
              <w:noProof/>
              <w:webHidden/>
            </w:rPr>
          </w:r>
          <w:r>
            <w:rPr>
              <w:noProof/>
              <w:webHidden/>
            </w:rPr>
            <w:fldChar w:fldCharType="separate"/>
          </w:r>
          <w:r w:rsidR="006B6126">
            <w:rPr>
              <w:noProof/>
              <w:webHidden/>
            </w:rPr>
            <w:t>16</w:t>
          </w:r>
          <w:ins w:id="107" w:author="Geetali Baruah" w:date="2020-12-28T22:18:00Z">
            <w:r>
              <w:rPr>
                <w:noProof/>
                <w:webHidden/>
              </w:rPr>
              <w:fldChar w:fldCharType="end"/>
            </w:r>
            <w:r w:rsidRPr="00660302">
              <w:rPr>
                <w:rStyle w:val="Hyperlink"/>
                <w:noProof/>
              </w:rPr>
              <w:fldChar w:fldCharType="end"/>
            </w:r>
          </w:ins>
        </w:p>
        <w:p w14:paraId="0D225CE7" w14:textId="646F6EF7" w:rsidR="0008441B" w:rsidRDefault="0008441B">
          <w:pPr>
            <w:pStyle w:val="TOC2"/>
            <w:rPr>
              <w:ins w:id="108" w:author="Geetali Baruah" w:date="2020-12-28T22:18:00Z"/>
              <w:noProof/>
              <w:sz w:val="22"/>
            </w:rPr>
          </w:pPr>
          <w:ins w:id="109" w:author="Geetali Baruah" w:date="2020-12-28T22:18:00Z">
            <w:r w:rsidRPr="00660302">
              <w:rPr>
                <w:rStyle w:val="Hyperlink"/>
                <w:noProof/>
              </w:rPr>
              <w:fldChar w:fldCharType="begin"/>
            </w:r>
            <w:r w:rsidRPr="00660302">
              <w:rPr>
                <w:rStyle w:val="Hyperlink"/>
                <w:noProof/>
              </w:rPr>
              <w:instrText xml:space="preserve"> </w:instrText>
            </w:r>
            <w:r>
              <w:rPr>
                <w:noProof/>
              </w:rPr>
              <w:instrText>HYPERLINK \l "_Toc60086313"</w:instrText>
            </w:r>
            <w:r w:rsidRPr="00660302">
              <w:rPr>
                <w:rStyle w:val="Hyperlink"/>
                <w:noProof/>
              </w:rPr>
              <w:instrText xml:space="preserve"> </w:instrText>
            </w:r>
            <w:r w:rsidRPr="00660302">
              <w:rPr>
                <w:rStyle w:val="Hyperlink"/>
                <w:noProof/>
              </w:rPr>
              <w:fldChar w:fldCharType="separate"/>
            </w:r>
            <w:r w:rsidRPr="00660302">
              <w:rPr>
                <w:rStyle w:val="Hyperlink"/>
                <w:rFonts w:ascii="Georgia" w:hAnsi="Georgia" w:cs="Calibri"/>
                <w:noProof/>
              </w:rPr>
              <w:t>2.5.</w:t>
            </w:r>
            <w:r w:rsidRPr="00660302">
              <w:rPr>
                <w:rStyle w:val="Hyperlink"/>
                <w:noProof/>
              </w:rPr>
              <w:t xml:space="preserve"> Layer Plan Info</w:t>
            </w:r>
            <w:r>
              <w:rPr>
                <w:noProof/>
                <w:webHidden/>
              </w:rPr>
              <w:tab/>
            </w:r>
            <w:r>
              <w:rPr>
                <w:noProof/>
                <w:webHidden/>
              </w:rPr>
              <w:fldChar w:fldCharType="begin"/>
            </w:r>
            <w:r>
              <w:rPr>
                <w:noProof/>
                <w:webHidden/>
              </w:rPr>
              <w:instrText xml:space="preserve"> PAGEREF _Toc60086313 \h </w:instrText>
            </w:r>
          </w:ins>
          <w:r>
            <w:rPr>
              <w:noProof/>
              <w:webHidden/>
            </w:rPr>
          </w:r>
          <w:r>
            <w:rPr>
              <w:noProof/>
              <w:webHidden/>
            </w:rPr>
            <w:fldChar w:fldCharType="separate"/>
          </w:r>
          <w:r w:rsidR="006B6126">
            <w:rPr>
              <w:noProof/>
              <w:webHidden/>
            </w:rPr>
            <w:t>21</w:t>
          </w:r>
          <w:ins w:id="110" w:author="Geetali Baruah" w:date="2020-12-28T22:18:00Z">
            <w:r>
              <w:rPr>
                <w:noProof/>
                <w:webHidden/>
              </w:rPr>
              <w:fldChar w:fldCharType="end"/>
            </w:r>
            <w:r w:rsidRPr="00660302">
              <w:rPr>
                <w:rStyle w:val="Hyperlink"/>
                <w:noProof/>
              </w:rPr>
              <w:fldChar w:fldCharType="end"/>
            </w:r>
          </w:ins>
        </w:p>
        <w:p w14:paraId="7A52B1B4" w14:textId="18A6CCD6" w:rsidR="0008441B" w:rsidRDefault="0008441B">
          <w:pPr>
            <w:pStyle w:val="TOC1"/>
            <w:rPr>
              <w:ins w:id="111" w:author="Geetali Baruah" w:date="2020-12-28T22:18:00Z"/>
              <w:noProof/>
              <w:sz w:val="22"/>
            </w:rPr>
          </w:pPr>
          <w:ins w:id="112" w:author="Geetali Baruah" w:date="2020-12-28T22:18:00Z">
            <w:r w:rsidRPr="00660302">
              <w:rPr>
                <w:rStyle w:val="Hyperlink"/>
                <w:noProof/>
              </w:rPr>
              <w:fldChar w:fldCharType="begin"/>
            </w:r>
            <w:r w:rsidRPr="00660302">
              <w:rPr>
                <w:rStyle w:val="Hyperlink"/>
                <w:noProof/>
              </w:rPr>
              <w:instrText xml:space="preserve"> </w:instrText>
            </w:r>
            <w:r>
              <w:rPr>
                <w:noProof/>
              </w:rPr>
              <w:instrText>HYPERLINK \l "_Toc60086318"</w:instrText>
            </w:r>
            <w:r w:rsidRPr="00660302">
              <w:rPr>
                <w:rStyle w:val="Hyperlink"/>
                <w:noProof/>
              </w:rPr>
              <w:instrText xml:space="preserve"> </w:instrText>
            </w:r>
            <w:r w:rsidRPr="00660302">
              <w:rPr>
                <w:rStyle w:val="Hyperlink"/>
                <w:noProof/>
              </w:rPr>
              <w:fldChar w:fldCharType="separate"/>
            </w:r>
            <w:r w:rsidRPr="00660302">
              <w:rPr>
                <w:rStyle w:val="Hyperlink"/>
                <w:noProof/>
              </w:rPr>
              <w:t>3. Frequently asked questions (FAQ)</w:t>
            </w:r>
            <w:r>
              <w:rPr>
                <w:noProof/>
                <w:webHidden/>
              </w:rPr>
              <w:tab/>
            </w:r>
            <w:r>
              <w:rPr>
                <w:noProof/>
                <w:webHidden/>
              </w:rPr>
              <w:fldChar w:fldCharType="begin"/>
            </w:r>
            <w:r>
              <w:rPr>
                <w:noProof/>
                <w:webHidden/>
              </w:rPr>
              <w:instrText xml:space="preserve"> PAGEREF _Toc60086318 \h </w:instrText>
            </w:r>
          </w:ins>
          <w:r>
            <w:rPr>
              <w:noProof/>
              <w:webHidden/>
            </w:rPr>
          </w:r>
          <w:r>
            <w:rPr>
              <w:noProof/>
              <w:webHidden/>
            </w:rPr>
            <w:fldChar w:fldCharType="separate"/>
          </w:r>
          <w:r w:rsidR="006B6126">
            <w:rPr>
              <w:noProof/>
              <w:webHidden/>
            </w:rPr>
            <w:t>27</w:t>
          </w:r>
          <w:ins w:id="113" w:author="Geetali Baruah" w:date="2020-12-28T22:18:00Z">
            <w:r>
              <w:rPr>
                <w:noProof/>
                <w:webHidden/>
              </w:rPr>
              <w:fldChar w:fldCharType="end"/>
            </w:r>
            <w:r w:rsidRPr="00660302">
              <w:rPr>
                <w:rStyle w:val="Hyperlink"/>
                <w:noProof/>
              </w:rPr>
              <w:fldChar w:fldCharType="end"/>
            </w:r>
          </w:ins>
        </w:p>
        <w:p w14:paraId="57D43AA3" w14:textId="5178318A" w:rsidR="00B944E3" w:rsidDel="0008441B" w:rsidRDefault="00B944E3">
          <w:pPr>
            <w:pStyle w:val="TOC1"/>
            <w:rPr>
              <w:del w:id="114" w:author="Geetali Baruah" w:date="2020-12-28T22:18:00Z"/>
              <w:noProof/>
              <w:sz w:val="22"/>
            </w:rPr>
          </w:pPr>
          <w:del w:id="115" w:author="Geetali Baruah" w:date="2020-12-28T22:18:00Z">
            <w:r w:rsidRPr="0008441B" w:rsidDel="0008441B">
              <w:rPr>
                <w:rPrChange w:id="116" w:author="Geetali Baruah" w:date="2020-12-28T22:18:00Z">
                  <w:rPr>
                    <w:rStyle w:val="Hyperlink"/>
                    <w:rFonts w:ascii="Georgia" w:hAnsi="Georgia" w:cs="Calibri"/>
                    <w:noProof/>
                  </w:rPr>
                </w:rPrChange>
              </w:rPr>
              <w:delText>1. Introduction</w:delText>
            </w:r>
            <w:r w:rsidDel="0008441B">
              <w:rPr>
                <w:noProof/>
                <w:webHidden/>
              </w:rPr>
              <w:tab/>
            </w:r>
            <w:r w:rsidR="00AF238F" w:rsidDel="0008441B">
              <w:rPr>
                <w:noProof/>
                <w:webHidden/>
              </w:rPr>
              <w:delText>3</w:delText>
            </w:r>
          </w:del>
        </w:p>
        <w:p w14:paraId="03DA56BC" w14:textId="1E9A5074" w:rsidR="00B944E3" w:rsidDel="0008441B" w:rsidRDefault="00B944E3">
          <w:pPr>
            <w:pStyle w:val="TOC2"/>
            <w:rPr>
              <w:del w:id="117" w:author="Geetali Baruah" w:date="2020-12-28T22:18:00Z"/>
              <w:noProof/>
              <w:sz w:val="22"/>
            </w:rPr>
          </w:pPr>
          <w:del w:id="118" w:author="Geetali Baruah" w:date="2020-12-28T22:18:00Z">
            <w:r w:rsidRPr="0008441B" w:rsidDel="0008441B">
              <w:rPr>
                <w:rPrChange w:id="119" w:author="Geetali Baruah" w:date="2020-12-28T22:18:00Z">
                  <w:rPr>
                    <w:rStyle w:val="Hyperlink"/>
                    <w:rFonts w:ascii="Georgia" w:hAnsi="Georgia"/>
                    <w:noProof/>
                  </w:rPr>
                </w:rPrChange>
              </w:rPr>
              <w:delText>1.1. Background</w:delText>
            </w:r>
            <w:r w:rsidDel="0008441B">
              <w:rPr>
                <w:noProof/>
                <w:webHidden/>
              </w:rPr>
              <w:tab/>
            </w:r>
            <w:r w:rsidR="00AF238F" w:rsidDel="0008441B">
              <w:rPr>
                <w:noProof/>
                <w:webHidden/>
              </w:rPr>
              <w:delText>3</w:delText>
            </w:r>
          </w:del>
        </w:p>
        <w:p w14:paraId="6A3E23C4" w14:textId="715009B2" w:rsidR="00B944E3" w:rsidDel="0008441B" w:rsidRDefault="00B944E3">
          <w:pPr>
            <w:pStyle w:val="TOC2"/>
            <w:rPr>
              <w:del w:id="120" w:author="Geetali Baruah" w:date="2020-12-28T22:18:00Z"/>
              <w:noProof/>
              <w:sz w:val="22"/>
            </w:rPr>
          </w:pPr>
          <w:del w:id="121" w:author="Geetali Baruah" w:date="2020-12-28T22:18:00Z">
            <w:r w:rsidRPr="0008441B" w:rsidDel="0008441B">
              <w:rPr>
                <w:rPrChange w:id="122" w:author="Geetali Baruah" w:date="2020-12-28T22:18:00Z">
                  <w:rPr>
                    <w:rStyle w:val="Hyperlink"/>
                    <w:rFonts w:ascii="Georgia" w:hAnsi="Georgia"/>
                    <w:noProof/>
                  </w:rPr>
                </w:rPrChange>
              </w:rPr>
              <w:delText>1.2. Salient features of OBPS solution Odisha</w:delText>
            </w:r>
            <w:r w:rsidDel="0008441B">
              <w:rPr>
                <w:noProof/>
                <w:webHidden/>
              </w:rPr>
              <w:tab/>
            </w:r>
            <w:r w:rsidR="00AF238F" w:rsidDel="0008441B">
              <w:rPr>
                <w:noProof/>
                <w:webHidden/>
              </w:rPr>
              <w:delText>3</w:delText>
            </w:r>
          </w:del>
        </w:p>
        <w:p w14:paraId="6CEEFC41" w14:textId="0BD7FDA5" w:rsidR="00B944E3" w:rsidDel="0008441B" w:rsidRDefault="00B944E3">
          <w:pPr>
            <w:pStyle w:val="TOC1"/>
            <w:rPr>
              <w:del w:id="123" w:author="Geetali Baruah" w:date="2020-12-28T22:18:00Z"/>
              <w:noProof/>
              <w:sz w:val="22"/>
            </w:rPr>
          </w:pPr>
          <w:del w:id="124" w:author="Geetali Baruah" w:date="2020-12-28T22:18:00Z">
            <w:r w:rsidRPr="0008441B" w:rsidDel="0008441B">
              <w:rPr>
                <w:rPrChange w:id="125" w:author="Geetali Baruah" w:date="2020-12-28T22:18:00Z">
                  <w:rPr>
                    <w:rStyle w:val="Hyperlink"/>
                    <w:rFonts w:ascii="Georgia" w:hAnsi="Georgia" w:cs="Calibri"/>
                    <w:noProof/>
                  </w:rPr>
                </w:rPrChange>
              </w:rPr>
              <w:delText>2. Guidelines for preparation of drawings</w:delText>
            </w:r>
            <w:r w:rsidDel="0008441B">
              <w:rPr>
                <w:noProof/>
                <w:webHidden/>
              </w:rPr>
              <w:tab/>
            </w:r>
            <w:r w:rsidR="00AF238F" w:rsidDel="0008441B">
              <w:rPr>
                <w:noProof/>
                <w:webHidden/>
              </w:rPr>
              <w:delText>4</w:delText>
            </w:r>
          </w:del>
        </w:p>
        <w:p w14:paraId="27503297" w14:textId="4F46AACE" w:rsidR="00B944E3" w:rsidDel="0008441B" w:rsidRDefault="00B944E3">
          <w:pPr>
            <w:pStyle w:val="TOC2"/>
            <w:rPr>
              <w:del w:id="126" w:author="Geetali Baruah" w:date="2020-12-28T22:18:00Z"/>
              <w:noProof/>
              <w:sz w:val="22"/>
            </w:rPr>
          </w:pPr>
          <w:del w:id="127" w:author="Geetali Baruah" w:date="2020-12-28T22:18:00Z">
            <w:r w:rsidRPr="0008441B" w:rsidDel="0008441B">
              <w:rPr>
                <w:rPrChange w:id="128" w:author="Geetali Baruah" w:date="2020-12-28T22:18:00Z">
                  <w:rPr>
                    <w:rStyle w:val="Hyperlink"/>
                    <w:noProof/>
                  </w:rPr>
                </w:rPrChange>
              </w:rPr>
              <w:delText>2.1. General guidelines</w:delText>
            </w:r>
            <w:r w:rsidDel="0008441B">
              <w:rPr>
                <w:noProof/>
                <w:webHidden/>
              </w:rPr>
              <w:tab/>
            </w:r>
            <w:r w:rsidR="00AF238F" w:rsidDel="0008441B">
              <w:rPr>
                <w:noProof/>
                <w:webHidden/>
              </w:rPr>
              <w:delText>4</w:delText>
            </w:r>
          </w:del>
        </w:p>
        <w:p w14:paraId="4AB190C3" w14:textId="6CF0D6CD" w:rsidR="00B944E3" w:rsidDel="0008441B" w:rsidRDefault="00B944E3">
          <w:pPr>
            <w:pStyle w:val="TOC2"/>
            <w:rPr>
              <w:del w:id="129" w:author="Geetali Baruah" w:date="2020-12-28T22:18:00Z"/>
              <w:noProof/>
              <w:sz w:val="22"/>
            </w:rPr>
          </w:pPr>
          <w:del w:id="130" w:author="Geetali Baruah" w:date="2020-12-28T22:18:00Z">
            <w:r w:rsidRPr="0008441B" w:rsidDel="0008441B">
              <w:rPr>
                <w:rPrChange w:id="131" w:author="Geetali Baruah" w:date="2020-12-28T22:18:00Z">
                  <w:rPr>
                    <w:rStyle w:val="Hyperlink"/>
                    <w:noProof/>
                  </w:rPr>
                </w:rPrChange>
              </w:rPr>
              <w:delText>2.2. Units settings in drawing</w:delText>
            </w:r>
            <w:r w:rsidDel="0008441B">
              <w:rPr>
                <w:noProof/>
                <w:webHidden/>
              </w:rPr>
              <w:tab/>
            </w:r>
            <w:r w:rsidR="00AF238F" w:rsidDel="0008441B">
              <w:rPr>
                <w:noProof/>
                <w:webHidden/>
              </w:rPr>
              <w:delText>4</w:delText>
            </w:r>
          </w:del>
        </w:p>
        <w:p w14:paraId="190B74BD" w14:textId="749A0A2B" w:rsidR="00B944E3" w:rsidDel="0008441B" w:rsidRDefault="00B944E3">
          <w:pPr>
            <w:pStyle w:val="TOC2"/>
            <w:rPr>
              <w:del w:id="132" w:author="Geetali Baruah" w:date="2020-12-28T22:18:00Z"/>
              <w:noProof/>
              <w:sz w:val="22"/>
            </w:rPr>
          </w:pPr>
          <w:del w:id="133" w:author="Geetali Baruah" w:date="2020-12-28T22:18:00Z">
            <w:r w:rsidRPr="0008441B" w:rsidDel="0008441B">
              <w:rPr>
                <w:rPrChange w:id="134" w:author="Geetali Baruah" w:date="2020-12-28T22:18:00Z">
                  <w:rPr>
                    <w:rStyle w:val="Hyperlink"/>
                    <w:noProof/>
                  </w:rPr>
                </w:rPrChange>
              </w:rPr>
              <w:delText>2.3. Layers for drawing preparation</w:delText>
            </w:r>
            <w:r w:rsidDel="0008441B">
              <w:rPr>
                <w:noProof/>
                <w:webHidden/>
              </w:rPr>
              <w:tab/>
            </w:r>
            <w:r w:rsidR="00AF238F" w:rsidDel="0008441B">
              <w:rPr>
                <w:noProof/>
                <w:webHidden/>
              </w:rPr>
              <w:delText>5</w:delText>
            </w:r>
          </w:del>
        </w:p>
        <w:p w14:paraId="678A3FB7" w14:textId="6F900FAE" w:rsidR="00B944E3" w:rsidDel="0008441B" w:rsidRDefault="00B944E3">
          <w:pPr>
            <w:pStyle w:val="TOC2"/>
            <w:rPr>
              <w:del w:id="135" w:author="Geetali Baruah" w:date="2020-12-28T22:18:00Z"/>
              <w:noProof/>
              <w:sz w:val="22"/>
            </w:rPr>
          </w:pPr>
          <w:del w:id="136" w:author="Geetali Baruah" w:date="2020-12-28T22:18:00Z">
            <w:r w:rsidRPr="0008441B" w:rsidDel="0008441B">
              <w:rPr>
                <w:rPrChange w:id="137" w:author="Geetali Baruah" w:date="2020-12-28T22:18:00Z">
                  <w:rPr>
                    <w:rStyle w:val="Hyperlink"/>
                    <w:noProof/>
                  </w:rPr>
                </w:rPrChange>
              </w:rPr>
              <w:delText>2.4. Layer colour as per occupancy type</w:delText>
            </w:r>
            <w:r w:rsidDel="0008441B">
              <w:rPr>
                <w:noProof/>
                <w:webHidden/>
              </w:rPr>
              <w:tab/>
            </w:r>
            <w:r w:rsidR="00AF238F" w:rsidDel="0008441B">
              <w:rPr>
                <w:noProof/>
                <w:webHidden/>
              </w:rPr>
              <w:delText>11</w:delText>
            </w:r>
          </w:del>
        </w:p>
        <w:p w14:paraId="3DBB2D24" w14:textId="016B0C5A" w:rsidR="00B944E3" w:rsidDel="0008441B" w:rsidRDefault="00B944E3">
          <w:pPr>
            <w:pStyle w:val="TOC2"/>
            <w:rPr>
              <w:del w:id="138" w:author="Geetali Baruah" w:date="2020-12-28T22:18:00Z"/>
              <w:noProof/>
              <w:sz w:val="22"/>
            </w:rPr>
          </w:pPr>
          <w:del w:id="139" w:author="Geetali Baruah" w:date="2020-12-28T22:18:00Z">
            <w:r w:rsidRPr="0008441B" w:rsidDel="0008441B">
              <w:rPr>
                <w:rPrChange w:id="140" w:author="Geetali Baruah" w:date="2020-12-28T22:18:00Z">
                  <w:rPr>
                    <w:rStyle w:val="Hyperlink"/>
                    <w:rFonts w:ascii="Georgia" w:hAnsi="Georgia" w:cs="Calibri"/>
                    <w:noProof/>
                  </w:rPr>
                </w:rPrChange>
              </w:rPr>
              <w:delText>2.5. Layer Plan Info</w:delText>
            </w:r>
            <w:r w:rsidDel="0008441B">
              <w:rPr>
                <w:noProof/>
                <w:webHidden/>
              </w:rPr>
              <w:tab/>
            </w:r>
          </w:del>
          <w:del w:id="141" w:author="Geetali Baruah" w:date="2020-12-28T22:12:00Z">
            <w:r w:rsidR="00593F65" w:rsidDel="00AF238F">
              <w:rPr>
                <w:noProof/>
                <w:webHidden/>
              </w:rPr>
              <w:delText>15</w:delText>
            </w:r>
          </w:del>
        </w:p>
        <w:p w14:paraId="50BF99DD" w14:textId="02C587AE" w:rsidR="00B944E3" w:rsidDel="0008441B" w:rsidRDefault="00B944E3">
          <w:pPr>
            <w:pStyle w:val="TOC1"/>
            <w:rPr>
              <w:del w:id="142" w:author="Geetali Baruah" w:date="2020-12-28T22:18:00Z"/>
              <w:noProof/>
              <w:sz w:val="22"/>
            </w:rPr>
          </w:pPr>
          <w:del w:id="143" w:author="Geetali Baruah" w:date="2020-12-28T22:18:00Z">
            <w:r w:rsidRPr="0008441B" w:rsidDel="0008441B">
              <w:rPr>
                <w:rPrChange w:id="144" w:author="Geetali Baruah" w:date="2020-12-28T22:18:00Z">
                  <w:rPr>
                    <w:rStyle w:val="Hyperlink"/>
                    <w:rFonts w:ascii="Georgia" w:hAnsi="Georgia" w:cs="Calibri"/>
                    <w:noProof/>
                  </w:rPr>
                </w:rPrChange>
              </w:rPr>
              <w:delText>3. Frequently asked questions (FAQ)</w:delText>
            </w:r>
            <w:r w:rsidDel="0008441B">
              <w:rPr>
                <w:noProof/>
                <w:webHidden/>
              </w:rPr>
              <w:tab/>
            </w:r>
          </w:del>
          <w:del w:id="145" w:author="Geetali Baruah" w:date="2020-12-28T22:12:00Z">
            <w:r w:rsidR="00593F65" w:rsidDel="00AF238F">
              <w:rPr>
                <w:noProof/>
                <w:webHidden/>
              </w:rPr>
              <w:delText>17</w:delText>
            </w:r>
          </w:del>
        </w:p>
        <w:p w14:paraId="4DF66561" w14:textId="72120BA5" w:rsidR="005934C3" w:rsidRPr="004405E5" w:rsidRDefault="005934C3" w:rsidP="005934C3">
          <w:pPr>
            <w:rPr>
              <w:rFonts w:ascii="Georgia" w:hAnsi="Georgia" w:cs="Calibri"/>
              <w:color w:val="335B74" w:themeColor="text2"/>
            </w:rPr>
          </w:pPr>
          <w:r w:rsidRPr="004405E5">
            <w:rPr>
              <w:rFonts w:ascii="Georgia" w:hAnsi="Georgia" w:cs="Calibri"/>
            </w:rPr>
            <w:fldChar w:fldCharType="end"/>
          </w:r>
        </w:p>
      </w:sdtContent>
    </w:sdt>
    <w:p w14:paraId="7829FFAA" w14:textId="684C0365" w:rsidR="005934C3" w:rsidRPr="00E201F9" w:rsidRDefault="00D0162B" w:rsidP="001601D0">
      <w:pPr>
        <w:pStyle w:val="Heading1"/>
        <w:spacing w:before="360" w:after="360"/>
        <w:rPr>
          <w:rFonts w:ascii="Georgia" w:hAnsi="Georgia" w:cs="Calibri"/>
          <w:color w:val="002060"/>
          <w:szCs w:val="20"/>
          <w:rPrChange w:id="146" w:author="Geetali Baruah" w:date="2020-12-28T21:34:00Z">
            <w:rPr>
              <w:rFonts w:ascii="Georgia" w:hAnsi="Georgia" w:cs="Calibri"/>
              <w:color w:val="27CED7" w:themeColor="accent3"/>
              <w:szCs w:val="20"/>
            </w:rPr>
          </w:rPrChange>
        </w:rPr>
      </w:pPr>
      <w:bookmarkStart w:id="147" w:name="_Toc60086305"/>
      <w:r w:rsidRPr="00E201F9">
        <w:rPr>
          <w:rFonts w:ascii="Georgia" w:hAnsi="Georgia" w:cs="Calibri"/>
          <w:color w:val="002060"/>
          <w:szCs w:val="20"/>
          <w:rPrChange w:id="148" w:author="Geetali Baruah" w:date="2020-12-28T21:34:00Z">
            <w:rPr>
              <w:rFonts w:ascii="Georgia" w:hAnsi="Georgia" w:cs="Calibri"/>
              <w:color w:val="27CED7" w:themeColor="accent3"/>
              <w:szCs w:val="20"/>
            </w:rPr>
          </w:rPrChange>
        </w:rPr>
        <w:lastRenderedPageBreak/>
        <w:t>Introduction</w:t>
      </w:r>
      <w:bookmarkEnd w:id="147"/>
    </w:p>
    <w:p w14:paraId="0E573FE6" w14:textId="77B185C8" w:rsidR="00D0162B" w:rsidRPr="001B6E37" w:rsidRDefault="00D0162B" w:rsidP="00D0162B">
      <w:pPr>
        <w:pStyle w:val="AppendixHeading2"/>
        <w:rPr>
          <w:rFonts w:ascii="Georgia" w:hAnsi="Georgia"/>
        </w:rPr>
      </w:pPr>
      <w:bookmarkStart w:id="149" w:name="_Toc60086306"/>
      <w:r w:rsidRPr="001B6E37">
        <w:rPr>
          <w:rFonts w:ascii="Georgia" w:hAnsi="Georgia"/>
        </w:rPr>
        <w:t>Background</w:t>
      </w:r>
      <w:bookmarkEnd w:id="149"/>
      <w:r w:rsidRPr="001B6E37">
        <w:rPr>
          <w:rFonts w:ascii="Georgia" w:hAnsi="Georgia"/>
        </w:rPr>
        <w:t xml:space="preserve"> </w:t>
      </w:r>
    </w:p>
    <w:p w14:paraId="61F0F965" w14:textId="77777777" w:rsidR="00D0162B" w:rsidRPr="00E44B0D" w:rsidRDefault="00D0162B" w:rsidP="00D0162B">
      <w:pPr>
        <w:pStyle w:val="ListParagraph"/>
        <w:keepNext/>
        <w:keepLines/>
        <w:numPr>
          <w:ilvl w:val="0"/>
          <w:numId w:val="1"/>
        </w:numPr>
        <w:spacing w:after="200" w:line="276" w:lineRule="auto"/>
        <w:contextualSpacing w:val="0"/>
        <w:rPr>
          <w:rFonts w:ascii="Georgia" w:hAnsi="Georgia"/>
          <w:b/>
          <w:i/>
          <w:vanish/>
          <w:color w:val="335B74" w:themeColor="text2"/>
          <w:sz w:val="32"/>
          <w:szCs w:val="32"/>
        </w:rPr>
      </w:pPr>
    </w:p>
    <w:p w14:paraId="3EBDAA13" w14:textId="76E0886F" w:rsidR="00E44B0D" w:rsidRPr="00E44B0D" w:rsidRDefault="00E44B0D" w:rsidP="00E44B0D">
      <w:pPr>
        <w:rPr>
          <w:rFonts w:ascii="Georgia" w:hAnsi="Georgia" w:cs="Arial"/>
          <w:color w:val="000000"/>
          <w:sz w:val="22"/>
        </w:rPr>
      </w:pPr>
      <w:r w:rsidRPr="00E44B0D">
        <w:rPr>
          <w:rFonts w:ascii="Georgia" w:hAnsi="Georgia" w:cs="Arial"/>
          <w:color w:val="000000"/>
          <w:sz w:val="22"/>
        </w:rPr>
        <w:t xml:space="preserve">The Housing &amp; Urban Development Department (H&amp;UDD), Government of Odisha has ambitious plans to scale up e-governance across 113 Urban Local Bodies (ULBs) in the State of Odisha. It aims to enhance the citizen experience of public services by providing integrated, end-to-end services using a comprehensive State-wide Service Delivery Infrastructure. Online Building Permission System (OBPS) is one of the focus areas for the </w:t>
      </w:r>
      <w:r w:rsidR="0000015F" w:rsidRPr="00E44B0D">
        <w:rPr>
          <w:rFonts w:ascii="Georgia" w:hAnsi="Georgia" w:cs="Arial"/>
          <w:color w:val="000000"/>
          <w:sz w:val="22"/>
        </w:rPr>
        <w:t>H&amp;UDD</w:t>
      </w:r>
      <w:r w:rsidR="0000015F" w:rsidRPr="00E44B0D" w:rsidDel="0000015F">
        <w:rPr>
          <w:rFonts w:ascii="Georgia" w:hAnsi="Georgia" w:cs="Arial"/>
          <w:color w:val="000000"/>
          <w:sz w:val="22"/>
        </w:rPr>
        <w:t xml:space="preserve"> </w:t>
      </w:r>
      <w:r w:rsidRPr="00E44B0D">
        <w:rPr>
          <w:rFonts w:ascii="Georgia" w:hAnsi="Georgia" w:cs="Arial"/>
          <w:color w:val="000000"/>
          <w:sz w:val="22"/>
        </w:rPr>
        <w:t>to help all stakeholders and citizen get building plan approvals through end to end automation of the processes involved.</w:t>
      </w:r>
    </w:p>
    <w:p w14:paraId="0D326A1B" w14:textId="6C9B3AAF" w:rsidR="00E44B0D" w:rsidRPr="00E44B0D" w:rsidRDefault="00E44B0D" w:rsidP="00E44B0D">
      <w:pPr>
        <w:rPr>
          <w:rFonts w:ascii="Georgia" w:hAnsi="Georgia" w:cs="Arial"/>
          <w:color w:val="000000"/>
          <w:sz w:val="22"/>
        </w:rPr>
      </w:pPr>
      <w:r w:rsidRPr="00E44B0D">
        <w:rPr>
          <w:rFonts w:ascii="Georgia" w:hAnsi="Georgia" w:cs="Arial"/>
          <w:color w:val="000000"/>
          <w:sz w:val="22"/>
        </w:rPr>
        <w:t>Online Building Permission System (OBPS) envisages complete automation of all processes related to building approval at Odisha. The building approval process involves private architects submitting building plans as per the approved byelaws of the state of Odisha. The building plan submission follows series of departmental approvals and N</w:t>
      </w:r>
      <w:r w:rsidR="0000015F">
        <w:rPr>
          <w:rFonts w:ascii="Georgia" w:hAnsi="Georgia" w:cs="Arial"/>
          <w:color w:val="000000"/>
          <w:sz w:val="22"/>
        </w:rPr>
        <w:t>O</w:t>
      </w:r>
      <w:r w:rsidRPr="00E44B0D">
        <w:rPr>
          <w:rFonts w:ascii="Georgia" w:hAnsi="Georgia" w:cs="Arial"/>
          <w:color w:val="000000"/>
          <w:sz w:val="22"/>
        </w:rPr>
        <w:t xml:space="preserve">Cs from pre-defined departments in line with the byelaws of Odisha. All the processes and steps including calculation of fee, payment of fee, receipt of approval for the permission and certificates </w:t>
      </w:r>
      <w:proofErr w:type="spellStart"/>
      <w:r w:rsidRPr="00E44B0D">
        <w:rPr>
          <w:rFonts w:ascii="Georgia" w:hAnsi="Georgia" w:cs="Arial"/>
          <w:color w:val="000000"/>
          <w:sz w:val="22"/>
        </w:rPr>
        <w:t>etc</w:t>
      </w:r>
      <w:proofErr w:type="spellEnd"/>
      <w:r w:rsidRPr="00E44B0D">
        <w:rPr>
          <w:rFonts w:ascii="Georgia" w:hAnsi="Georgia" w:cs="Arial"/>
          <w:color w:val="000000"/>
          <w:sz w:val="22"/>
        </w:rPr>
        <w:t xml:space="preserve"> would be delivered online through an integrated one stop solution. Citizen would not be required to visit any of the external departments such as AAI, NMA, Fire </w:t>
      </w:r>
      <w:proofErr w:type="spellStart"/>
      <w:r w:rsidRPr="00E44B0D">
        <w:rPr>
          <w:rFonts w:ascii="Georgia" w:hAnsi="Georgia" w:cs="Arial"/>
          <w:color w:val="000000"/>
          <w:sz w:val="22"/>
        </w:rPr>
        <w:t>etc</w:t>
      </w:r>
      <w:proofErr w:type="spellEnd"/>
      <w:r w:rsidRPr="00E44B0D">
        <w:rPr>
          <w:rFonts w:ascii="Georgia" w:hAnsi="Georgia" w:cs="Arial"/>
          <w:color w:val="000000"/>
          <w:sz w:val="22"/>
        </w:rPr>
        <w:t xml:space="preserve"> for N</w:t>
      </w:r>
      <w:r w:rsidR="0000015F">
        <w:rPr>
          <w:rFonts w:ascii="Georgia" w:hAnsi="Georgia" w:cs="Arial"/>
          <w:color w:val="000000"/>
          <w:sz w:val="22"/>
        </w:rPr>
        <w:t>O</w:t>
      </w:r>
      <w:r w:rsidRPr="00E44B0D">
        <w:rPr>
          <w:rFonts w:ascii="Georgia" w:hAnsi="Georgia" w:cs="Arial"/>
          <w:color w:val="000000"/>
          <w:sz w:val="22"/>
        </w:rPr>
        <w:t>Cs as the solution has the potential to bring integrated experience.</w:t>
      </w:r>
    </w:p>
    <w:p w14:paraId="06ACEEFC" w14:textId="69D92922" w:rsidR="00CA5902" w:rsidRDefault="00E44B0D" w:rsidP="00E44B0D">
      <w:pPr>
        <w:rPr>
          <w:ins w:id="150" w:author="Geetali Baruah" w:date="2020-12-28T22:14:00Z"/>
          <w:rFonts w:ascii="Georgia" w:hAnsi="Georgia" w:cs="Arial"/>
          <w:color w:val="000000"/>
          <w:sz w:val="22"/>
        </w:rPr>
      </w:pPr>
      <w:r w:rsidRPr="00E44B0D">
        <w:rPr>
          <w:rFonts w:ascii="Georgia" w:hAnsi="Georgia" w:cs="Arial"/>
          <w:color w:val="000000"/>
          <w:sz w:val="22"/>
        </w:rPr>
        <w:t>DIGIT - Online Building Permission System (OBPS) shall enable local government to bring in transparency, accountability and time-bound service for the public. With DIGIT - OBPS, professionals like architects, engineers, supervisors can seek permission for construction of a building for any Urban Local Body / District Town and Country Planning / Centre for Municipal Administration with a speedy, hassle-free and user-friendly procedure, online.</w:t>
      </w:r>
    </w:p>
    <w:p w14:paraId="4B0BE37A" w14:textId="77777777" w:rsidR="00FB4B9F" w:rsidRPr="00E44B0D" w:rsidRDefault="00FB4B9F" w:rsidP="00E44B0D">
      <w:pPr>
        <w:rPr>
          <w:rFonts w:ascii="Georgia" w:hAnsi="Georgia" w:cs="Calibri"/>
          <w:color w:val="335B74" w:themeColor="text2"/>
        </w:rPr>
      </w:pPr>
    </w:p>
    <w:p w14:paraId="5880C5A5" w14:textId="7CAF3BC8" w:rsidR="00D0162B" w:rsidRPr="00E44B0D" w:rsidRDefault="00D0162B" w:rsidP="00D0162B">
      <w:pPr>
        <w:pStyle w:val="AppendixHeading2"/>
        <w:rPr>
          <w:rFonts w:ascii="Georgia" w:hAnsi="Georgia"/>
        </w:rPr>
      </w:pPr>
      <w:bookmarkStart w:id="151" w:name="_Toc60086307"/>
      <w:r w:rsidRPr="00E44B0D">
        <w:rPr>
          <w:rFonts w:ascii="Georgia" w:hAnsi="Georgia"/>
        </w:rPr>
        <w:t>Salient features of OBPS solution Odisha</w:t>
      </w:r>
      <w:bookmarkEnd w:id="151"/>
    </w:p>
    <w:p w14:paraId="7078AFF7" w14:textId="611B525C" w:rsidR="00D0162B" w:rsidRPr="00E44B0D" w:rsidRDefault="00D0162B">
      <w:pPr>
        <w:pStyle w:val="ListParagraph"/>
        <w:numPr>
          <w:ilvl w:val="0"/>
          <w:numId w:val="11"/>
        </w:numPr>
        <w:autoSpaceDE w:val="0"/>
        <w:autoSpaceDN w:val="0"/>
        <w:adjustRightInd w:val="0"/>
        <w:spacing w:after="15" w:line="360" w:lineRule="auto"/>
        <w:rPr>
          <w:rFonts w:ascii="Georgia" w:hAnsi="Georgia" w:cs="Arial"/>
          <w:color w:val="000000"/>
          <w:sz w:val="22"/>
        </w:rPr>
        <w:pPrChange w:id="152" w:author="Geetali Baruah" w:date="2020-12-28T21:36:00Z">
          <w:pPr>
            <w:pStyle w:val="ListParagraph"/>
            <w:numPr>
              <w:numId w:val="11"/>
            </w:numPr>
            <w:autoSpaceDE w:val="0"/>
            <w:autoSpaceDN w:val="0"/>
            <w:adjustRightInd w:val="0"/>
            <w:spacing w:after="15" w:line="240" w:lineRule="auto"/>
            <w:ind w:hanging="360"/>
          </w:pPr>
        </w:pPrChange>
      </w:pPr>
      <w:r w:rsidRPr="00E44B0D">
        <w:rPr>
          <w:rFonts w:ascii="Georgia" w:hAnsi="Georgia" w:cs="Arial"/>
          <w:color w:val="000000"/>
          <w:sz w:val="22"/>
        </w:rPr>
        <w:t xml:space="preserve">Software based verification of building plans and details, for compliance with the various regulations. defined in </w:t>
      </w:r>
      <w:r w:rsidR="00E44B0D">
        <w:rPr>
          <w:rFonts w:ascii="Georgia" w:hAnsi="Georgia" w:cs="Arial"/>
          <w:color w:val="000000"/>
          <w:sz w:val="22"/>
        </w:rPr>
        <w:t>Odisha</w:t>
      </w:r>
      <w:r w:rsidRPr="00E44B0D">
        <w:rPr>
          <w:rFonts w:ascii="Georgia" w:hAnsi="Georgia" w:cs="Arial"/>
          <w:color w:val="000000"/>
          <w:sz w:val="22"/>
        </w:rPr>
        <w:t xml:space="preserve"> bye-laws. </w:t>
      </w:r>
    </w:p>
    <w:p w14:paraId="61037A75" w14:textId="79ECBE01" w:rsidR="00D0162B" w:rsidRPr="00E44B0D" w:rsidRDefault="00D0162B">
      <w:pPr>
        <w:pStyle w:val="ListParagraph"/>
        <w:numPr>
          <w:ilvl w:val="0"/>
          <w:numId w:val="11"/>
        </w:numPr>
        <w:autoSpaceDE w:val="0"/>
        <w:autoSpaceDN w:val="0"/>
        <w:adjustRightInd w:val="0"/>
        <w:spacing w:after="15" w:line="360" w:lineRule="auto"/>
        <w:rPr>
          <w:rFonts w:ascii="Georgia" w:hAnsi="Georgia" w:cs="Arial"/>
          <w:color w:val="000000"/>
          <w:sz w:val="22"/>
        </w:rPr>
        <w:pPrChange w:id="153" w:author="Geetali Baruah" w:date="2020-12-28T21:36:00Z">
          <w:pPr>
            <w:pStyle w:val="ListParagraph"/>
            <w:numPr>
              <w:numId w:val="11"/>
            </w:numPr>
            <w:autoSpaceDE w:val="0"/>
            <w:autoSpaceDN w:val="0"/>
            <w:adjustRightInd w:val="0"/>
            <w:spacing w:after="15" w:line="240" w:lineRule="auto"/>
            <w:ind w:hanging="360"/>
          </w:pPr>
        </w:pPrChange>
      </w:pPr>
      <w:r w:rsidRPr="00E44B0D">
        <w:rPr>
          <w:rFonts w:ascii="Georgia" w:hAnsi="Georgia" w:cs="Arial"/>
          <w:color w:val="000000"/>
          <w:sz w:val="22"/>
        </w:rPr>
        <w:t xml:space="preserve">An overall transformation in the concept of conventional plan scrutiny process. </w:t>
      </w:r>
    </w:p>
    <w:p w14:paraId="5D7DD1B7" w14:textId="243F3042" w:rsidR="00D0162B" w:rsidRPr="00E44B0D" w:rsidRDefault="00D0162B">
      <w:pPr>
        <w:pStyle w:val="ListParagraph"/>
        <w:numPr>
          <w:ilvl w:val="0"/>
          <w:numId w:val="11"/>
        </w:numPr>
        <w:autoSpaceDE w:val="0"/>
        <w:autoSpaceDN w:val="0"/>
        <w:adjustRightInd w:val="0"/>
        <w:spacing w:after="15" w:line="360" w:lineRule="auto"/>
        <w:rPr>
          <w:rFonts w:ascii="Georgia" w:hAnsi="Georgia" w:cs="Arial"/>
          <w:color w:val="000000"/>
          <w:sz w:val="22"/>
        </w:rPr>
        <w:pPrChange w:id="154" w:author="Geetali Baruah" w:date="2020-12-28T21:36:00Z">
          <w:pPr>
            <w:pStyle w:val="ListParagraph"/>
            <w:numPr>
              <w:numId w:val="11"/>
            </w:numPr>
            <w:autoSpaceDE w:val="0"/>
            <w:autoSpaceDN w:val="0"/>
            <w:adjustRightInd w:val="0"/>
            <w:spacing w:after="15" w:line="240" w:lineRule="auto"/>
            <w:ind w:hanging="360"/>
          </w:pPr>
        </w:pPrChange>
      </w:pPr>
      <w:r w:rsidRPr="00E44B0D">
        <w:rPr>
          <w:rFonts w:ascii="Georgia" w:hAnsi="Georgia" w:cs="Arial"/>
          <w:color w:val="000000"/>
          <w:sz w:val="22"/>
        </w:rPr>
        <w:t xml:space="preserve">Minimizes the human interventions in plan scrutiny. </w:t>
      </w:r>
    </w:p>
    <w:p w14:paraId="3EE332F2" w14:textId="3A424DDF" w:rsidR="00D0162B" w:rsidRPr="00E44B0D" w:rsidRDefault="00D0162B">
      <w:pPr>
        <w:pStyle w:val="ListParagraph"/>
        <w:numPr>
          <w:ilvl w:val="0"/>
          <w:numId w:val="11"/>
        </w:numPr>
        <w:autoSpaceDE w:val="0"/>
        <w:autoSpaceDN w:val="0"/>
        <w:adjustRightInd w:val="0"/>
        <w:spacing w:after="15" w:line="360" w:lineRule="auto"/>
        <w:rPr>
          <w:rFonts w:ascii="Georgia" w:hAnsi="Georgia" w:cs="Arial"/>
          <w:color w:val="000000"/>
          <w:sz w:val="22"/>
        </w:rPr>
        <w:pPrChange w:id="155" w:author="Geetali Baruah" w:date="2020-12-28T21:36:00Z">
          <w:pPr>
            <w:pStyle w:val="ListParagraph"/>
            <w:numPr>
              <w:numId w:val="11"/>
            </w:numPr>
            <w:autoSpaceDE w:val="0"/>
            <w:autoSpaceDN w:val="0"/>
            <w:adjustRightInd w:val="0"/>
            <w:spacing w:after="15" w:line="240" w:lineRule="auto"/>
            <w:ind w:hanging="360"/>
          </w:pPr>
        </w:pPrChange>
      </w:pPr>
      <w:r w:rsidRPr="00E44B0D">
        <w:rPr>
          <w:rFonts w:ascii="Georgia" w:hAnsi="Georgia" w:cs="Arial"/>
          <w:color w:val="000000"/>
          <w:sz w:val="22"/>
        </w:rPr>
        <w:t xml:space="preserve">Facilitate online approvals of building permit and Occupancy certificate applications. </w:t>
      </w:r>
    </w:p>
    <w:p w14:paraId="2D26431C" w14:textId="7C800B6D" w:rsidR="00D0162B" w:rsidRPr="00E44B0D" w:rsidRDefault="00D0162B">
      <w:pPr>
        <w:pStyle w:val="ListParagraph"/>
        <w:numPr>
          <w:ilvl w:val="0"/>
          <w:numId w:val="11"/>
        </w:numPr>
        <w:autoSpaceDE w:val="0"/>
        <w:autoSpaceDN w:val="0"/>
        <w:adjustRightInd w:val="0"/>
        <w:spacing w:after="15" w:line="360" w:lineRule="auto"/>
        <w:rPr>
          <w:rFonts w:ascii="Georgia" w:hAnsi="Georgia" w:cs="Arial"/>
          <w:color w:val="000000"/>
          <w:sz w:val="22"/>
        </w:rPr>
        <w:pPrChange w:id="156" w:author="Geetali Baruah" w:date="2020-12-28T21:36:00Z">
          <w:pPr>
            <w:pStyle w:val="ListParagraph"/>
            <w:numPr>
              <w:numId w:val="11"/>
            </w:numPr>
            <w:autoSpaceDE w:val="0"/>
            <w:autoSpaceDN w:val="0"/>
            <w:adjustRightInd w:val="0"/>
            <w:spacing w:after="15" w:line="240" w:lineRule="auto"/>
            <w:ind w:hanging="360"/>
          </w:pPr>
        </w:pPrChange>
      </w:pPr>
      <w:r w:rsidRPr="00E44B0D">
        <w:rPr>
          <w:rFonts w:ascii="Georgia" w:hAnsi="Georgia" w:cs="Arial"/>
          <w:color w:val="000000"/>
          <w:sz w:val="22"/>
        </w:rPr>
        <w:t xml:space="preserve">Improved transparency in the building permit process. </w:t>
      </w:r>
    </w:p>
    <w:p w14:paraId="2FE950CE" w14:textId="4AD7484A" w:rsidR="00D0162B" w:rsidRPr="00E44B0D" w:rsidRDefault="00D0162B">
      <w:pPr>
        <w:pStyle w:val="ListParagraph"/>
        <w:numPr>
          <w:ilvl w:val="0"/>
          <w:numId w:val="11"/>
        </w:numPr>
        <w:autoSpaceDE w:val="0"/>
        <w:autoSpaceDN w:val="0"/>
        <w:adjustRightInd w:val="0"/>
        <w:spacing w:after="15" w:line="360" w:lineRule="auto"/>
        <w:rPr>
          <w:rFonts w:ascii="Georgia" w:hAnsi="Georgia" w:cs="Arial"/>
          <w:color w:val="000000"/>
          <w:sz w:val="22"/>
        </w:rPr>
        <w:pPrChange w:id="157" w:author="Geetali Baruah" w:date="2020-12-28T21:36:00Z">
          <w:pPr>
            <w:pStyle w:val="ListParagraph"/>
            <w:numPr>
              <w:numId w:val="11"/>
            </w:numPr>
            <w:autoSpaceDE w:val="0"/>
            <w:autoSpaceDN w:val="0"/>
            <w:adjustRightInd w:val="0"/>
            <w:spacing w:after="15" w:line="240" w:lineRule="auto"/>
            <w:ind w:hanging="360"/>
          </w:pPr>
        </w:pPrChange>
      </w:pPr>
      <w:r w:rsidRPr="00E44B0D">
        <w:rPr>
          <w:rFonts w:ascii="Georgia" w:hAnsi="Georgia" w:cs="Arial"/>
          <w:color w:val="000000"/>
          <w:sz w:val="22"/>
        </w:rPr>
        <w:t xml:space="preserve">Better precision in interpretations of the various rules. </w:t>
      </w:r>
    </w:p>
    <w:p w14:paraId="24CDBB31" w14:textId="6B56E6A1" w:rsidR="00D0162B" w:rsidRPr="00E44B0D" w:rsidRDefault="00D0162B">
      <w:pPr>
        <w:pStyle w:val="ListParagraph"/>
        <w:numPr>
          <w:ilvl w:val="0"/>
          <w:numId w:val="11"/>
        </w:numPr>
        <w:autoSpaceDE w:val="0"/>
        <w:autoSpaceDN w:val="0"/>
        <w:adjustRightInd w:val="0"/>
        <w:spacing w:after="15" w:line="360" w:lineRule="auto"/>
        <w:rPr>
          <w:rFonts w:ascii="Georgia" w:hAnsi="Georgia" w:cs="Arial"/>
          <w:color w:val="000000"/>
          <w:sz w:val="22"/>
        </w:rPr>
        <w:pPrChange w:id="158" w:author="Geetali Baruah" w:date="2020-12-28T21:36:00Z">
          <w:pPr>
            <w:pStyle w:val="ListParagraph"/>
            <w:numPr>
              <w:numId w:val="11"/>
            </w:numPr>
            <w:autoSpaceDE w:val="0"/>
            <w:autoSpaceDN w:val="0"/>
            <w:adjustRightInd w:val="0"/>
            <w:spacing w:after="15" w:line="240" w:lineRule="auto"/>
            <w:ind w:hanging="360"/>
          </w:pPr>
        </w:pPrChange>
      </w:pPr>
      <w:r w:rsidRPr="00E44B0D">
        <w:rPr>
          <w:rFonts w:ascii="Georgia" w:hAnsi="Georgia" w:cs="Arial"/>
          <w:color w:val="000000"/>
          <w:sz w:val="22"/>
        </w:rPr>
        <w:t xml:space="preserve">Facility for checking conformity with the rules of the plans and details prior to official submission. </w:t>
      </w:r>
    </w:p>
    <w:p w14:paraId="0392FDCD" w14:textId="7E452954" w:rsidR="00D0162B" w:rsidRPr="00E44B0D" w:rsidRDefault="00D0162B">
      <w:pPr>
        <w:pStyle w:val="ListParagraph"/>
        <w:numPr>
          <w:ilvl w:val="0"/>
          <w:numId w:val="11"/>
        </w:numPr>
        <w:autoSpaceDE w:val="0"/>
        <w:autoSpaceDN w:val="0"/>
        <w:adjustRightInd w:val="0"/>
        <w:spacing w:after="0" w:line="360" w:lineRule="auto"/>
        <w:rPr>
          <w:rFonts w:ascii="Georgia" w:hAnsi="Georgia" w:cs="Arial"/>
          <w:color w:val="000000"/>
          <w:sz w:val="22"/>
        </w:rPr>
        <w:pPrChange w:id="159" w:author="Geetali Baruah" w:date="2020-12-28T21:36:00Z">
          <w:pPr>
            <w:pStyle w:val="ListParagraph"/>
            <w:numPr>
              <w:numId w:val="11"/>
            </w:numPr>
            <w:autoSpaceDE w:val="0"/>
            <w:autoSpaceDN w:val="0"/>
            <w:adjustRightInd w:val="0"/>
            <w:spacing w:after="0" w:line="240" w:lineRule="auto"/>
            <w:ind w:hanging="360"/>
          </w:pPr>
        </w:pPrChange>
      </w:pPr>
      <w:r w:rsidRPr="00E44B0D">
        <w:rPr>
          <w:rFonts w:ascii="Georgia" w:hAnsi="Georgia" w:cs="Arial"/>
          <w:color w:val="000000"/>
          <w:sz w:val="22"/>
        </w:rPr>
        <w:t xml:space="preserve">Only the rule complied plans and details can be officially submitted for permit application. </w:t>
      </w:r>
    </w:p>
    <w:p w14:paraId="78069684" w14:textId="3358F4BE" w:rsidR="00D0162B" w:rsidRPr="00456E93" w:rsidRDefault="00D0162B" w:rsidP="000C4EA6">
      <w:pPr>
        <w:rPr>
          <w:rFonts w:ascii="Georgia" w:hAnsi="Georgia" w:cs="Calibri"/>
          <w:color w:val="335B74" w:themeColor="text2"/>
        </w:rPr>
        <w:sectPr w:rsidR="00D0162B" w:rsidRPr="00456E93" w:rsidSect="00AF238F">
          <w:headerReference w:type="even" r:id="rId10"/>
          <w:headerReference w:type="default" r:id="rId11"/>
          <w:footerReference w:type="even" r:id="rId12"/>
          <w:footerReference w:type="default" r:id="rId13"/>
          <w:headerReference w:type="first" r:id="rId14"/>
          <w:footerReference w:type="first" r:id="rId15"/>
          <w:pgSz w:w="11907" w:h="16840" w:code="9"/>
          <w:pgMar w:top="1296" w:right="720" w:bottom="720" w:left="1008" w:header="562" w:footer="562" w:gutter="230"/>
          <w:cols w:space="720"/>
          <w:docGrid w:linePitch="360"/>
        </w:sectPr>
      </w:pPr>
    </w:p>
    <w:p w14:paraId="370CB19C" w14:textId="5ACDE68B" w:rsidR="006B7CAF" w:rsidRPr="00E201F9" w:rsidRDefault="00D0162B">
      <w:pPr>
        <w:pStyle w:val="Heading1"/>
        <w:spacing w:before="240"/>
        <w:ind w:left="360"/>
        <w:rPr>
          <w:rPrChange w:id="168" w:author="Geetali Baruah" w:date="2020-12-28T21:34:00Z">
            <w:rPr>
              <w:rFonts w:ascii="Georgia" w:hAnsi="Georgia" w:cs="Calibri"/>
              <w:color w:val="27CED7" w:themeColor="accent3"/>
              <w:szCs w:val="20"/>
            </w:rPr>
          </w:rPrChange>
        </w:rPr>
        <w:pPrChange w:id="169" w:author="Geetali Baruah" w:date="2020-12-28T22:05:00Z">
          <w:pPr>
            <w:pStyle w:val="Heading1"/>
            <w:spacing w:before="240" w:after="240"/>
          </w:pPr>
        </w:pPrChange>
      </w:pPr>
      <w:bookmarkStart w:id="170" w:name="_Toc60086308"/>
      <w:r w:rsidRPr="00E201F9">
        <w:rPr>
          <w:rPrChange w:id="171" w:author="Geetali Baruah" w:date="2020-12-28T21:34:00Z">
            <w:rPr>
              <w:rFonts w:ascii="Georgia" w:hAnsi="Georgia" w:cs="Calibri"/>
              <w:color w:val="27CED7" w:themeColor="accent3"/>
              <w:szCs w:val="20"/>
            </w:rPr>
          </w:rPrChange>
        </w:rPr>
        <w:lastRenderedPageBreak/>
        <w:t>Guidelines for preparation of drawings</w:t>
      </w:r>
      <w:bookmarkEnd w:id="170"/>
    </w:p>
    <w:p w14:paraId="09F370B4" w14:textId="0B354633" w:rsidR="00D0162B" w:rsidRPr="001B6E37" w:rsidRDefault="00D0162B" w:rsidP="008E1D19">
      <w:pPr>
        <w:pStyle w:val="Heading2"/>
      </w:pPr>
      <w:bookmarkStart w:id="172" w:name="_Toc60086309"/>
      <w:r w:rsidRPr="001B6E37">
        <w:t>General guidelines</w:t>
      </w:r>
      <w:bookmarkEnd w:id="1"/>
      <w:bookmarkEnd w:id="172"/>
    </w:p>
    <w:p w14:paraId="5B376E66" w14:textId="23457FC0" w:rsidR="00D0162B" w:rsidRPr="00A752EE" w:rsidRDefault="00D0162B">
      <w:pPr>
        <w:pStyle w:val="ListParagraph"/>
        <w:numPr>
          <w:ilvl w:val="0"/>
          <w:numId w:val="12"/>
        </w:numPr>
        <w:autoSpaceDE w:val="0"/>
        <w:autoSpaceDN w:val="0"/>
        <w:adjustRightInd w:val="0"/>
        <w:spacing w:after="31" w:line="276" w:lineRule="auto"/>
        <w:rPr>
          <w:rFonts w:ascii="Arial" w:hAnsi="Arial" w:cs="Arial"/>
          <w:color w:val="000000"/>
          <w:sz w:val="22"/>
        </w:rPr>
        <w:pPrChange w:id="173" w:author="Geetali Baruah" w:date="2020-12-28T21:36:00Z">
          <w:pPr>
            <w:pStyle w:val="ListParagraph"/>
            <w:numPr>
              <w:numId w:val="12"/>
            </w:numPr>
            <w:autoSpaceDE w:val="0"/>
            <w:autoSpaceDN w:val="0"/>
            <w:adjustRightInd w:val="0"/>
            <w:spacing w:after="31" w:line="240" w:lineRule="auto"/>
            <w:ind w:hanging="360"/>
          </w:pPr>
        </w:pPrChange>
      </w:pPr>
      <w:r w:rsidRPr="00A752EE">
        <w:rPr>
          <w:rFonts w:ascii="Arial" w:hAnsi="Arial" w:cs="Arial"/>
          <w:color w:val="000000"/>
          <w:sz w:val="22"/>
        </w:rPr>
        <w:t xml:space="preserve">All drawings shall be drawn in 1:1 scale, in </w:t>
      </w:r>
      <w:r w:rsidR="00A752EE" w:rsidRPr="00A752EE">
        <w:rPr>
          <w:rFonts w:ascii="Arial" w:hAnsi="Arial" w:cs="Arial"/>
          <w:color w:val="000000"/>
          <w:sz w:val="22"/>
        </w:rPr>
        <w:t>meter</w:t>
      </w:r>
      <w:r w:rsidRPr="00A752EE">
        <w:rPr>
          <w:rFonts w:ascii="Arial" w:hAnsi="Arial" w:cs="Arial"/>
          <w:color w:val="000000"/>
          <w:sz w:val="22"/>
        </w:rPr>
        <w:t xml:space="preserve">, in model space. </w:t>
      </w:r>
    </w:p>
    <w:p w14:paraId="7893240E" w14:textId="2AC3013C" w:rsidR="00D0162B" w:rsidRPr="00D0162B" w:rsidRDefault="00D0162B">
      <w:pPr>
        <w:pStyle w:val="ListParagraph"/>
        <w:numPr>
          <w:ilvl w:val="0"/>
          <w:numId w:val="12"/>
        </w:numPr>
        <w:autoSpaceDE w:val="0"/>
        <w:autoSpaceDN w:val="0"/>
        <w:adjustRightInd w:val="0"/>
        <w:spacing w:after="31" w:line="276" w:lineRule="auto"/>
        <w:rPr>
          <w:rFonts w:ascii="Calibri" w:hAnsi="Calibri" w:cs="Calibri"/>
          <w:color w:val="000000"/>
          <w:sz w:val="22"/>
        </w:rPr>
        <w:pPrChange w:id="174" w:author="Geetali Baruah" w:date="2020-12-28T21:36:00Z">
          <w:pPr>
            <w:pStyle w:val="ListParagraph"/>
            <w:numPr>
              <w:numId w:val="12"/>
            </w:numPr>
            <w:autoSpaceDE w:val="0"/>
            <w:autoSpaceDN w:val="0"/>
            <w:adjustRightInd w:val="0"/>
            <w:spacing w:after="31" w:line="240" w:lineRule="auto"/>
            <w:ind w:hanging="360"/>
          </w:pPr>
        </w:pPrChange>
      </w:pPr>
      <w:r w:rsidRPr="00D0162B">
        <w:rPr>
          <w:rFonts w:ascii="Arial" w:hAnsi="Arial" w:cs="Arial"/>
          <w:color w:val="000000"/>
          <w:sz w:val="22"/>
        </w:rPr>
        <w:t xml:space="preserve">All required details as per this guideline shall be submitted in a single drawing, drawn in model space. </w:t>
      </w:r>
    </w:p>
    <w:p w14:paraId="48AC2E28" w14:textId="372DC8B8" w:rsidR="00D0162B" w:rsidRPr="00D0162B" w:rsidRDefault="00D0162B">
      <w:pPr>
        <w:pStyle w:val="ListParagraph"/>
        <w:numPr>
          <w:ilvl w:val="0"/>
          <w:numId w:val="12"/>
        </w:numPr>
        <w:autoSpaceDE w:val="0"/>
        <w:autoSpaceDN w:val="0"/>
        <w:adjustRightInd w:val="0"/>
        <w:spacing w:after="31" w:line="276" w:lineRule="auto"/>
        <w:rPr>
          <w:rFonts w:ascii="Calibri" w:hAnsi="Calibri" w:cs="Calibri"/>
          <w:color w:val="000000"/>
          <w:sz w:val="22"/>
        </w:rPr>
        <w:pPrChange w:id="175" w:author="Geetali Baruah" w:date="2020-12-28T21:36:00Z">
          <w:pPr>
            <w:pStyle w:val="ListParagraph"/>
            <w:numPr>
              <w:numId w:val="12"/>
            </w:numPr>
            <w:autoSpaceDE w:val="0"/>
            <w:autoSpaceDN w:val="0"/>
            <w:adjustRightInd w:val="0"/>
            <w:spacing w:after="31" w:line="240" w:lineRule="auto"/>
            <w:ind w:hanging="360"/>
          </w:pPr>
        </w:pPrChange>
      </w:pPr>
      <w:r w:rsidRPr="00D0162B">
        <w:rPr>
          <w:rFonts w:ascii="Arial" w:hAnsi="Arial" w:cs="Arial"/>
          <w:color w:val="000000"/>
          <w:sz w:val="22"/>
        </w:rPr>
        <w:t>The drawing shall be saved in .</w:t>
      </w:r>
      <w:proofErr w:type="spellStart"/>
      <w:r w:rsidRPr="00D0162B">
        <w:rPr>
          <w:rFonts w:ascii="Arial" w:hAnsi="Arial" w:cs="Arial"/>
          <w:color w:val="000000"/>
          <w:sz w:val="22"/>
        </w:rPr>
        <w:t>dxf</w:t>
      </w:r>
      <w:proofErr w:type="spellEnd"/>
      <w:r w:rsidRPr="00D0162B">
        <w:rPr>
          <w:rFonts w:ascii="Arial" w:hAnsi="Arial" w:cs="Arial"/>
          <w:color w:val="000000"/>
          <w:sz w:val="22"/>
        </w:rPr>
        <w:t xml:space="preserve"> format and to be uploaded for the rule validation. </w:t>
      </w:r>
    </w:p>
    <w:p w14:paraId="10738887" w14:textId="4ED781FF" w:rsidR="00D0162B" w:rsidRPr="00D0162B" w:rsidRDefault="00D0162B">
      <w:pPr>
        <w:pStyle w:val="ListParagraph"/>
        <w:numPr>
          <w:ilvl w:val="0"/>
          <w:numId w:val="12"/>
        </w:numPr>
        <w:autoSpaceDE w:val="0"/>
        <w:autoSpaceDN w:val="0"/>
        <w:adjustRightInd w:val="0"/>
        <w:spacing w:after="31" w:line="276" w:lineRule="auto"/>
        <w:rPr>
          <w:rFonts w:ascii="Calibri" w:hAnsi="Calibri" w:cs="Calibri"/>
          <w:color w:val="000000"/>
          <w:sz w:val="22"/>
        </w:rPr>
        <w:pPrChange w:id="176" w:author="Geetali Baruah" w:date="2020-12-28T21:36:00Z">
          <w:pPr>
            <w:pStyle w:val="ListParagraph"/>
            <w:numPr>
              <w:numId w:val="12"/>
            </w:numPr>
            <w:autoSpaceDE w:val="0"/>
            <w:autoSpaceDN w:val="0"/>
            <w:adjustRightInd w:val="0"/>
            <w:spacing w:after="31" w:line="240" w:lineRule="auto"/>
            <w:ind w:hanging="360"/>
          </w:pPr>
        </w:pPrChange>
      </w:pPr>
      <w:r w:rsidRPr="00D0162B">
        <w:rPr>
          <w:rFonts w:ascii="Arial" w:hAnsi="Arial" w:cs="Arial"/>
          <w:color w:val="000000"/>
          <w:sz w:val="22"/>
        </w:rPr>
        <w:t>Detailed drawings (Floor plan, elevations, sections, site plan etc.) incorporating all specifics as per guidelines mentioned on Bye-laws and documents listed in the OBPS portal, set to scale and paper size specified in the guidelines in pdf format. These pdf files are to be separately uploaded after .</w:t>
      </w:r>
      <w:proofErr w:type="spellStart"/>
      <w:r w:rsidRPr="00D0162B">
        <w:rPr>
          <w:rFonts w:ascii="Arial" w:hAnsi="Arial" w:cs="Arial"/>
          <w:color w:val="000000"/>
          <w:sz w:val="22"/>
        </w:rPr>
        <w:t>dxf</w:t>
      </w:r>
      <w:proofErr w:type="spellEnd"/>
      <w:r w:rsidRPr="00D0162B">
        <w:rPr>
          <w:rFonts w:ascii="Arial" w:hAnsi="Arial" w:cs="Arial"/>
          <w:color w:val="000000"/>
          <w:sz w:val="22"/>
        </w:rPr>
        <w:t xml:space="preserve"> file scrutiny. </w:t>
      </w:r>
    </w:p>
    <w:p w14:paraId="0B1834FF" w14:textId="7EE409C8" w:rsidR="00D0162B" w:rsidRPr="00D0162B" w:rsidRDefault="00D0162B">
      <w:pPr>
        <w:pStyle w:val="ListParagraph"/>
        <w:numPr>
          <w:ilvl w:val="0"/>
          <w:numId w:val="12"/>
        </w:numPr>
        <w:autoSpaceDE w:val="0"/>
        <w:autoSpaceDN w:val="0"/>
        <w:adjustRightInd w:val="0"/>
        <w:spacing w:after="31" w:line="276" w:lineRule="auto"/>
        <w:rPr>
          <w:rFonts w:ascii="Calibri" w:hAnsi="Calibri" w:cs="Calibri"/>
          <w:color w:val="000000"/>
          <w:sz w:val="22"/>
        </w:rPr>
        <w:pPrChange w:id="177" w:author="Geetali Baruah" w:date="2020-12-28T21:36:00Z">
          <w:pPr>
            <w:pStyle w:val="ListParagraph"/>
            <w:numPr>
              <w:numId w:val="12"/>
            </w:numPr>
            <w:autoSpaceDE w:val="0"/>
            <w:autoSpaceDN w:val="0"/>
            <w:adjustRightInd w:val="0"/>
            <w:spacing w:after="31" w:line="240" w:lineRule="auto"/>
            <w:ind w:hanging="360"/>
          </w:pPr>
        </w:pPrChange>
      </w:pPr>
      <w:r w:rsidRPr="00D0162B">
        <w:rPr>
          <w:rFonts w:ascii="Arial" w:hAnsi="Arial" w:cs="Arial"/>
          <w:color w:val="000000"/>
          <w:sz w:val="22"/>
        </w:rPr>
        <w:t xml:space="preserve">The drawings shall be prepared by matching the various entries in the drawings with the properties of layers of the supplied layer matrix. </w:t>
      </w:r>
    </w:p>
    <w:p w14:paraId="3AB5CBA4" w14:textId="0D5B31E5" w:rsidR="00D0162B" w:rsidRPr="00D0162B" w:rsidRDefault="00D0162B">
      <w:pPr>
        <w:pStyle w:val="ListParagraph"/>
        <w:numPr>
          <w:ilvl w:val="0"/>
          <w:numId w:val="12"/>
        </w:numPr>
        <w:autoSpaceDE w:val="0"/>
        <w:autoSpaceDN w:val="0"/>
        <w:adjustRightInd w:val="0"/>
        <w:spacing w:after="31" w:line="276" w:lineRule="auto"/>
        <w:rPr>
          <w:rFonts w:ascii="Calibri" w:hAnsi="Calibri" w:cs="Calibri"/>
          <w:color w:val="000000"/>
          <w:sz w:val="22"/>
        </w:rPr>
        <w:pPrChange w:id="178" w:author="Geetali Baruah" w:date="2020-12-28T21:36:00Z">
          <w:pPr>
            <w:pStyle w:val="ListParagraph"/>
            <w:numPr>
              <w:numId w:val="12"/>
            </w:numPr>
            <w:autoSpaceDE w:val="0"/>
            <w:autoSpaceDN w:val="0"/>
            <w:adjustRightInd w:val="0"/>
            <w:spacing w:after="31" w:line="240" w:lineRule="auto"/>
            <w:ind w:hanging="360"/>
          </w:pPr>
        </w:pPrChange>
      </w:pPr>
      <w:r w:rsidRPr="00D0162B">
        <w:rPr>
          <w:rFonts w:ascii="Arial" w:hAnsi="Arial" w:cs="Arial"/>
          <w:color w:val="000000"/>
          <w:sz w:val="22"/>
        </w:rPr>
        <w:t>The layer template file, which can be downloaded along with these guidelines, contains all the layers which are used by the system and can be made use while creating .</w:t>
      </w:r>
      <w:proofErr w:type="spellStart"/>
      <w:r w:rsidRPr="00D0162B">
        <w:rPr>
          <w:rFonts w:ascii="Arial" w:hAnsi="Arial" w:cs="Arial"/>
          <w:color w:val="000000"/>
          <w:sz w:val="22"/>
        </w:rPr>
        <w:t>dxf</w:t>
      </w:r>
      <w:proofErr w:type="spellEnd"/>
      <w:r w:rsidRPr="00D0162B">
        <w:rPr>
          <w:rFonts w:ascii="Arial" w:hAnsi="Arial" w:cs="Arial"/>
          <w:color w:val="000000"/>
          <w:sz w:val="22"/>
        </w:rPr>
        <w:t xml:space="preserve">. drawings required for rule validation. </w:t>
      </w:r>
    </w:p>
    <w:p w14:paraId="6B522479" w14:textId="579E9C01" w:rsidR="00D0162B" w:rsidRPr="00D0162B" w:rsidRDefault="00D0162B">
      <w:pPr>
        <w:pStyle w:val="ListParagraph"/>
        <w:numPr>
          <w:ilvl w:val="0"/>
          <w:numId w:val="12"/>
        </w:numPr>
        <w:autoSpaceDE w:val="0"/>
        <w:autoSpaceDN w:val="0"/>
        <w:adjustRightInd w:val="0"/>
        <w:spacing w:after="31" w:line="276" w:lineRule="auto"/>
        <w:rPr>
          <w:rFonts w:ascii="Calibri" w:hAnsi="Calibri" w:cs="Calibri"/>
          <w:color w:val="000000"/>
          <w:sz w:val="22"/>
        </w:rPr>
        <w:pPrChange w:id="179" w:author="Geetali Baruah" w:date="2020-12-28T21:36:00Z">
          <w:pPr>
            <w:pStyle w:val="ListParagraph"/>
            <w:numPr>
              <w:numId w:val="12"/>
            </w:numPr>
            <w:autoSpaceDE w:val="0"/>
            <w:autoSpaceDN w:val="0"/>
            <w:adjustRightInd w:val="0"/>
            <w:spacing w:after="31" w:line="240" w:lineRule="auto"/>
            <w:ind w:hanging="360"/>
          </w:pPr>
        </w:pPrChange>
      </w:pPr>
      <w:r w:rsidRPr="00D0162B">
        <w:rPr>
          <w:rFonts w:ascii="Arial" w:hAnsi="Arial" w:cs="Arial"/>
          <w:color w:val="000000"/>
          <w:sz w:val="22"/>
        </w:rPr>
        <w:t xml:space="preserve">Wherever details are to be furnished as dimensions, these are to be incorporated using dimension tools, and shall not be exploded/edited. </w:t>
      </w:r>
    </w:p>
    <w:p w14:paraId="494E2440" w14:textId="260C125B" w:rsidR="00D0162B" w:rsidRPr="00D0162B" w:rsidRDefault="00D0162B">
      <w:pPr>
        <w:pStyle w:val="ListParagraph"/>
        <w:numPr>
          <w:ilvl w:val="0"/>
          <w:numId w:val="12"/>
        </w:numPr>
        <w:autoSpaceDE w:val="0"/>
        <w:autoSpaceDN w:val="0"/>
        <w:adjustRightInd w:val="0"/>
        <w:spacing w:after="31" w:line="276" w:lineRule="auto"/>
        <w:rPr>
          <w:rFonts w:ascii="Calibri" w:hAnsi="Calibri" w:cs="Calibri"/>
          <w:color w:val="000000"/>
          <w:sz w:val="22"/>
        </w:rPr>
        <w:pPrChange w:id="180" w:author="Geetali Baruah" w:date="2020-12-28T21:36:00Z">
          <w:pPr>
            <w:pStyle w:val="ListParagraph"/>
            <w:numPr>
              <w:numId w:val="12"/>
            </w:numPr>
            <w:autoSpaceDE w:val="0"/>
            <w:autoSpaceDN w:val="0"/>
            <w:adjustRightInd w:val="0"/>
            <w:spacing w:after="31" w:line="240" w:lineRule="auto"/>
            <w:ind w:hanging="360"/>
          </w:pPr>
        </w:pPrChange>
      </w:pPr>
      <w:r w:rsidRPr="00D0162B">
        <w:rPr>
          <w:rFonts w:ascii="Arial" w:hAnsi="Arial" w:cs="Arial"/>
          <w:color w:val="000000"/>
          <w:sz w:val="22"/>
        </w:rPr>
        <w:t xml:space="preserve">Wherever one or more polygons/ dimensions/ lines/ depicting different parameters are required to overlap, it shall be ensured that, no gaps/ spaces are left in between. </w:t>
      </w:r>
    </w:p>
    <w:p w14:paraId="55D19379" w14:textId="18090218" w:rsidR="00D0162B" w:rsidRPr="00D0162B" w:rsidRDefault="00D0162B">
      <w:pPr>
        <w:pStyle w:val="ListParagraph"/>
        <w:numPr>
          <w:ilvl w:val="0"/>
          <w:numId w:val="12"/>
        </w:numPr>
        <w:autoSpaceDE w:val="0"/>
        <w:autoSpaceDN w:val="0"/>
        <w:adjustRightInd w:val="0"/>
        <w:spacing w:after="31" w:line="276" w:lineRule="auto"/>
        <w:rPr>
          <w:rFonts w:ascii="Calibri" w:hAnsi="Calibri" w:cs="Calibri"/>
          <w:color w:val="000000"/>
          <w:sz w:val="22"/>
        </w:rPr>
        <w:pPrChange w:id="181" w:author="Geetali Baruah" w:date="2020-12-28T21:36:00Z">
          <w:pPr>
            <w:pStyle w:val="ListParagraph"/>
            <w:numPr>
              <w:numId w:val="12"/>
            </w:numPr>
            <w:autoSpaceDE w:val="0"/>
            <w:autoSpaceDN w:val="0"/>
            <w:adjustRightInd w:val="0"/>
            <w:spacing w:after="31" w:line="240" w:lineRule="auto"/>
            <w:ind w:hanging="360"/>
          </w:pPr>
        </w:pPrChange>
      </w:pPr>
      <w:r w:rsidRPr="00D0162B">
        <w:rPr>
          <w:rFonts w:ascii="Arial" w:hAnsi="Arial" w:cs="Arial"/>
          <w:color w:val="000000"/>
          <w:sz w:val="22"/>
        </w:rPr>
        <w:t xml:space="preserve">The use of layers/ Texts/ </w:t>
      </w:r>
      <w:proofErr w:type="spellStart"/>
      <w:r w:rsidRPr="00D0162B">
        <w:rPr>
          <w:rFonts w:ascii="Arial" w:hAnsi="Arial" w:cs="Arial"/>
          <w:color w:val="000000"/>
          <w:sz w:val="22"/>
        </w:rPr>
        <w:t>colour</w:t>
      </w:r>
      <w:proofErr w:type="spellEnd"/>
      <w:r w:rsidRPr="00D0162B">
        <w:rPr>
          <w:rFonts w:ascii="Arial" w:hAnsi="Arial" w:cs="Arial"/>
          <w:color w:val="000000"/>
          <w:sz w:val="22"/>
        </w:rPr>
        <w:t xml:space="preserve"> conventions specified by these guidelines to designate a parameter shall be restricted to that entity only and shall not be used elsewhere in the drawing. </w:t>
      </w:r>
    </w:p>
    <w:p w14:paraId="64137C32" w14:textId="5EE5BD0F" w:rsidR="00D0162B" w:rsidRPr="00D0162B" w:rsidRDefault="00D0162B">
      <w:pPr>
        <w:pStyle w:val="ListParagraph"/>
        <w:numPr>
          <w:ilvl w:val="0"/>
          <w:numId w:val="12"/>
        </w:numPr>
        <w:autoSpaceDE w:val="0"/>
        <w:autoSpaceDN w:val="0"/>
        <w:adjustRightInd w:val="0"/>
        <w:spacing w:after="0" w:line="276" w:lineRule="auto"/>
        <w:rPr>
          <w:rFonts w:ascii="Calibri" w:hAnsi="Calibri" w:cs="Calibri"/>
          <w:color w:val="000000"/>
          <w:sz w:val="22"/>
        </w:rPr>
        <w:pPrChange w:id="182" w:author="Geetali Baruah" w:date="2020-12-28T21:36:00Z">
          <w:pPr>
            <w:pStyle w:val="ListParagraph"/>
            <w:numPr>
              <w:numId w:val="12"/>
            </w:numPr>
            <w:autoSpaceDE w:val="0"/>
            <w:autoSpaceDN w:val="0"/>
            <w:adjustRightInd w:val="0"/>
            <w:spacing w:after="0" w:line="240" w:lineRule="auto"/>
            <w:ind w:hanging="360"/>
          </w:pPr>
        </w:pPrChange>
      </w:pPr>
      <w:r w:rsidRPr="00D0162B">
        <w:rPr>
          <w:rFonts w:ascii="Arial" w:hAnsi="Arial" w:cs="Arial"/>
          <w:color w:val="000000"/>
          <w:sz w:val="22"/>
        </w:rPr>
        <w:t xml:space="preserve">The drawing may get aborted if it does not adhere to the guidelines mentioned in the document. </w:t>
      </w:r>
    </w:p>
    <w:p w14:paraId="743ABABA" w14:textId="617E8C61" w:rsidR="00DF702E" w:rsidRDefault="00DF702E" w:rsidP="008E1D19">
      <w:pPr>
        <w:jc w:val="both"/>
        <w:rPr>
          <w:rFonts w:ascii="Georgia" w:hAnsi="Georgia" w:cs="Arial"/>
          <w:szCs w:val="20"/>
        </w:rPr>
      </w:pPr>
    </w:p>
    <w:p w14:paraId="4EDC3E07" w14:textId="1B2397F0" w:rsidR="008E1D19" w:rsidRPr="008E1D19" w:rsidRDefault="00F900A0" w:rsidP="008E1D19">
      <w:pPr>
        <w:pStyle w:val="Heading2"/>
        <w:rPr>
          <w:rFonts w:ascii="Georgia" w:hAnsi="Georgia" w:cs="Arial"/>
          <w:szCs w:val="20"/>
        </w:rPr>
      </w:pPr>
      <w:r>
        <w:t>Drawing Preparation Format to be followed</w:t>
      </w:r>
    </w:p>
    <w:p w14:paraId="445A9DD0" w14:textId="721CCE53" w:rsidR="008E1D19" w:rsidRPr="00F900A0" w:rsidRDefault="008E1D19" w:rsidP="008E1D19">
      <w:pPr>
        <w:pStyle w:val="ListParagraph"/>
        <w:numPr>
          <w:ilvl w:val="0"/>
          <w:numId w:val="17"/>
        </w:numPr>
        <w:autoSpaceDE w:val="0"/>
        <w:autoSpaceDN w:val="0"/>
        <w:adjustRightInd w:val="0"/>
        <w:spacing w:after="31"/>
        <w:rPr>
          <w:rFonts w:ascii="Calibri" w:hAnsi="Calibri" w:cs="Calibri"/>
          <w:color w:val="000000"/>
          <w:sz w:val="22"/>
        </w:rPr>
      </w:pPr>
      <w:r w:rsidRPr="008E1D19">
        <w:rPr>
          <w:rFonts w:ascii="Arial" w:hAnsi="Arial" w:cs="Arial"/>
          <w:color w:val="000000"/>
          <w:sz w:val="22"/>
        </w:rPr>
        <w:t xml:space="preserve">All details shall be furnished using closed polygon with polylines, lines, texts, dimensions etc. to be incorporated in layers, index </w:t>
      </w:r>
      <w:r w:rsidR="00F900A0" w:rsidRPr="008E1D19">
        <w:rPr>
          <w:rFonts w:ascii="Arial" w:hAnsi="Arial" w:cs="Arial"/>
          <w:color w:val="000000"/>
          <w:sz w:val="22"/>
        </w:rPr>
        <w:t>colors</w:t>
      </w:r>
      <w:r w:rsidRPr="008E1D19">
        <w:rPr>
          <w:rFonts w:ascii="Arial" w:hAnsi="Arial" w:cs="Arial"/>
          <w:color w:val="000000"/>
          <w:sz w:val="22"/>
        </w:rPr>
        <w:t xml:space="preserve"> as specified in this guideline. </w:t>
      </w:r>
    </w:p>
    <w:p w14:paraId="56244647" w14:textId="77777777" w:rsidR="00F900A0" w:rsidRPr="008E1D19" w:rsidRDefault="00F900A0" w:rsidP="00F900A0">
      <w:pPr>
        <w:pStyle w:val="ListParagraph"/>
        <w:autoSpaceDE w:val="0"/>
        <w:autoSpaceDN w:val="0"/>
        <w:adjustRightInd w:val="0"/>
        <w:spacing w:after="31"/>
        <w:ind w:left="1080"/>
        <w:rPr>
          <w:rFonts w:ascii="Calibri" w:hAnsi="Calibri" w:cs="Calibri"/>
          <w:color w:val="000000"/>
          <w:sz w:val="22"/>
        </w:rPr>
      </w:pPr>
    </w:p>
    <w:p w14:paraId="6364FB4B" w14:textId="44B4F0E0" w:rsidR="008E1D19" w:rsidRPr="008E1D19" w:rsidRDefault="008E1D19" w:rsidP="008E1D19">
      <w:pPr>
        <w:pStyle w:val="ListParagraph"/>
        <w:numPr>
          <w:ilvl w:val="0"/>
          <w:numId w:val="17"/>
        </w:numPr>
        <w:autoSpaceDE w:val="0"/>
        <w:autoSpaceDN w:val="0"/>
        <w:adjustRightInd w:val="0"/>
        <w:spacing w:after="31"/>
        <w:rPr>
          <w:rFonts w:ascii="Arial" w:hAnsi="Arial" w:cs="Arial"/>
          <w:color w:val="000000"/>
          <w:sz w:val="22"/>
        </w:rPr>
      </w:pPr>
      <w:r w:rsidRPr="008E1D19">
        <w:rPr>
          <w:rFonts w:ascii="Arial" w:hAnsi="Arial" w:cs="Arial"/>
          <w:color w:val="000000"/>
          <w:sz w:val="22"/>
        </w:rPr>
        <w:t xml:space="preserve">It is instructed to the architects to keep all the layers and details in the drawing as per ODA Bye Laws standards. Over and above this, prepare drawing for features scrutiny in </w:t>
      </w:r>
      <w:proofErr w:type="spellStart"/>
      <w:r w:rsidRPr="008E1D19">
        <w:rPr>
          <w:rFonts w:ascii="Arial" w:hAnsi="Arial" w:cs="Arial"/>
          <w:color w:val="000000"/>
          <w:sz w:val="22"/>
        </w:rPr>
        <w:t>dxf</w:t>
      </w:r>
      <w:proofErr w:type="spellEnd"/>
      <w:r w:rsidRPr="008E1D19">
        <w:rPr>
          <w:rFonts w:ascii="Arial" w:hAnsi="Arial" w:cs="Arial"/>
          <w:color w:val="000000"/>
          <w:sz w:val="22"/>
        </w:rPr>
        <w:t xml:space="preserve"> format as per this drawing manual. The layers drawn for Auto Scrutiny should be drawn overlaid/Superimposed on top of the base drawing. It is recommended to freeze the layers that may not be relevant while preparation of drawing. </w:t>
      </w:r>
    </w:p>
    <w:p w14:paraId="6C89A45A" w14:textId="77777777" w:rsidR="008E1D19" w:rsidRPr="008E1D19" w:rsidRDefault="008E1D19" w:rsidP="008E1D19">
      <w:pPr>
        <w:autoSpaceDE w:val="0"/>
        <w:autoSpaceDN w:val="0"/>
        <w:adjustRightInd w:val="0"/>
        <w:spacing w:after="31"/>
        <w:ind w:left="360"/>
        <w:rPr>
          <w:rFonts w:ascii="Calibri" w:hAnsi="Calibri" w:cs="Calibri"/>
          <w:color w:val="000000"/>
          <w:sz w:val="22"/>
        </w:rPr>
      </w:pPr>
    </w:p>
    <w:p w14:paraId="50233F3D" w14:textId="7565C91B" w:rsidR="008E1D19" w:rsidRPr="001B6E37" w:rsidRDefault="008E1D19" w:rsidP="008E1D19">
      <w:pPr>
        <w:pStyle w:val="Heading2"/>
      </w:pPr>
      <w:r>
        <w:t>Unit Settings in Drawing</w:t>
      </w:r>
    </w:p>
    <w:p w14:paraId="46AE97A2" w14:textId="0F3BF2BC" w:rsidR="00A63BDA" w:rsidRPr="00A63BDA" w:rsidRDefault="00A63BDA" w:rsidP="00A63BDA">
      <w:pPr>
        <w:autoSpaceDE w:val="0"/>
        <w:autoSpaceDN w:val="0"/>
        <w:adjustRightInd w:val="0"/>
        <w:spacing w:after="0" w:line="240" w:lineRule="auto"/>
        <w:rPr>
          <w:rFonts w:ascii="Symbol" w:hAnsi="Symbol" w:cs="Symbol"/>
          <w:color w:val="000000"/>
          <w:sz w:val="24"/>
          <w:szCs w:val="24"/>
        </w:rPr>
      </w:pPr>
      <w:r w:rsidRPr="00A63BDA">
        <w:rPr>
          <w:rFonts w:ascii="Times New Roman" w:hAnsi="Times New Roman" w:cs="Times New Roman"/>
          <w:color w:val="000000"/>
          <w:sz w:val="24"/>
          <w:szCs w:val="24"/>
        </w:rPr>
        <w:t xml:space="preserve">System accepts drawing in unit - </w:t>
      </w:r>
      <w:r w:rsidR="009156E9" w:rsidRPr="009156E9">
        <w:rPr>
          <w:rFonts w:ascii="Times New Roman" w:hAnsi="Times New Roman" w:cs="Times New Roman"/>
          <w:b/>
          <w:bCs/>
          <w:color w:val="000000"/>
          <w:sz w:val="24"/>
          <w:szCs w:val="24"/>
        </w:rPr>
        <w:t>Meter</w:t>
      </w:r>
      <w:r w:rsidRPr="00A63BDA">
        <w:rPr>
          <w:rFonts w:ascii="Times New Roman" w:hAnsi="Times New Roman" w:cs="Times New Roman"/>
          <w:color w:val="000000"/>
          <w:sz w:val="24"/>
          <w:szCs w:val="24"/>
        </w:rPr>
        <w:t xml:space="preserve"> </w:t>
      </w:r>
    </w:p>
    <w:p w14:paraId="094F5754" w14:textId="75EBD1F1" w:rsidR="00A63BDA" w:rsidRPr="00A63BDA" w:rsidRDefault="00A63BDA" w:rsidP="00A63BDA">
      <w:pPr>
        <w:autoSpaceDE w:val="0"/>
        <w:autoSpaceDN w:val="0"/>
        <w:adjustRightInd w:val="0"/>
        <w:spacing w:after="32" w:line="240" w:lineRule="auto"/>
        <w:rPr>
          <w:rFonts w:ascii="Arial" w:hAnsi="Arial" w:cs="Arial"/>
          <w:color w:val="000000"/>
          <w:sz w:val="22"/>
        </w:rPr>
      </w:pPr>
      <w:r w:rsidRPr="00A63BDA">
        <w:rPr>
          <w:rFonts w:ascii="Arial" w:hAnsi="Arial" w:cs="Arial"/>
          <w:color w:val="000000"/>
          <w:sz w:val="22"/>
        </w:rPr>
        <w:t xml:space="preserve">Put drawing unit length type - </w:t>
      </w:r>
      <w:r w:rsidR="009156E9">
        <w:rPr>
          <w:rFonts w:ascii="Arial" w:hAnsi="Arial" w:cs="Arial"/>
          <w:b/>
          <w:bCs/>
          <w:color w:val="000000"/>
          <w:sz w:val="22"/>
        </w:rPr>
        <w:t>Decimal</w:t>
      </w:r>
      <w:r w:rsidRPr="00A63BDA">
        <w:rPr>
          <w:rFonts w:ascii="Arial" w:hAnsi="Arial" w:cs="Arial"/>
          <w:b/>
          <w:bCs/>
          <w:color w:val="000000"/>
          <w:sz w:val="22"/>
        </w:rPr>
        <w:t xml:space="preserve"> </w:t>
      </w:r>
    </w:p>
    <w:p w14:paraId="43D5E49E" w14:textId="7E89DC2B" w:rsidR="00A63BDA" w:rsidRPr="00A63BDA" w:rsidRDefault="00A63BDA" w:rsidP="00A63BDA">
      <w:pPr>
        <w:autoSpaceDE w:val="0"/>
        <w:autoSpaceDN w:val="0"/>
        <w:adjustRightInd w:val="0"/>
        <w:spacing w:after="32" w:line="240" w:lineRule="auto"/>
        <w:rPr>
          <w:rFonts w:ascii="Arial" w:hAnsi="Arial" w:cs="Arial"/>
          <w:color w:val="000000"/>
          <w:sz w:val="22"/>
        </w:rPr>
      </w:pPr>
      <w:r w:rsidRPr="00A63BDA">
        <w:rPr>
          <w:rFonts w:ascii="Arial" w:hAnsi="Arial" w:cs="Arial"/>
          <w:color w:val="000000"/>
          <w:sz w:val="22"/>
        </w:rPr>
        <w:t xml:space="preserve">Put drawing unit angle type </w:t>
      </w:r>
      <w:r w:rsidR="009156E9">
        <w:rPr>
          <w:rFonts w:ascii="Arial" w:hAnsi="Arial" w:cs="Arial"/>
          <w:color w:val="000000"/>
          <w:sz w:val="22"/>
        </w:rPr>
        <w:t>–</w:t>
      </w:r>
      <w:r w:rsidRPr="00A63BDA">
        <w:rPr>
          <w:rFonts w:ascii="Arial" w:hAnsi="Arial" w:cs="Arial"/>
          <w:color w:val="000000"/>
          <w:sz w:val="22"/>
        </w:rPr>
        <w:t xml:space="preserve"> </w:t>
      </w:r>
      <w:r w:rsidR="009156E9">
        <w:rPr>
          <w:rFonts w:ascii="Arial" w:hAnsi="Arial" w:cs="Arial"/>
          <w:b/>
          <w:bCs/>
          <w:color w:val="000000"/>
          <w:sz w:val="22"/>
        </w:rPr>
        <w:t>Decimal Degrees</w:t>
      </w:r>
    </w:p>
    <w:p w14:paraId="2AF6CCDA" w14:textId="3B5D96E8" w:rsidR="00A63BDA" w:rsidRPr="00A63BDA" w:rsidRDefault="00A63BDA" w:rsidP="00A63BDA">
      <w:pPr>
        <w:autoSpaceDE w:val="0"/>
        <w:autoSpaceDN w:val="0"/>
        <w:adjustRightInd w:val="0"/>
        <w:spacing w:after="32" w:line="240" w:lineRule="auto"/>
        <w:rPr>
          <w:rFonts w:ascii="Arial" w:hAnsi="Arial" w:cs="Arial"/>
          <w:color w:val="000000"/>
          <w:sz w:val="22"/>
        </w:rPr>
      </w:pPr>
      <w:r w:rsidRPr="00A63BDA">
        <w:rPr>
          <w:rFonts w:ascii="Arial" w:hAnsi="Arial" w:cs="Arial"/>
          <w:color w:val="000000"/>
          <w:sz w:val="22"/>
        </w:rPr>
        <w:t xml:space="preserve">Put dimension style unit formal - </w:t>
      </w:r>
      <w:r w:rsidR="009156E9">
        <w:rPr>
          <w:rFonts w:ascii="Arial" w:hAnsi="Arial" w:cs="Arial"/>
          <w:b/>
          <w:bCs/>
          <w:color w:val="000000"/>
          <w:sz w:val="22"/>
        </w:rPr>
        <w:t>Decimal</w:t>
      </w:r>
    </w:p>
    <w:p w14:paraId="591D938C" w14:textId="6C1C36B5" w:rsidR="00A63BDA" w:rsidRDefault="00A63BDA" w:rsidP="00A63BDA">
      <w:pPr>
        <w:autoSpaceDE w:val="0"/>
        <w:autoSpaceDN w:val="0"/>
        <w:adjustRightInd w:val="0"/>
        <w:spacing w:after="0" w:line="240" w:lineRule="auto"/>
        <w:rPr>
          <w:rFonts w:ascii="Arial" w:hAnsi="Arial" w:cs="Arial"/>
          <w:b/>
          <w:bCs/>
          <w:color w:val="000000"/>
          <w:sz w:val="22"/>
        </w:rPr>
      </w:pPr>
      <w:r w:rsidRPr="00A63BDA">
        <w:rPr>
          <w:rFonts w:ascii="Arial" w:hAnsi="Arial" w:cs="Arial"/>
          <w:color w:val="000000"/>
          <w:sz w:val="22"/>
        </w:rPr>
        <w:t xml:space="preserve">Use precision </w:t>
      </w:r>
      <w:r w:rsidR="009156E9">
        <w:rPr>
          <w:rFonts w:ascii="Arial" w:hAnsi="Arial" w:cs="Arial"/>
          <w:color w:val="000000"/>
          <w:sz w:val="22"/>
        </w:rPr>
        <w:t>–</w:t>
      </w:r>
      <w:r w:rsidRPr="00A63BDA">
        <w:rPr>
          <w:rFonts w:ascii="Arial" w:hAnsi="Arial" w:cs="Arial"/>
          <w:color w:val="000000"/>
          <w:sz w:val="22"/>
        </w:rPr>
        <w:t xml:space="preserve"> </w:t>
      </w:r>
      <w:r w:rsidRPr="00A63BDA">
        <w:rPr>
          <w:rFonts w:ascii="Arial" w:hAnsi="Arial" w:cs="Arial"/>
          <w:b/>
          <w:bCs/>
          <w:color w:val="000000"/>
          <w:sz w:val="22"/>
        </w:rPr>
        <w:t>0</w:t>
      </w:r>
      <w:r w:rsidR="009156E9">
        <w:rPr>
          <w:rFonts w:ascii="Arial" w:hAnsi="Arial" w:cs="Arial"/>
          <w:b/>
          <w:bCs/>
          <w:color w:val="000000"/>
          <w:sz w:val="22"/>
        </w:rPr>
        <w:t>.00</w:t>
      </w:r>
    </w:p>
    <w:p w14:paraId="116BB3D8" w14:textId="77777777" w:rsidR="008E1D19" w:rsidRPr="00A63BDA" w:rsidRDefault="008E1D19" w:rsidP="00A63BDA">
      <w:pPr>
        <w:autoSpaceDE w:val="0"/>
        <w:autoSpaceDN w:val="0"/>
        <w:adjustRightInd w:val="0"/>
        <w:spacing w:after="0" w:line="240" w:lineRule="auto"/>
        <w:rPr>
          <w:rFonts w:ascii="Arial" w:hAnsi="Arial" w:cs="Arial"/>
          <w:color w:val="000000"/>
          <w:sz w:val="22"/>
        </w:rPr>
      </w:pPr>
    </w:p>
    <w:p w14:paraId="4528CB89" w14:textId="709CBFDB" w:rsidR="00DF702E" w:rsidRPr="00A63BDA" w:rsidRDefault="00A63BDA">
      <w:pPr>
        <w:rPr>
          <w:b/>
          <w:bCs/>
        </w:rPr>
      </w:pPr>
      <w:r w:rsidRPr="00A63BDA">
        <w:rPr>
          <w:b/>
          <w:bCs/>
        </w:rPr>
        <w:t xml:space="preserve">Deviation from above mentioned settings will get the drawing rejected by the scrutiny system. </w:t>
      </w:r>
      <w:r w:rsidR="00DF702E" w:rsidRPr="00A63BDA">
        <w:rPr>
          <w:b/>
          <w:bCs/>
        </w:rPr>
        <w:br w:type="page"/>
      </w:r>
    </w:p>
    <w:p w14:paraId="02592A50" w14:textId="5EB89329" w:rsidR="00C64FCC" w:rsidRPr="00E65DDC" w:rsidRDefault="00A63BDA">
      <w:pPr>
        <w:pStyle w:val="Heading2"/>
      </w:pPr>
      <w:bookmarkStart w:id="183" w:name="_Toc60086311"/>
      <w:r w:rsidRPr="00E65DDC">
        <w:lastRenderedPageBreak/>
        <w:t>Layers for drawing preparation</w:t>
      </w:r>
      <w:bookmarkEnd w:id="183"/>
    </w:p>
    <w:tbl>
      <w:tblPr>
        <w:tblStyle w:val="GridTable4-Accent2"/>
        <w:tblW w:w="10180" w:type="dxa"/>
        <w:tblLayout w:type="fixed"/>
        <w:tblLook w:val="04A0" w:firstRow="1" w:lastRow="0" w:firstColumn="1" w:lastColumn="0" w:noHBand="0" w:noVBand="1"/>
      </w:tblPr>
      <w:tblGrid>
        <w:gridCol w:w="831"/>
        <w:gridCol w:w="1363"/>
        <w:gridCol w:w="3404"/>
        <w:gridCol w:w="2340"/>
        <w:gridCol w:w="991"/>
        <w:gridCol w:w="1251"/>
      </w:tblGrid>
      <w:tr w:rsidR="00D62FB4" w:rsidRPr="007F14AF" w14:paraId="129FCE8B" w14:textId="77777777" w:rsidTr="009F7E51">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auto"/>
              <w:left w:val="single" w:sz="4" w:space="0" w:color="auto"/>
              <w:bottom w:val="single" w:sz="4" w:space="0" w:color="auto"/>
              <w:right w:val="single" w:sz="4" w:space="0" w:color="auto"/>
            </w:tcBorders>
            <w:noWrap/>
            <w:hideMark/>
          </w:tcPr>
          <w:p w14:paraId="1954EEA3" w14:textId="4CC2C9D2" w:rsidR="00D62FB4" w:rsidRPr="007F14AF" w:rsidRDefault="00D62FB4" w:rsidP="00A752EE">
            <w:pPr>
              <w:jc w:val="center"/>
              <w:rPr>
                <w:ins w:id="184" w:author="Geetali Baruah" w:date="2020-12-28T21:44:00Z"/>
                <w:b w:val="0"/>
                <w:bCs w:val="0"/>
              </w:rPr>
            </w:pPr>
            <w:proofErr w:type="spellStart"/>
            <w:r w:rsidRPr="007F14AF">
              <w:rPr>
                <w:b w:val="0"/>
                <w:bCs w:val="0"/>
              </w:rPr>
              <w:t>S.No</w:t>
            </w:r>
            <w:proofErr w:type="spellEnd"/>
          </w:p>
        </w:tc>
        <w:tc>
          <w:tcPr>
            <w:tcW w:w="1363" w:type="dxa"/>
            <w:tcBorders>
              <w:top w:val="single" w:sz="4" w:space="0" w:color="auto"/>
              <w:left w:val="single" w:sz="4" w:space="0" w:color="auto"/>
              <w:bottom w:val="single" w:sz="4" w:space="0" w:color="auto"/>
              <w:right w:val="single" w:sz="4" w:space="0" w:color="auto"/>
            </w:tcBorders>
            <w:noWrap/>
            <w:hideMark/>
          </w:tcPr>
          <w:p w14:paraId="417D997B" w14:textId="534F03E3" w:rsidR="00D62FB4" w:rsidRPr="007F14AF" w:rsidRDefault="00D62FB4" w:rsidP="00A752EE">
            <w:pPr>
              <w:jc w:val="center"/>
              <w:cnfStyle w:val="100000000000" w:firstRow="1" w:lastRow="0" w:firstColumn="0" w:lastColumn="0" w:oddVBand="0" w:evenVBand="0" w:oddHBand="0" w:evenHBand="0" w:firstRowFirstColumn="0" w:firstRowLastColumn="0" w:lastRowFirstColumn="0" w:lastRowLastColumn="0"/>
              <w:rPr>
                <w:b w:val="0"/>
                <w:bCs w:val="0"/>
              </w:rPr>
            </w:pPr>
            <w:r w:rsidRPr="007F14AF">
              <w:rPr>
                <w:b w:val="0"/>
                <w:bCs w:val="0"/>
              </w:rPr>
              <w:t>Feature</w:t>
            </w:r>
          </w:p>
        </w:tc>
        <w:tc>
          <w:tcPr>
            <w:tcW w:w="3404" w:type="dxa"/>
            <w:tcBorders>
              <w:top w:val="single" w:sz="4" w:space="0" w:color="auto"/>
              <w:left w:val="single" w:sz="4" w:space="0" w:color="auto"/>
              <w:bottom w:val="single" w:sz="4" w:space="0" w:color="auto"/>
              <w:right w:val="single" w:sz="4" w:space="0" w:color="auto"/>
            </w:tcBorders>
            <w:noWrap/>
            <w:hideMark/>
          </w:tcPr>
          <w:p w14:paraId="0A75E791" w14:textId="77777777" w:rsidR="00D62FB4" w:rsidRPr="007F14AF" w:rsidRDefault="00D62FB4" w:rsidP="00A752EE">
            <w:pPr>
              <w:jc w:val="center"/>
              <w:cnfStyle w:val="100000000000" w:firstRow="1" w:lastRow="0" w:firstColumn="0" w:lastColumn="0" w:oddVBand="0" w:evenVBand="0" w:oddHBand="0" w:evenHBand="0" w:firstRowFirstColumn="0" w:firstRowLastColumn="0" w:lastRowFirstColumn="0" w:lastRowLastColumn="0"/>
              <w:rPr>
                <w:b w:val="0"/>
                <w:bCs w:val="0"/>
              </w:rPr>
            </w:pPr>
            <w:r w:rsidRPr="007F14AF">
              <w:rPr>
                <w:b w:val="0"/>
                <w:bCs w:val="0"/>
              </w:rPr>
              <w:t>Layer Name</w:t>
            </w:r>
          </w:p>
        </w:tc>
        <w:tc>
          <w:tcPr>
            <w:tcW w:w="2340" w:type="dxa"/>
            <w:tcBorders>
              <w:top w:val="single" w:sz="4" w:space="0" w:color="auto"/>
              <w:left w:val="single" w:sz="4" w:space="0" w:color="auto"/>
              <w:bottom w:val="single" w:sz="4" w:space="0" w:color="auto"/>
              <w:right w:val="single" w:sz="4" w:space="0" w:color="auto"/>
            </w:tcBorders>
            <w:noWrap/>
            <w:hideMark/>
          </w:tcPr>
          <w:p w14:paraId="68415E05" w14:textId="77777777" w:rsidR="00D62FB4" w:rsidRPr="007F14AF" w:rsidRDefault="00D62FB4" w:rsidP="00A752EE">
            <w:pPr>
              <w:jc w:val="center"/>
              <w:cnfStyle w:val="100000000000" w:firstRow="1" w:lastRow="0" w:firstColumn="0" w:lastColumn="0" w:oddVBand="0" w:evenVBand="0" w:oddHBand="0" w:evenHBand="0" w:firstRowFirstColumn="0" w:firstRowLastColumn="0" w:lastRowFirstColumn="0" w:lastRowLastColumn="0"/>
              <w:rPr>
                <w:b w:val="0"/>
                <w:bCs w:val="0"/>
              </w:rPr>
            </w:pPr>
            <w:r w:rsidRPr="007F14AF">
              <w:rPr>
                <w:b w:val="0"/>
                <w:bCs w:val="0"/>
              </w:rPr>
              <w:t>Drawing guidelines</w:t>
            </w:r>
          </w:p>
        </w:tc>
        <w:tc>
          <w:tcPr>
            <w:tcW w:w="991" w:type="dxa"/>
            <w:tcBorders>
              <w:top w:val="single" w:sz="4" w:space="0" w:color="auto"/>
              <w:left w:val="single" w:sz="4" w:space="0" w:color="auto"/>
              <w:bottom w:val="single" w:sz="4" w:space="0" w:color="auto"/>
              <w:right w:val="single" w:sz="4" w:space="0" w:color="auto"/>
            </w:tcBorders>
            <w:noWrap/>
            <w:hideMark/>
          </w:tcPr>
          <w:p w14:paraId="2EC0D66F" w14:textId="77777777" w:rsidR="00D62FB4" w:rsidRPr="007F14AF" w:rsidRDefault="00D62FB4" w:rsidP="00A752EE">
            <w:pPr>
              <w:jc w:val="center"/>
              <w:cnfStyle w:val="100000000000" w:firstRow="1" w:lastRow="0" w:firstColumn="0" w:lastColumn="0" w:oddVBand="0" w:evenVBand="0" w:oddHBand="0" w:evenHBand="0" w:firstRowFirstColumn="0" w:firstRowLastColumn="0" w:lastRowFirstColumn="0" w:lastRowLastColumn="0"/>
              <w:rPr>
                <w:b w:val="0"/>
                <w:bCs w:val="0"/>
              </w:rPr>
            </w:pPr>
            <w:r w:rsidRPr="007F14AF">
              <w:rPr>
                <w:b w:val="0"/>
                <w:bCs w:val="0"/>
              </w:rPr>
              <w:t>Layer Code</w:t>
            </w:r>
          </w:p>
        </w:tc>
        <w:tc>
          <w:tcPr>
            <w:tcW w:w="1251" w:type="dxa"/>
            <w:tcBorders>
              <w:top w:val="single" w:sz="4" w:space="0" w:color="auto"/>
              <w:left w:val="single" w:sz="4" w:space="0" w:color="auto"/>
              <w:bottom w:val="single" w:sz="4" w:space="0" w:color="auto"/>
              <w:right w:val="single" w:sz="4" w:space="0" w:color="auto"/>
            </w:tcBorders>
            <w:noWrap/>
            <w:hideMark/>
          </w:tcPr>
          <w:p w14:paraId="36EF3A64" w14:textId="77777777" w:rsidR="00D62FB4" w:rsidRPr="007F14AF" w:rsidRDefault="00D62FB4" w:rsidP="00A752EE">
            <w:pPr>
              <w:jc w:val="center"/>
              <w:cnfStyle w:val="100000000000" w:firstRow="1" w:lastRow="0" w:firstColumn="0" w:lastColumn="0" w:oddVBand="0" w:evenVBand="0" w:oddHBand="0" w:evenHBand="0" w:firstRowFirstColumn="0" w:firstRowLastColumn="0" w:lastRowFirstColumn="0" w:lastRowLastColumn="0"/>
              <w:rPr>
                <w:b w:val="0"/>
                <w:bCs w:val="0"/>
              </w:rPr>
            </w:pPr>
            <w:r w:rsidRPr="007F14AF">
              <w:rPr>
                <w:b w:val="0"/>
                <w:bCs w:val="0"/>
              </w:rPr>
              <w:t>Drawing Requirement</w:t>
            </w:r>
          </w:p>
        </w:tc>
      </w:tr>
      <w:tr w:rsidR="00914C18" w:rsidRPr="007F14AF" w14:paraId="40CD1F07" w14:textId="77777777" w:rsidTr="00D62FB4">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10180" w:type="dxa"/>
            <w:gridSpan w:val="6"/>
            <w:tcBorders>
              <w:top w:val="single" w:sz="4" w:space="0" w:color="auto"/>
              <w:left w:val="single" w:sz="4" w:space="0" w:color="auto"/>
              <w:bottom w:val="single" w:sz="4" w:space="0" w:color="auto"/>
              <w:right w:val="single" w:sz="4" w:space="0" w:color="auto"/>
            </w:tcBorders>
            <w:shd w:val="clear" w:color="auto" w:fill="2683C6" w:themeFill="accent2"/>
          </w:tcPr>
          <w:p w14:paraId="17C37786" w14:textId="6A53AE84" w:rsidR="00914C18" w:rsidRPr="00D62FB4" w:rsidRDefault="00914C18" w:rsidP="00A752EE">
            <w:pPr>
              <w:jc w:val="center"/>
              <w:rPr>
                <w:color w:val="FFFFFF" w:themeColor="background1"/>
                <w:rPrChange w:id="185" w:author="Geetali Baruah" w:date="2020-12-28T21:42:00Z">
                  <w:rPr/>
                </w:rPrChange>
              </w:rPr>
            </w:pPr>
            <w:r w:rsidRPr="00D62FB4">
              <w:rPr>
                <w:color w:val="FFFFFF" w:themeColor="background1"/>
              </w:rPr>
              <w:t>Layers to be drawn on the site plan</w:t>
            </w:r>
          </w:p>
        </w:tc>
      </w:tr>
      <w:tr w:rsidR="00914C18" w:rsidRPr="007F14AF" w14:paraId="7D820F27" w14:textId="77777777" w:rsidTr="00D20A0C">
        <w:trPr>
          <w:trHeight w:val="510"/>
        </w:trPr>
        <w:tc>
          <w:tcPr>
            <w:cnfStyle w:val="001000000000" w:firstRow="0" w:lastRow="0" w:firstColumn="1" w:lastColumn="0" w:oddVBand="0" w:evenVBand="0" w:oddHBand="0" w:evenHBand="0" w:firstRowFirstColumn="0" w:firstRowLastColumn="0" w:lastRowFirstColumn="0" w:lastRowLastColumn="0"/>
            <w:tcW w:w="831" w:type="dxa"/>
            <w:tcBorders>
              <w:top w:val="single" w:sz="4" w:space="0" w:color="auto"/>
            </w:tcBorders>
            <w:noWrap/>
            <w:vAlign w:val="center"/>
            <w:hideMark/>
          </w:tcPr>
          <w:p w14:paraId="50381589" w14:textId="7624B107" w:rsidR="00914C18" w:rsidRPr="007F14AF" w:rsidRDefault="00914C18" w:rsidP="00D20A0C">
            <w:pPr>
              <w:jc w:val="center"/>
              <w:rPr>
                <w:ins w:id="186" w:author="Geetali Baruah" w:date="2020-12-28T21:44:00Z"/>
              </w:rPr>
            </w:pPr>
            <w:r w:rsidRPr="007F14AF">
              <w:t>1</w:t>
            </w:r>
          </w:p>
        </w:tc>
        <w:tc>
          <w:tcPr>
            <w:tcW w:w="1363" w:type="dxa"/>
            <w:tcBorders>
              <w:top w:val="single" w:sz="4" w:space="0" w:color="auto"/>
            </w:tcBorders>
            <w:noWrap/>
            <w:vAlign w:val="center"/>
            <w:hideMark/>
          </w:tcPr>
          <w:p w14:paraId="734A6E9B" w14:textId="663D1413"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Plot area</w:t>
            </w:r>
          </w:p>
        </w:tc>
        <w:tc>
          <w:tcPr>
            <w:tcW w:w="3404" w:type="dxa"/>
            <w:tcBorders>
              <w:top w:val="single" w:sz="4" w:space="0" w:color="auto"/>
            </w:tcBorders>
            <w:noWrap/>
            <w:vAlign w:val="center"/>
            <w:hideMark/>
          </w:tcPr>
          <w:p w14:paraId="098216D0"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PLOT_BOUNDARY</w:t>
            </w:r>
          </w:p>
        </w:tc>
        <w:tc>
          <w:tcPr>
            <w:tcW w:w="2340" w:type="dxa"/>
            <w:tcBorders>
              <w:top w:val="single" w:sz="4" w:space="0" w:color="auto"/>
            </w:tcBorders>
            <w:noWrap/>
            <w:vAlign w:val="center"/>
            <w:hideMark/>
          </w:tcPr>
          <w:p w14:paraId="5EB1EF9E"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Draw as Polygon around the plot boundary</w:t>
            </w:r>
          </w:p>
        </w:tc>
        <w:tc>
          <w:tcPr>
            <w:tcW w:w="991" w:type="dxa"/>
            <w:tcBorders>
              <w:top w:val="single" w:sz="4" w:space="0" w:color="auto"/>
            </w:tcBorders>
            <w:noWrap/>
            <w:vAlign w:val="center"/>
            <w:hideMark/>
          </w:tcPr>
          <w:p w14:paraId="6B427A3B"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70</w:t>
            </w:r>
          </w:p>
        </w:tc>
        <w:tc>
          <w:tcPr>
            <w:tcW w:w="1251" w:type="dxa"/>
            <w:tcBorders>
              <w:top w:val="single" w:sz="4" w:space="0" w:color="auto"/>
            </w:tcBorders>
            <w:noWrap/>
            <w:vAlign w:val="center"/>
            <w:hideMark/>
          </w:tcPr>
          <w:p w14:paraId="7058109B"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914C18" w:rsidRPr="007F14AF" w14:paraId="70889AAB" w14:textId="77777777" w:rsidTr="00D20A0C">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vMerge w:val="restart"/>
            <w:noWrap/>
            <w:vAlign w:val="center"/>
            <w:hideMark/>
          </w:tcPr>
          <w:p w14:paraId="7BBD8F1D" w14:textId="3CCBE1AA" w:rsidR="00914C18" w:rsidRPr="007F14AF" w:rsidRDefault="00914C18" w:rsidP="00D20A0C">
            <w:pPr>
              <w:jc w:val="center"/>
              <w:rPr>
                <w:ins w:id="187" w:author="Geetali Baruah" w:date="2020-12-28T21:44:00Z"/>
              </w:rPr>
            </w:pPr>
            <w:r w:rsidRPr="007F14AF">
              <w:t>2</w:t>
            </w:r>
          </w:p>
        </w:tc>
        <w:tc>
          <w:tcPr>
            <w:tcW w:w="1363" w:type="dxa"/>
            <w:vMerge w:val="restart"/>
            <w:noWrap/>
            <w:vAlign w:val="center"/>
            <w:hideMark/>
          </w:tcPr>
          <w:p w14:paraId="7E7F09E4" w14:textId="129F138C"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Ground Coverage area</w:t>
            </w:r>
          </w:p>
        </w:tc>
        <w:tc>
          <w:tcPr>
            <w:tcW w:w="3404" w:type="dxa"/>
            <w:noWrap/>
            <w:vAlign w:val="center"/>
            <w:hideMark/>
          </w:tcPr>
          <w:p w14:paraId="6AAB7E7E"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proofErr w:type="spellStart"/>
            <w:r w:rsidRPr="007F14AF">
              <w:t>BLK_n_COVERED_AREA</w:t>
            </w:r>
            <w:proofErr w:type="spellEnd"/>
          </w:p>
        </w:tc>
        <w:tc>
          <w:tcPr>
            <w:tcW w:w="2340" w:type="dxa"/>
            <w:noWrap/>
            <w:vAlign w:val="center"/>
            <w:hideMark/>
          </w:tcPr>
          <w:p w14:paraId="50208728"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Draw as Polygon around the coverage area</w:t>
            </w:r>
          </w:p>
        </w:tc>
        <w:tc>
          <w:tcPr>
            <w:tcW w:w="991" w:type="dxa"/>
            <w:noWrap/>
            <w:vAlign w:val="center"/>
            <w:hideMark/>
          </w:tcPr>
          <w:p w14:paraId="0AEDEC24"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140</w:t>
            </w:r>
          </w:p>
        </w:tc>
        <w:tc>
          <w:tcPr>
            <w:tcW w:w="1251" w:type="dxa"/>
            <w:noWrap/>
            <w:vAlign w:val="center"/>
            <w:hideMark/>
          </w:tcPr>
          <w:p w14:paraId="6488D60D"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914C18" w:rsidRPr="007F14AF" w14:paraId="50BCE27B" w14:textId="77777777" w:rsidTr="00D20A0C">
        <w:trPr>
          <w:trHeight w:val="510"/>
        </w:trPr>
        <w:tc>
          <w:tcPr>
            <w:cnfStyle w:val="001000000000" w:firstRow="0" w:lastRow="0" w:firstColumn="1" w:lastColumn="0" w:oddVBand="0" w:evenVBand="0" w:oddHBand="0" w:evenHBand="0" w:firstRowFirstColumn="0" w:firstRowLastColumn="0" w:lastRowFirstColumn="0" w:lastRowLastColumn="0"/>
            <w:tcW w:w="831" w:type="dxa"/>
            <w:vMerge/>
            <w:vAlign w:val="center"/>
            <w:hideMark/>
          </w:tcPr>
          <w:p w14:paraId="4D44F68C" w14:textId="77777777" w:rsidR="00914C18" w:rsidRPr="007F14AF" w:rsidRDefault="00914C18" w:rsidP="00D20A0C">
            <w:pPr>
              <w:jc w:val="center"/>
              <w:rPr>
                <w:ins w:id="188" w:author="Geetali Baruah" w:date="2020-12-28T21:44:00Z"/>
              </w:rPr>
            </w:pPr>
          </w:p>
        </w:tc>
        <w:tc>
          <w:tcPr>
            <w:tcW w:w="1363" w:type="dxa"/>
            <w:vMerge/>
            <w:vAlign w:val="center"/>
            <w:hideMark/>
          </w:tcPr>
          <w:p w14:paraId="4DE89681" w14:textId="322840A6"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p>
        </w:tc>
        <w:tc>
          <w:tcPr>
            <w:tcW w:w="3404" w:type="dxa"/>
            <w:shd w:val="clear" w:color="auto" w:fill="D0E6F6" w:themeFill="accent2" w:themeFillTint="33"/>
            <w:noWrap/>
            <w:vAlign w:val="center"/>
            <w:hideMark/>
          </w:tcPr>
          <w:p w14:paraId="6EE2ABE0"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proofErr w:type="spellStart"/>
            <w:r w:rsidRPr="007F14AF">
              <w:t>BLK_n_COVERED_AREA_DEDUCT</w:t>
            </w:r>
            <w:proofErr w:type="spellEnd"/>
          </w:p>
        </w:tc>
        <w:tc>
          <w:tcPr>
            <w:tcW w:w="2340" w:type="dxa"/>
            <w:shd w:val="clear" w:color="auto" w:fill="D0E6F6" w:themeFill="accent2" w:themeFillTint="33"/>
            <w:vAlign w:val="center"/>
            <w:hideMark/>
          </w:tcPr>
          <w:p w14:paraId="08E8A87D"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Draw as Polygon around the area for coverage deduction</w:t>
            </w:r>
          </w:p>
        </w:tc>
        <w:tc>
          <w:tcPr>
            <w:tcW w:w="991" w:type="dxa"/>
            <w:shd w:val="clear" w:color="auto" w:fill="D0E6F6" w:themeFill="accent2" w:themeFillTint="33"/>
            <w:noWrap/>
            <w:vAlign w:val="center"/>
            <w:hideMark/>
          </w:tcPr>
          <w:p w14:paraId="60947D7A"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140</w:t>
            </w:r>
          </w:p>
        </w:tc>
        <w:tc>
          <w:tcPr>
            <w:tcW w:w="1251" w:type="dxa"/>
            <w:shd w:val="clear" w:color="auto" w:fill="D0E6F6" w:themeFill="accent2" w:themeFillTint="33"/>
            <w:noWrap/>
            <w:vAlign w:val="center"/>
            <w:hideMark/>
          </w:tcPr>
          <w:p w14:paraId="3B9EA8C2"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914C18" w:rsidRPr="007F14AF" w14:paraId="28634AB9" w14:textId="77777777" w:rsidTr="00D20A0C">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831" w:type="dxa"/>
            <w:shd w:val="clear" w:color="auto" w:fill="auto"/>
            <w:noWrap/>
            <w:vAlign w:val="center"/>
            <w:hideMark/>
          </w:tcPr>
          <w:p w14:paraId="1B116A2D" w14:textId="07C6BE27" w:rsidR="00914C18" w:rsidRPr="007F14AF" w:rsidRDefault="00914C18" w:rsidP="00D20A0C">
            <w:pPr>
              <w:jc w:val="center"/>
              <w:rPr>
                <w:ins w:id="189" w:author="Geetali Baruah" w:date="2020-12-28T21:44:00Z"/>
              </w:rPr>
            </w:pPr>
            <w:r w:rsidRPr="007F14AF">
              <w:t>3</w:t>
            </w:r>
          </w:p>
        </w:tc>
        <w:tc>
          <w:tcPr>
            <w:tcW w:w="1363" w:type="dxa"/>
            <w:shd w:val="clear" w:color="auto" w:fill="auto"/>
            <w:noWrap/>
            <w:vAlign w:val="center"/>
            <w:hideMark/>
          </w:tcPr>
          <w:p w14:paraId="1288BB7F" w14:textId="69B33552"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Building Footprint</w:t>
            </w:r>
          </w:p>
        </w:tc>
        <w:tc>
          <w:tcPr>
            <w:tcW w:w="3404" w:type="dxa"/>
            <w:shd w:val="clear" w:color="auto" w:fill="auto"/>
            <w:noWrap/>
            <w:vAlign w:val="center"/>
            <w:hideMark/>
          </w:tcPr>
          <w:p w14:paraId="228DB900"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proofErr w:type="spellStart"/>
            <w:r w:rsidRPr="007F14AF">
              <w:t>BLK_n_LVL_n_BLDG_FOOT_PRINT</w:t>
            </w:r>
            <w:proofErr w:type="spellEnd"/>
          </w:p>
        </w:tc>
        <w:tc>
          <w:tcPr>
            <w:tcW w:w="2340" w:type="dxa"/>
            <w:shd w:val="clear" w:color="auto" w:fill="auto"/>
            <w:vAlign w:val="center"/>
            <w:hideMark/>
          </w:tcPr>
          <w:p w14:paraId="31FF01E1"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Draw as closed polygon, using poly line on site plan. Polygon shall outline the building area.</w:t>
            </w:r>
          </w:p>
        </w:tc>
        <w:tc>
          <w:tcPr>
            <w:tcW w:w="991" w:type="dxa"/>
            <w:shd w:val="clear" w:color="auto" w:fill="auto"/>
            <w:noWrap/>
            <w:vAlign w:val="center"/>
            <w:hideMark/>
          </w:tcPr>
          <w:p w14:paraId="1EF7D627"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As per Sub - Occupancy type</w:t>
            </w:r>
          </w:p>
        </w:tc>
        <w:tc>
          <w:tcPr>
            <w:tcW w:w="1251" w:type="dxa"/>
            <w:shd w:val="clear" w:color="auto" w:fill="auto"/>
            <w:noWrap/>
            <w:vAlign w:val="center"/>
            <w:hideMark/>
          </w:tcPr>
          <w:p w14:paraId="24DF5F9A"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914C18" w:rsidRPr="007F14AF" w14:paraId="7C4B4FF4" w14:textId="77777777" w:rsidTr="00D20A0C">
        <w:trPr>
          <w:trHeight w:val="1140"/>
        </w:trPr>
        <w:tc>
          <w:tcPr>
            <w:cnfStyle w:val="001000000000" w:firstRow="0" w:lastRow="0" w:firstColumn="1" w:lastColumn="0" w:oddVBand="0" w:evenVBand="0" w:oddHBand="0" w:evenHBand="0" w:firstRowFirstColumn="0" w:firstRowLastColumn="0" w:lastRowFirstColumn="0" w:lastRowLastColumn="0"/>
            <w:tcW w:w="831" w:type="dxa"/>
            <w:shd w:val="clear" w:color="auto" w:fill="D0E6F6" w:themeFill="accent2" w:themeFillTint="33"/>
            <w:noWrap/>
            <w:vAlign w:val="center"/>
            <w:hideMark/>
          </w:tcPr>
          <w:p w14:paraId="07410832" w14:textId="29C2707C" w:rsidR="00914C18" w:rsidRPr="007F14AF" w:rsidRDefault="00914C18" w:rsidP="00D20A0C">
            <w:pPr>
              <w:jc w:val="center"/>
              <w:rPr>
                <w:ins w:id="190" w:author="Geetali Baruah" w:date="2020-12-28T21:44:00Z"/>
              </w:rPr>
            </w:pPr>
            <w:r w:rsidRPr="007F14AF">
              <w:t>4</w:t>
            </w:r>
          </w:p>
        </w:tc>
        <w:tc>
          <w:tcPr>
            <w:tcW w:w="1363" w:type="dxa"/>
            <w:shd w:val="clear" w:color="auto" w:fill="D0E6F6" w:themeFill="accent2" w:themeFillTint="33"/>
            <w:noWrap/>
            <w:vAlign w:val="center"/>
            <w:hideMark/>
          </w:tcPr>
          <w:p w14:paraId="35695F3C" w14:textId="0622FC98"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Setbacks Front</w:t>
            </w:r>
          </w:p>
        </w:tc>
        <w:tc>
          <w:tcPr>
            <w:tcW w:w="3404" w:type="dxa"/>
            <w:shd w:val="clear" w:color="auto" w:fill="D0E6F6" w:themeFill="accent2" w:themeFillTint="33"/>
            <w:noWrap/>
            <w:vAlign w:val="center"/>
            <w:hideMark/>
          </w:tcPr>
          <w:p w14:paraId="26775086"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proofErr w:type="spellStart"/>
            <w:r w:rsidRPr="007F14AF">
              <w:t>BLK_n_LVL_n_FRONT_SETBACK</w:t>
            </w:r>
            <w:proofErr w:type="spellEnd"/>
          </w:p>
        </w:tc>
        <w:tc>
          <w:tcPr>
            <w:tcW w:w="2340" w:type="dxa"/>
            <w:shd w:val="clear" w:color="auto" w:fill="D0E6F6" w:themeFill="accent2" w:themeFillTint="33"/>
            <w:vAlign w:val="center"/>
            <w:hideMark/>
          </w:tcPr>
          <w:p w14:paraId="4A58E258"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Draw as closed polygon, using poly line on site plan. Polygon shall be touching the corners of Building Footprint Layer and Plot Area Layer</w:t>
            </w:r>
          </w:p>
        </w:tc>
        <w:tc>
          <w:tcPr>
            <w:tcW w:w="991" w:type="dxa"/>
            <w:shd w:val="clear" w:color="auto" w:fill="D0E6F6" w:themeFill="accent2" w:themeFillTint="33"/>
            <w:noWrap/>
            <w:vAlign w:val="center"/>
            <w:hideMark/>
          </w:tcPr>
          <w:p w14:paraId="4EF0369D"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2</w:t>
            </w:r>
          </w:p>
        </w:tc>
        <w:tc>
          <w:tcPr>
            <w:tcW w:w="1251" w:type="dxa"/>
            <w:shd w:val="clear" w:color="auto" w:fill="D0E6F6" w:themeFill="accent2" w:themeFillTint="33"/>
            <w:noWrap/>
            <w:vAlign w:val="center"/>
            <w:hideMark/>
          </w:tcPr>
          <w:p w14:paraId="706C0D68"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914C18" w:rsidRPr="007F14AF" w14:paraId="459C9E8E" w14:textId="77777777" w:rsidTr="00D20A0C">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831" w:type="dxa"/>
            <w:shd w:val="clear" w:color="auto" w:fill="auto"/>
            <w:noWrap/>
            <w:vAlign w:val="center"/>
            <w:hideMark/>
          </w:tcPr>
          <w:p w14:paraId="20227E72" w14:textId="5F767CB2" w:rsidR="00914C18" w:rsidRPr="007F14AF" w:rsidRDefault="00914C18" w:rsidP="00D20A0C">
            <w:pPr>
              <w:jc w:val="center"/>
              <w:rPr>
                <w:ins w:id="191" w:author="Geetali Baruah" w:date="2020-12-28T21:44:00Z"/>
              </w:rPr>
            </w:pPr>
            <w:r w:rsidRPr="007F14AF">
              <w:t>5</w:t>
            </w:r>
          </w:p>
        </w:tc>
        <w:tc>
          <w:tcPr>
            <w:tcW w:w="1363" w:type="dxa"/>
            <w:shd w:val="clear" w:color="auto" w:fill="auto"/>
            <w:noWrap/>
            <w:vAlign w:val="center"/>
            <w:hideMark/>
          </w:tcPr>
          <w:p w14:paraId="79DCFD62" w14:textId="64E429BF"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Setbacks Rear</w:t>
            </w:r>
          </w:p>
        </w:tc>
        <w:tc>
          <w:tcPr>
            <w:tcW w:w="3404" w:type="dxa"/>
            <w:shd w:val="clear" w:color="auto" w:fill="auto"/>
            <w:noWrap/>
            <w:vAlign w:val="center"/>
            <w:hideMark/>
          </w:tcPr>
          <w:p w14:paraId="2DF1991B"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proofErr w:type="spellStart"/>
            <w:r w:rsidRPr="007F14AF">
              <w:t>BLK_n_LVL_n_REAR_SETBACK</w:t>
            </w:r>
            <w:proofErr w:type="spellEnd"/>
          </w:p>
        </w:tc>
        <w:tc>
          <w:tcPr>
            <w:tcW w:w="2340" w:type="dxa"/>
            <w:shd w:val="clear" w:color="auto" w:fill="auto"/>
            <w:vAlign w:val="center"/>
            <w:hideMark/>
          </w:tcPr>
          <w:p w14:paraId="288B6811"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Draw as closed polygon, using poly line on site plan. Polygon shall be touching the corners of Building Footprint Layer and Plot Area Layer</w:t>
            </w:r>
          </w:p>
        </w:tc>
        <w:tc>
          <w:tcPr>
            <w:tcW w:w="991" w:type="dxa"/>
            <w:shd w:val="clear" w:color="auto" w:fill="auto"/>
            <w:noWrap/>
            <w:vAlign w:val="center"/>
            <w:hideMark/>
          </w:tcPr>
          <w:p w14:paraId="0724240E"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11</w:t>
            </w:r>
          </w:p>
        </w:tc>
        <w:tc>
          <w:tcPr>
            <w:tcW w:w="1251" w:type="dxa"/>
            <w:shd w:val="clear" w:color="auto" w:fill="auto"/>
            <w:noWrap/>
            <w:vAlign w:val="center"/>
            <w:hideMark/>
          </w:tcPr>
          <w:p w14:paraId="1087D254"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914C18" w:rsidRPr="007F14AF" w14:paraId="6615F166" w14:textId="77777777" w:rsidTr="00D20A0C">
        <w:trPr>
          <w:trHeight w:val="1140"/>
        </w:trPr>
        <w:tc>
          <w:tcPr>
            <w:cnfStyle w:val="001000000000" w:firstRow="0" w:lastRow="0" w:firstColumn="1" w:lastColumn="0" w:oddVBand="0" w:evenVBand="0" w:oddHBand="0" w:evenHBand="0" w:firstRowFirstColumn="0" w:firstRowLastColumn="0" w:lastRowFirstColumn="0" w:lastRowLastColumn="0"/>
            <w:tcW w:w="831" w:type="dxa"/>
            <w:shd w:val="clear" w:color="auto" w:fill="D0E6F6" w:themeFill="accent2" w:themeFillTint="33"/>
            <w:noWrap/>
            <w:vAlign w:val="center"/>
            <w:hideMark/>
          </w:tcPr>
          <w:p w14:paraId="19ED3767" w14:textId="5DD7813B" w:rsidR="00914C18" w:rsidRPr="007F14AF" w:rsidRDefault="00914C18" w:rsidP="00D20A0C">
            <w:pPr>
              <w:jc w:val="center"/>
              <w:rPr>
                <w:ins w:id="192" w:author="Geetali Baruah" w:date="2020-12-28T21:44:00Z"/>
              </w:rPr>
            </w:pPr>
            <w:r w:rsidRPr="007F14AF">
              <w:t>6</w:t>
            </w:r>
          </w:p>
        </w:tc>
        <w:tc>
          <w:tcPr>
            <w:tcW w:w="1363" w:type="dxa"/>
            <w:shd w:val="clear" w:color="auto" w:fill="D0E6F6" w:themeFill="accent2" w:themeFillTint="33"/>
            <w:noWrap/>
            <w:vAlign w:val="center"/>
            <w:hideMark/>
          </w:tcPr>
          <w:p w14:paraId="345197E3" w14:textId="6659B121"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Setbacks Left</w:t>
            </w:r>
          </w:p>
        </w:tc>
        <w:tc>
          <w:tcPr>
            <w:tcW w:w="3404" w:type="dxa"/>
            <w:shd w:val="clear" w:color="auto" w:fill="D0E6F6" w:themeFill="accent2" w:themeFillTint="33"/>
            <w:noWrap/>
            <w:vAlign w:val="center"/>
            <w:hideMark/>
          </w:tcPr>
          <w:p w14:paraId="393CBC27"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BLK_1_LVL_0_SIDE_SETBACK1</w:t>
            </w:r>
          </w:p>
        </w:tc>
        <w:tc>
          <w:tcPr>
            <w:tcW w:w="2340" w:type="dxa"/>
            <w:shd w:val="clear" w:color="auto" w:fill="D0E6F6" w:themeFill="accent2" w:themeFillTint="33"/>
            <w:vAlign w:val="center"/>
            <w:hideMark/>
          </w:tcPr>
          <w:p w14:paraId="6A0AF217"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Draw as closed polygon, using poly line on site plan. Polygon shall be touching the corners of Building Footprint Layer and Plot Area Layer</w:t>
            </w:r>
          </w:p>
        </w:tc>
        <w:tc>
          <w:tcPr>
            <w:tcW w:w="991" w:type="dxa"/>
            <w:shd w:val="clear" w:color="auto" w:fill="D0E6F6" w:themeFill="accent2" w:themeFillTint="33"/>
            <w:noWrap/>
            <w:vAlign w:val="center"/>
            <w:hideMark/>
          </w:tcPr>
          <w:p w14:paraId="40F658F6"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171</w:t>
            </w:r>
          </w:p>
        </w:tc>
        <w:tc>
          <w:tcPr>
            <w:tcW w:w="1251" w:type="dxa"/>
            <w:shd w:val="clear" w:color="auto" w:fill="D0E6F6" w:themeFill="accent2" w:themeFillTint="33"/>
            <w:noWrap/>
            <w:vAlign w:val="center"/>
            <w:hideMark/>
          </w:tcPr>
          <w:p w14:paraId="45BFB1D4"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914C18" w:rsidRPr="007F14AF" w14:paraId="372DEF0D" w14:textId="77777777" w:rsidTr="00D20A0C">
        <w:trPr>
          <w:cnfStyle w:val="000000100000" w:firstRow="0" w:lastRow="0" w:firstColumn="0" w:lastColumn="0" w:oddVBand="0" w:evenVBand="0" w:oddHBand="1"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831" w:type="dxa"/>
            <w:shd w:val="clear" w:color="auto" w:fill="auto"/>
            <w:noWrap/>
            <w:vAlign w:val="center"/>
            <w:hideMark/>
          </w:tcPr>
          <w:p w14:paraId="26B652B8" w14:textId="4322FA52" w:rsidR="00914C18" w:rsidRPr="007F14AF" w:rsidRDefault="00914C18" w:rsidP="00D20A0C">
            <w:pPr>
              <w:jc w:val="center"/>
              <w:rPr>
                <w:ins w:id="193" w:author="Geetali Baruah" w:date="2020-12-28T21:44:00Z"/>
              </w:rPr>
            </w:pPr>
            <w:r w:rsidRPr="007F14AF">
              <w:t>7</w:t>
            </w:r>
          </w:p>
        </w:tc>
        <w:tc>
          <w:tcPr>
            <w:tcW w:w="1363" w:type="dxa"/>
            <w:shd w:val="clear" w:color="auto" w:fill="auto"/>
            <w:noWrap/>
            <w:vAlign w:val="center"/>
            <w:hideMark/>
          </w:tcPr>
          <w:p w14:paraId="4BEB06BB" w14:textId="3C7319EC"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Setbacks Right</w:t>
            </w:r>
          </w:p>
        </w:tc>
        <w:tc>
          <w:tcPr>
            <w:tcW w:w="3404" w:type="dxa"/>
            <w:shd w:val="clear" w:color="auto" w:fill="auto"/>
            <w:noWrap/>
            <w:vAlign w:val="center"/>
            <w:hideMark/>
          </w:tcPr>
          <w:p w14:paraId="126E1DF6"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BLK_1_LVL_0_SIDE_SETBACK2</w:t>
            </w:r>
          </w:p>
        </w:tc>
        <w:tc>
          <w:tcPr>
            <w:tcW w:w="2340" w:type="dxa"/>
            <w:shd w:val="clear" w:color="auto" w:fill="auto"/>
            <w:vAlign w:val="center"/>
            <w:hideMark/>
          </w:tcPr>
          <w:p w14:paraId="25801AAB"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Draw as closed polygon, using poly line on site plan. Polygon shall be touching the corners of Building Footprint Layer and Plot Area Layer</w:t>
            </w:r>
          </w:p>
        </w:tc>
        <w:tc>
          <w:tcPr>
            <w:tcW w:w="991" w:type="dxa"/>
            <w:shd w:val="clear" w:color="auto" w:fill="auto"/>
            <w:noWrap/>
            <w:vAlign w:val="center"/>
            <w:hideMark/>
          </w:tcPr>
          <w:p w14:paraId="3E8BE3B8"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102</w:t>
            </w:r>
          </w:p>
        </w:tc>
        <w:tc>
          <w:tcPr>
            <w:tcW w:w="1251" w:type="dxa"/>
            <w:shd w:val="clear" w:color="auto" w:fill="auto"/>
            <w:noWrap/>
            <w:vAlign w:val="center"/>
            <w:hideMark/>
          </w:tcPr>
          <w:p w14:paraId="17ABDC45"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914C18" w:rsidRPr="007F14AF" w14:paraId="4CCB96DE" w14:textId="77777777" w:rsidTr="00D20A0C">
        <w:trPr>
          <w:trHeight w:val="405"/>
        </w:trPr>
        <w:tc>
          <w:tcPr>
            <w:cnfStyle w:val="001000000000" w:firstRow="0" w:lastRow="0" w:firstColumn="1" w:lastColumn="0" w:oddVBand="0" w:evenVBand="0" w:oddHBand="0" w:evenHBand="0" w:firstRowFirstColumn="0" w:firstRowLastColumn="0" w:lastRowFirstColumn="0" w:lastRowLastColumn="0"/>
            <w:tcW w:w="831" w:type="dxa"/>
            <w:shd w:val="clear" w:color="auto" w:fill="D0E6F6" w:themeFill="accent2" w:themeFillTint="33"/>
            <w:noWrap/>
            <w:vAlign w:val="center"/>
            <w:hideMark/>
          </w:tcPr>
          <w:p w14:paraId="24BA1E54" w14:textId="1B6D03BF" w:rsidR="00914C18" w:rsidRPr="007F14AF" w:rsidRDefault="00914C18" w:rsidP="00D20A0C">
            <w:pPr>
              <w:jc w:val="center"/>
              <w:rPr>
                <w:ins w:id="194" w:author="Geetali Baruah" w:date="2020-12-28T21:44:00Z"/>
              </w:rPr>
            </w:pPr>
            <w:r w:rsidRPr="007F14AF">
              <w:t>8</w:t>
            </w:r>
          </w:p>
        </w:tc>
        <w:tc>
          <w:tcPr>
            <w:tcW w:w="1363" w:type="dxa"/>
            <w:shd w:val="clear" w:color="auto" w:fill="D0E6F6" w:themeFill="accent2" w:themeFillTint="33"/>
            <w:noWrap/>
            <w:vAlign w:val="center"/>
            <w:hideMark/>
          </w:tcPr>
          <w:p w14:paraId="2D2361F2" w14:textId="3B902A78"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Open Space between buildings</w:t>
            </w:r>
          </w:p>
        </w:tc>
        <w:tc>
          <w:tcPr>
            <w:tcW w:w="3404" w:type="dxa"/>
            <w:shd w:val="clear" w:color="auto" w:fill="D0E6F6" w:themeFill="accent2" w:themeFillTint="33"/>
            <w:noWrap/>
            <w:vAlign w:val="center"/>
            <w:hideMark/>
          </w:tcPr>
          <w:p w14:paraId="4171501D"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proofErr w:type="spellStart"/>
            <w:r w:rsidRPr="007F14AF">
              <w:t>DIST_BETWEEN_BLK_n_BLK_n</w:t>
            </w:r>
            <w:proofErr w:type="spellEnd"/>
          </w:p>
        </w:tc>
        <w:tc>
          <w:tcPr>
            <w:tcW w:w="2340" w:type="dxa"/>
            <w:shd w:val="clear" w:color="auto" w:fill="D0E6F6" w:themeFill="accent2" w:themeFillTint="33"/>
            <w:noWrap/>
            <w:vAlign w:val="center"/>
            <w:hideMark/>
          </w:tcPr>
          <w:p w14:paraId="331B4227"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Draw dimension between Two Building Blocks</w:t>
            </w:r>
          </w:p>
        </w:tc>
        <w:tc>
          <w:tcPr>
            <w:tcW w:w="991" w:type="dxa"/>
            <w:shd w:val="clear" w:color="auto" w:fill="D0E6F6" w:themeFill="accent2" w:themeFillTint="33"/>
            <w:noWrap/>
            <w:vAlign w:val="center"/>
            <w:hideMark/>
          </w:tcPr>
          <w:p w14:paraId="37C58EF0"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7</w:t>
            </w:r>
          </w:p>
        </w:tc>
        <w:tc>
          <w:tcPr>
            <w:tcW w:w="1251" w:type="dxa"/>
            <w:shd w:val="clear" w:color="auto" w:fill="D0E6F6" w:themeFill="accent2" w:themeFillTint="33"/>
            <w:noWrap/>
            <w:vAlign w:val="center"/>
            <w:hideMark/>
          </w:tcPr>
          <w:p w14:paraId="31094C94"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914C18" w:rsidRPr="007F14AF" w14:paraId="46389945" w14:textId="77777777" w:rsidTr="00D20A0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auto"/>
            <w:noWrap/>
            <w:vAlign w:val="center"/>
            <w:hideMark/>
          </w:tcPr>
          <w:p w14:paraId="575CF3F7" w14:textId="4AC6FF1E" w:rsidR="00914C18" w:rsidRPr="007F14AF" w:rsidRDefault="00914C18" w:rsidP="00D20A0C">
            <w:pPr>
              <w:jc w:val="center"/>
              <w:rPr>
                <w:ins w:id="195" w:author="Geetali Baruah" w:date="2020-12-28T21:44:00Z"/>
              </w:rPr>
            </w:pPr>
            <w:r w:rsidRPr="007F14AF">
              <w:t>9</w:t>
            </w:r>
          </w:p>
        </w:tc>
        <w:tc>
          <w:tcPr>
            <w:tcW w:w="1363" w:type="dxa"/>
            <w:vMerge w:val="restart"/>
            <w:shd w:val="clear" w:color="auto" w:fill="auto"/>
            <w:noWrap/>
            <w:vAlign w:val="center"/>
            <w:hideMark/>
          </w:tcPr>
          <w:p w14:paraId="56641F29" w14:textId="132A431A"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Plantation Tree Count</w:t>
            </w:r>
          </w:p>
        </w:tc>
        <w:tc>
          <w:tcPr>
            <w:tcW w:w="3404" w:type="dxa"/>
            <w:vMerge w:val="restart"/>
            <w:shd w:val="clear" w:color="auto" w:fill="auto"/>
            <w:noWrap/>
            <w:vAlign w:val="center"/>
            <w:hideMark/>
          </w:tcPr>
          <w:p w14:paraId="5A0C4328"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PLANTATION_TREECOVER</w:t>
            </w:r>
          </w:p>
        </w:tc>
        <w:tc>
          <w:tcPr>
            <w:tcW w:w="2340" w:type="dxa"/>
            <w:shd w:val="clear" w:color="auto" w:fill="auto"/>
            <w:noWrap/>
            <w:vAlign w:val="center"/>
            <w:hideMark/>
          </w:tcPr>
          <w:p w14:paraId="23793883"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Draw polygon for Trees Cut</w:t>
            </w:r>
          </w:p>
        </w:tc>
        <w:tc>
          <w:tcPr>
            <w:tcW w:w="991" w:type="dxa"/>
            <w:shd w:val="clear" w:color="auto" w:fill="auto"/>
            <w:noWrap/>
            <w:vAlign w:val="center"/>
            <w:hideMark/>
          </w:tcPr>
          <w:p w14:paraId="7C79D167"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1</w:t>
            </w:r>
          </w:p>
        </w:tc>
        <w:tc>
          <w:tcPr>
            <w:tcW w:w="1251" w:type="dxa"/>
            <w:shd w:val="clear" w:color="auto" w:fill="auto"/>
            <w:noWrap/>
            <w:vAlign w:val="center"/>
            <w:hideMark/>
          </w:tcPr>
          <w:p w14:paraId="6863581F"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914C18" w:rsidRPr="007F14AF" w14:paraId="743EFD79" w14:textId="77777777" w:rsidTr="00D20A0C">
        <w:trPr>
          <w:trHeight w:val="435"/>
        </w:trPr>
        <w:tc>
          <w:tcPr>
            <w:cnfStyle w:val="001000000000" w:firstRow="0" w:lastRow="0" w:firstColumn="1" w:lastColumn="0" w:oddVBand="0" w:evenVBand="0" w:oddHBand="0" w:evenHBand="0" w:firstRowFirstColumn="0" w:firstRowLastColumn="0" w:lastRowFirstColumn="0" w:lastRowLastColumn="0"/>
            <w:tcW w:w="831" w:type="dxa"/>
            <w:vMerge/>
            <w:vAlign w:val="center"/>
            <w:hideMark/>
          </w:tcPr>
          <w:p w14:paraId="6ADC7F44" w14:textId="77777777" w:rsidR="00914C18" w:rsidRPr="007F14AF" w:rsidRDefault="00914C18" w:rsidP="00D20A0C">
            <w:pPr>
              <w:jc w:val="center"/>
              <w:rPr>
                <w:ins w:id="196" w:author="Geetali Baruah" w:date="2020-12-28T21:44:00Z"/>
              </w:rPr>
            </w:pPr>
          </w:p>
        </w:tc>
        <w:tc>
          <w:tcPr>
            <w:tcW w:w="1363" w:type="dxa"/>
            <w:vMerge/>
            <w:vAlign w:val="center"/>
            <w:hideMark/>
          </w:tcPr>
          <w:p w14:paraId="73EAE06D" w14:textId="24083B6D"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p>
        </w:tc>
        <w:tc>
          <w:tcPr>
            <w:tcW w:w="3404" w:type="dxa"/>
            <w:vMerge/>
            <w:vAlign w:val="center"/>
            <w:hideMark/>
          </w:tcPr>
          <w:p w14:paraId="14B0BB93"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p>
        </w:tc>
        <w:tc>
          <w:tcPr>
            <w:tcW w:w="2340" w:type="dxa"/>
            <w:noWrap/>
            <w:vAlign w:val="center"/>
            <w:hideMark/>
          </w:tcPr>
          <w:p w14:paraId="5B18A12F"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Draw polygon for Existing Trees</w:t>
            </w:r>
          </w:p>
        </w:tc>
        <w:tc>
          <w:tcPr>
            <w:tcW w:w="991" w:type="dxa"/>
            <w:noWrap/>
            <w:vAlign w:val="center"/>
            <w:hideMark/>
          </w:tcPr>
          <w:p w14:paraId="5AEC7D69"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2</w:t>
            </w:r>
          </w:p>
        </w:tc>
        <w:tc>
          <w:tcPr>
            <w:tcW w:w="1251" w:type="dxa"/>
            <w:noWrap/>
            <w:vAlign w:val="center"/>
            <w:hideMark/>
          </w:tcPr>
          <w:p w14:paraId="3D941038"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914C18" w:rsidRPr="007F14AF" w14:paraId="5CBB7950" w14:textId="77777777" w:rsidTr="00D20A0C">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831" w:type="dxa"/>
            <w:vMerge/>
            <w:vAlign w:val="center"/>
            <w:hideMark/>
          </w:tcPr>
          <w:p w14:paraId="51299072" w14:textId="77777777" w:rsidR="00914C18" w:rsidRPr="007F14AF" w:rsidRDefault="00914C18" w:rsidP="00D20A0C">
            <w:pPr>
              <w:jc w:val="center"/>
              <w:rPr>
                <w:ins w:id="197" w:author="Geetali Baruah" w:date="2020-12-28T21:44:00Z"/>
              </w:rPr>
            </w:pPr>
          </w:p>
        </w:tc>
        <w:tc>
          <w:tcPr>
            <w:tcW w:w="1363" w:type="dxa"/>
            <w:vMerge/>
            <w:vAlign w:val="center"/>
            <w:hideMark/>
          </w:tcPr>
          <w:p w14:paraId="198A253C" w14:textId="280B3629"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p>
        </w:tc>
        <w:tc>
          <w:tcPr>
            <w:tcW w:w="3404" w:type="dxa"/>
            <w:vMerge/>
            <w:vAlign w:val="center"/>
            <w:hideMark/>
          </w:tcPr>
          <w:p w14:paraId="63C33D2C"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noWrap/>
            <w:vAlign w:val="center"/>
            <w:hideMark/>
          </w:tcPr>
          <w:p w14:paraId="540E9AAC"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Draw polygon for Planted Trees</w:t>
            </w:r>
          </w:p>
        </w:tc>
        <w:tc>
          <w:tcPr>
            <w:tcW w:w="991" w:type="dxa"/>
            <w:shd w:val="clear" w:color="auto" w:fill="auto"/>
            <w:vAlign w:val="center"/>
            <w:hideMark/>
          </w:tcPr>
          <w:p w14:paraId="4F50A295"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3</w:t>
            </w:r>
          </w:p>
        </w:tc>
        <w:tc>
          <w:tcPr>
            <w:tcW w:w="1251" w:type="dxa"/>
            <w:shd w:val="clear" w:color="auto" w:fill="auto"/>
            <w:noWrap/>
            <w:vAlign w:val="center"/>
            <w:hideMark/>
          </w:tcPr>
          <w:p w14:paraId="637A0FC2"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914C18" w:rsidRPr="007F14AF" w14:paraId="2778625E" w14:textId="77777777" w:rsidTr="00D20A0C">
        <w:trPr>
          <w:trHeight w:val="660"/>
        </w:trPr>
        <w:tc>
          <w:tcPr>
            <w:cnfStyle w:val="001000000000" w:firstRow="0" w:lastRow="0" w:firstColumn="1" w:lastColumn="0" w:oddVBand="0" w:evenVBand="0" w:oddHBand="0" w:evenHBand="0" w:firstRowFirstColumn="0" w:firstRowLastColumn="0" w:lastRowFirstColumn="0" w:lastRowLastColumn="0"/>
            <w:tcW w:w="831" w:type="dxa"/>
            <w:shd w:val="clear" w:color="auto" w:fill="D0E6F6" w:themeFill="accent2" w:themeFillTint="33"/>
            <w:noWrap/>
            <w:vAlign w:val="center"/>
            <w:hideMark/>
          </w:tcPr>
          <w:p w14:paraId="3F5F926A" w14:textId="230B63BC" w:rsidR="00914C18" w:rsidRPr="007F14AF" w:rsidRDefault="00914C18" w:rsidP="00D20A0C">
            <w:pPr>
              <w:jc w:val="center"/>
              <w:rPr>
                <w:ins w:id="198" w:author="Geetali Baruah" w:date="2020-12-28T21:44:00Z"/>
              </w:rPr>
            </w:pPr>
            <w:r w:rsidRPr="007F14AF">
              <w:t>10</w:t>
            </w:r>
          </w:p>
        </w:tc>
        <w:tc>
          <w:tcPr>
            <w:tcW w:w="1363" w:type="dxa"/>
            <w:shd w:val="clear" w:color="auto" w:fill="D0E6F6" w:themeFill="accent2" w:themeFillTint="33"/>
            <w:noWrap/>
            <w:vAlign w:val="center"/>
            <w:hideMark/>
          </w:tcPr>
          <w:p w14:paraId="2631B889" w14:textId="42973F2E"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Plantation Green Strip</w:t>
            </w:r>
          </w:p>
        </w:tc>
        <w:tc>
          <w:tcPr>
            <w:tcW w:w="3404" w:type="dxa"/>
            <w:shd w:val="clear" w:color="auto" w:fill="D0E6F6" w:themeFill="accent2" w:themeFillTint="33"/>
            <w:noWrap/>
            <w:vAlign w:val="center"/>
            <w:hideMark/>
          </w:tcPr>
          <w:p w14:paraId="5C81168A" w14:textId="1FC3FF59"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proofErr w:type="spellStart"/>
            <w:r w:rsidRPr="007F14AF">
              <w:t>BLK_</w:t>
            </w:r>
            <w:r w:rsidR="009F7E51">
              <w:t>n</w:t>
            </w:r>
            <w:r w:rsidRPr="007F14AF">
              <w:t>_PLANTATION_GREENSTRIP</w:t>
            </w:r>
            <w:proofErr w:type="spellEnd"/>
          </w:p>
        </w:tc>
        <w:tc>
          <w:tcPr>
            <w:tcW w:w="2340" w:type="dxa"/>
            <w:shd w:val="clear" w:color="auto" w:fill="D0E6F6" w:themeFill="accent2" w:themeFillTint="33"/>
            <w:noWrap/>
            <w:vAlign w:val="center"/>
            <w:hideMark/>
          </w:tcPr>
          <w:p w14:paraId="5F4AA3DE"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Draw polygon around open green area</w:t>
            </w:r>
          </w:p>
        </w:tc>
        <w:tc>
          <w:tcPr>
            <w:tcW w:w="991" w:type="dxa"/>
            <w:shd w:val="clear" w:color="auto" w:fill="D0E6F6" w:themeFill="accent2" w:themeFillTint="33"/>
            <w:vAlign w:val="center"/>
            <w:hideMark/>
          </w:tcPr>
          <w:p w14:paraId="4D7D5F87"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7</w:t>
            </w:r>
          </w:p>
        </w:tc>
        <w:tc>
          <w:tcPr>
            <w:tcW w:w="1251" w:type="dxa"/>
            <w:shd w:val="clear" w:color="auto" w:fill="D0E6F6" w:themeFill="accent2" w:themeFillTint="33"/>
            <w:noWrap/>
            <w:vAlign w:val="center"/>
            <w:hideMark/>
          </w:tcPr>
          <w:p w14:paraId="5DC69CC0"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914C18" w:rsidRPr="007F14AF" w14:paraId="533F527D" w14:textId="77777777" w:rsidTr="00D20A0C">
        <w:trPr>
          <w:cnfStyle w:val="000000100000" w:firstRow="0" w:lastRow="0" w:firstColumn="0" w:lastColumn="0" w:oddVBand="0" w:evenVBand="0" w:oddHBand="1" w:evenHBand="0" w:firstRowFirstColumn="0" w:firstRowLastColumn="0" w:lastRowFirstColumn="0" w:lastRowLastColumn="0"/>
          <w:trHeight w:val="630"/>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auto"/>
            <w:noWrap/>
            <w:vAlign w:val="center"/>
            <w:hideMark/>
          </w:tcPr>
          <w:p w14:paraId="77D2EFAA" w14:textId="02A5DFAB" w:rsidR="00914C18" w:rsidRPr="007F14AF" w:rsidRDefault="00914C18" w:rsidP="00D20A0C">
            <w:pPr>
              <w:jc w:val="center"/>
              <w:rPr>
                <w:ins w:id="199" w:author="Geetali Baruah" w:date="2020-12-28T21:44:00Z"/>
              </w:rPr>
            </w:pPr>
            <w:r w:rsidRPr="007F14AF">
              <w:lastRenderedPageBreak/>
              <w:t>11</w:t>
            </w:r>
          </w:p>
        </w:tc>
        <w:tc>
          <w:tcPr>
            <w:tcW w:w="1363" w:type="dxa"/>
            <w:vMerge w:val="restart"/>
            <w:shd w:val="clear" w:color="auto" w:fill="auto"/>
            <w:noWrap/>
            <w:vAlign w:val="center"/>
            <w:hideMark/>
          </w:tcPr>
          <w:p w14:paraId="6F5D2031" w14:textId="5080CA05"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Rainwater harvesting system</w:t>
            </w:r>
          </w:p>
        </w:tc>
        <w:tc>
          <w:tcPr>
            <w:tcW w:w="3404" w:type="dxa"/>
            <w:vMerge w:val="restart"/>
            <w:shd w:val="clear" w:color="auto" w:fill="auto"/>
            <w:noWrap/>
            <w:vAlign w:val="center"/>
            <w:hideMark/>
          </w:tcPr>
          <w:p w14:paraId="62A8EB30"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RWH</w:t>
            </w:r>
          </w:p>
        </w:tc>
        <w:tc>
          <w:tcPr>
            <w:tcW w:w="2340" w:type="dxa"/>
            <w:shd w:val="clear" w:color="auto" w:fill="auto"/>
            <w:vAlign w:val="center"/>
            <w:hideMark/>
          </w:tcPr>
          <w:p w14:paraId="05538627"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Draw polygon around the tank</w:t>
            </w:r>
          </w:p>
        </w:tc>
        <w:tc>
          <w:tcPr>
            <w:tcW w:w="991" w:type="dxa"/>
            <w:shd w:val="clear" w:color="auto" w:fill="auto"/>
            <w:noWrap/>
            <w:vAlign w:val="center"/>
            <w:hideMark/>
          </w:tcPr>
          <w:p w14:paraId="704E475A"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4</w:t>
            </w:r>
          </w:p>
        </w:tc>
        <w:tc>
          <w:tcPr>
            <w:tcW w:w="1251" w:type="dxa"/>
            <w:shd w:val="clear" w:color="auto" w:fill="auto"/>
            <w:noWrap/>
            <w:vAlign w:val="center"/>
            <w:hideMark/>
          </w:tcPr>
          <w:p w14:paraId="061448F3" w14:textId="77777777" w:rsidR="00914C18" w:rsidRPr="007F14AF" w:rsidRDefault="00914C18" w:rsidP="00D20A0C">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914C18" w:rsidRPr="007F14AF" w14:paraId="5D28EA92" w14:textId="77777777" w:rsidTr="00D20A0C">
        <w:trPr>
          <w:trHeight w:val="810"/>
        </w:trPr>
        <w:tc>
          <w:tcPr>
            <w:cnfStyle w:val="001000000000" w:firstRow="0" w:lastRow="0" w:firstColumn="1" w:lastColumn="0" w:oddVBand="0" w:evenVBand="0" w:oddHBand="0" w:evenHBand="0" w:firstRowFirstColumn="0" w:firstRowLastColumn="0" w:lastRowFirstColumn="0" w:lastRowLastColumn="0"/>
            <w:tcW w:w="831" w:type="dxa"/>
            <w:vMerge/>
            <w:hideMark/>
          </w:tcPr>
          <w:p w14:paraId="4C9CFD6C" w14:textId="77777777" w:rsidR="00914C18" w:rsidRPr="007F14AF" w:rsidRDefault="00914C18" w:rsidP="00A752EE">
            <w:pPr>
              <w:rPr>
                <w:ins w:id="200" w:author="Geetali Baruah" w:date="2020-12-28T21:44:00Z"/>
              </w:rPr>
            </w:pPr>
          </w:p>
        </w:tc>
        <w:tc>
          <w:tcPr>
            <w:tcW w:w="1363" w:type="dxa"/>
            <w:vMerge/>
            <w:vAlign w:val="center"/>
            <w:hideMark/>
          </w:tcPr>
          <w:p w14:paraId="73C31FD2" w14:textId="72414264"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p>
        </w:tc>
        <w:tc>
          <w:tcPr>
            <w:tcW w:w="3404" w:type="dxa"/>
            <w:vMerge/>
            <w:vAlign w:val="center"/>
            <w:hideMark/>
          </w:tcPr>
          <w:p w14:paraId="1FA8A2D8"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p>
        </w:tc>
        <w:tc>
          <w:tcPr>
            <w:tcW w:w="2340" w:type="dxa"/>
            <w:vAlign w:val="center"/>
            <w:hideMark/>
          </w:tcPr>
          <w:p w14:paraId="237BED25"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 xml:space="preserve">Add text for Rainwater Harvesting tank (using </w:t>
            </w:r>
            <w:proofErr w:type="spellStart"/>
            <w:r w:rsidRPr="007F14AF">
              <w:t>Mtext</w:t>
            </w:r>
            <w:proofErr w:type="spellEnd"/>
            <w:r w:rsidRPr="007F14AF">
              <w:t>) capacity = RWH_CAPACITY_L=n</w:t>
            </w:r>
          </w:p>
        </w:tc>
        <w:tc>
          <w:tcPr>
            <w:tcW w:w="991" w:type="dxa"/>
            <w:noWrap/>
            <w:vAlign w:val="center"/>
            <w:hideMark/>
          </w:tcPr>
          <w:p w14:paraId="64457284"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4</w:t>
            </w:r>
          </w:p>
        </w:tc>
        <w:tc>
          <w:tcPr>
            <w:tcW w:w="1251" w:type="dxa"/>
            <w:noWrap/>
            <w:vAlign w:val="center"/>
            <w:hideMark/>
          </w:tcPr>
          <w:p w14:paraId="57471622" w14:textId="77777777" w:rsidR="00914C18" w:rsidRPr="007F14AF" w:rsidRDefault="00914C18" w:rsidP="00D20A0C">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70482D" w:rsidRPr="007F14AF" w14:paraId="22CA42AA" w14:textId="77777777" w:rsidTr="00D20A0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31" w:type="dxa"/>
            <w:vAlign w:val="center"/>
          </w:tcPr>
          <w:p w14:paraId="2418F303" w14:textId="2B70650E" w:rsidR="0070482D" w:rsidRPr="00D41155" w:rsidRDefault="0070482D" w:rsidP="00D20A0C">
            <w:pPr>
              <w:jc w:val="center"/>
              <w:rPr>
                <w:color w:val="000000" w:themeColor="text1"/>
              </w:rPr>
            </w:pPr>
            <w:r>
              <w:rPr>
                <w:color w:val="000000" w:themeColor="text1"/>
              </w:rPr>
              <w:t>12</w:t>
            </w:r>
          </w:p>
        </w:tc>
        <w:tc>
          <w:tcPr>
            <w:tcW w:w="1363" w:type="dxa"/>
            <w:vAlign w:val="center"/>
          </w:tcPr>
          <w:p w14:paraId="090DC050" w14:textId="44083CD8" w:rsidR="0070482D" w:rsidRPr="00D41155" w:rsidRDefault="0070482D" w:rsidP="00D20A0C">
            <w:pPr>
              <w:cnfStyle w:val="000000100000" w:firstRow="0" w:lastRow="0" w:firstColumn="0" w:lastColumn="0" w:oddVBand="0" w:evenVBand="0" w:oddHBand="1" w:evenHBand="0" w:firstRowFirstColumn="0" w:firstRowLastColumn="0" w:lastRowFirstColumn="0" w:lastRowLastColumn="0"/>
              <w:rPr>
                <w:color w:val="000000" w:themeColor="text1"/>
              </w:rPr>
            </w:pPr>
            <w:r w:rsidRPr="009F7E51">
              <w:rPr>
                <w:color w:val="000000" w:themeColor="text1"/>
              </w:rPr>
              <w:t>Recharge Pit</w:t>
            </w:r>
          </w:p>
        </w:tc>
        <w:tc>
          <w:tcPr>
            <w:tcW w:w="3404" w:type="dxa"/>
            <w:vAlign w:val="center"/>
          </w:tcPr>
          <w:p w14:paraId="57407144" w14:textId="713A97A8" w:rsidR="0070482D" w:rsidRPr="00D41155" w:rsidRDefault="0070482D" w:rsidP="00D20A0C">
            <w:pPr>
              <w:cnfStyle w:val="000000100000" w:firstRow="0" w:lastRow="0" w:firstColumn="0" w:lastColumn="0" w:oddVBand="0" w:evenVBand="0" w:oddHBand="1" w:evenHBand="0" w:firstRowFirstColumn="0" w:firstRowLastColumn="0" w:lastRowFirstColumn="0" w:lastRowLastColumn="0"/>
              <w:rPr>
                <w:color w:val="000000" w:themeColor="text1"/>
              </w:rPr>
            </w:pPr>
            <w:r w:rsidRPr="009F7E51">
              <w:rPr>
                <w:color w:val="000000" w:themeColor="text1"/>
              </w:rPr>
              <w:t>SITE_COMPONENTS</w:t>
            </w:r>
          </w:p>
        </w:tc>
        <w:tc>
          <w:tcPr>
            <w:tcW w:w="2340" w:type="dxa"/>
            <w:vAlign w:val="center"/>
          </w:tcPr>
          <w:p w14:paraId="7220EE82" w14:textId="77777777" w:rsidR="0070482D" w:rsidRPr="009F7E51" w:rsidRDefault="0070482D" w:rsidP="00D20A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r w:rsidRPr="009F7E51">
              <w:rPr>
                <w:color w:val="000000" w:themeColor="text1"/>
              </w:rPr>
              <w:t>Draw polygon around the Recharge Pit</w:t>
            </w:r>
          </w:p>
          <w:p w14:paraId="73845B62" w14:textId="746AD926" w:rsidR="0070482D" w:rsidRPr="00D41155" w:rsidRDefault="0070482D" w:rsidP="00D20A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w:t>
            </w:r>
            <w:r w:rsidRPr="009F7E51">
              <w:rPr>
                <w:color w:val="000000" w:themeColor="text1"/>
              </w:rPr>
              <w:t>Draw Dimension of Height of Recharge Pit</w:t>
            </w:r>
          </w:p>
        </w:tc>
        <w:tc>
          <w:tcPr>
            <w:tcW w:w="991" w:type="dxa"/>
          </w:tcPr>
          <w:p w14:paraId="37B2C6BF" w14:textId="68012D9C" w:rsidR="0070482D" w:rsidRPr="00D41155" w:rsidRDefault="0070482D" w:rsidP="0070482D">
            <w:pPr>
              <w:jc w:val="cente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251" w:type="dxa"/>
          </w:tcPr>
          <w:p w14:paraId="62DF1234" w14:textId="7588D20A" w:rsidR="0070482D" w:rsidRPr="00D41155" w:rsidRDefault="0070482D" w:rsidP="0070482D">
            <w:pPr>
              <w:cnfStyle w:val="000000100000" w:firstRow="0" w:lastRow="0" w:firstColumn="0" w:lastColumn="0" w:oddVBand="0" w:evenVBand="0" w:oddHBand="1" w:evenHBand="0" w:firstRowFirstColumn="0" w:firstRowLastColumn="0" w:lastRowFirstColumn="0" w:lastRowLastColumn="0"/>
              <w:rPr>
                <w:color w:val="000000" w:themeColor="text1"/>
              </w:rPr>
            </w:pPr>
            <w:r w:rsidRPr="007F14AF">
              <w:t>Mandatory as per rule</w:t>
            </w:r>
          </w:p>
        </w:tc>
      </w:tr>
      <w:tr w:rsidR="00D20A0C" w:rsidRPr="007F14AF" w14:paraId="1004AA3F" w14:textId="77777777" w:rsidTr="00D20A0C">
        <w:trPr>
          <w:trHeight w:val="765"/>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auto"/>
            <w:vAlign w:val="center"/>
          </w:tcPr>
          <w:p w14:paraId="098623F9" w14:textId="657F4FDF" w:rsidR="00D20A0C" w:rsidRDefault="00D20A0C" w:rsidP="00D20A0C">
            <w:pPr>
              <w:jc w:val="center"/>
              <w:rPr>
                <w:color w:val="000000" w:themeColor="text1"/>
              </w:rPr>
            </w:pPr>
            <w:r>
              <w:rPr>
                <w:color w:val="000000" w:themeColor="text1"/>
              </w:rPr>
              <w:t>13</w:t>
            </w:r>
          </w:p>
        </w:tc>
        <w:tc>
          <w:tcPr>
            <w:tcW w:w="1363" w:type="dxa"/>
            <w:vMerge w:val="restart"/>
            <w:shd w:val="clear" w:color="auto" w:fill="auto"/>
            <w:vAlign w:val="center"/>
          </w:tcPr>
          <w:p w14:paraId="7A1ECDF6" w14:textId="508B1EA8" w:rsidR="00D20A0C" w:rsidRDefault="00D20A0C" w:rsidP="00D20A0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Electric Lines</w:t>
            </w:r>
          </w:p>
        </w:tc>
        <w:tc>
          <w:tcPr>
            <w:tcW w:w="3404" w:type="dxa"/>
            <w:shd w:val="clear" w:color="auto" w:fill="auto"/>
            <w:vAlign w:val="center"/>
          </w:tcPr>
          <w:p w14:paraId="0AD053A7" w14:textId="7711E441" w:rsidR="00D20A0C" w:rsidRPr="00596580" w:rsidRDefault="00D20A0C" w:rsidP="00D20A0C">
            <w:pPr>
              <w:cnfStyle w:val="000000000000" w:firstRow="0" w:lastRow="0" w:firstColumn="0" w:lastColumn="0" w:oddVBand="0" w:evenVBand="0" w:oddHBand="0" w:evenHBand="0" w:firstRowFirstColumn="0" w:firstRowLastColumn="0" w:lastRowFirstColumn="0" w:lastRowLastColumn="0"/>
            </w:pPr>
            <w:proofErr w:type="spellStart"/>
            <w:r w:rsidRPr="00596580">
              <w:t>OHEL_n</w:t>
            </w:r>
            <w:proofErr w:type="spellEnd"/>
          </w:p>
        </w:tc>
        <w:tc>
          <w:tcPr>
            <w:tcW w:w="2340" w:type="dxa"/>
            <w:shd w:val="clear" w:color="auto" w:fill="auto"/>
            <w:vAlign w:val="center"/>
          </w:tcPr>
          <w:p w14:paraId="7525D5C0" w14:textId="0D3F0583" w:rsidR="00D20A0C" w:rsidRPr="00C3024E" w:rsidRDefault="00D20A0C" w:rsidP="00D20A0C">
            <w:pPr>
              <w:cnfStyle w:val="000000000000" w:firstRow="0" w:lastRow="0" w:firstColumn="0" w:lastColumn="0" w:oddVBand="0" w:evenVBand="0" w:oddHBand="0" w:evenHBand="0" w:firstRowFirstColumn="0" w:firstRowLastColumn="0" w:lastRowFirstColumn="0" w:lastRowLastColumn="0"/>
              <w:rPr>
                <w:color w:val="000000" w:themeColor="text1"/>
              </w:rPr>
            </w:pPr>
            <w:r w:rsidRPr="00596580">
              <w:rPr>
                <w:color w:val="000000" w:themeColor="text1"/>
              </w:rPr>
              <w:t>Draw Polyline over Electric Line</w:t>
            </w:r>
          </w:p>
        </w:tc>
        <w:tc>
          <w:tcPr>
            <w:tcW w:w="991" w:type="dxa"/>
            <w:shd w:val="clear" w:color="auto" w:fill="auto"/>
            <w:vAlign w:val="center"/>
          </w:tcPr>
          <w:p w14:paraId="47862DC5" w14:textId="02EC47F3" w:rsidR="00D20A0C" w:rsidRDefault="00D20A0C" w:rsidP="00D20A0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51" w:type="dxa"/>
            <w:shd w:val="clear" w:color="auto" w:fill="auto"/>
            <w:vAlign w:val="center"/>
          </w:tcPr>
          <w:p w14:paraId="0196C4B3" w14:textId="5A1DD8B0" w:rsidR="00D20A0C" w:rsidRPr="007F14AF" w:rsidRDefault="00D20A0C" w:rsidP="00D20A0C">
            <w:pPr>
              <w:cnfStyle w:val="000000000000" w:firstRow="0" w:lastRow="0" w:firstColumn="0" w:lastColumn="0" w:oddVBand="0" w:evenVBand="0" w:oddHBand="0" w:evenHBand="0" w:firstRowFirstColumn="0" w:firstRowLastColumn="0" w:lastRowFirstColumn="0" w:lastRowLastColumn="0"/>
            </w:pPr>
            <w:r w:rsidRPr="00596580">
              <w:t>Optional as per design</w:t>
            </w:r>
          </w:p>
        </w:tc>
      </w:tr>
      <w:tr w:rsidR="00596580" w:rsidRPr="007F14AF" w14:paraId="137DC4AE" w14:textId="77777777" w:rsidTr="00D20A0C">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0CAE2F3B" w14:textId="77777777" w:rsidR="00596580" w:rsidRDefault="00596580" w:rsidP="00D20A0C">
            <w:pPr>
              <w:jc w:val="center"/>
              <w:rPr>
                <w:color w:val="000000" w:themeColor="text1"/>
              </w:rPr>
            </w:pPr>
          </w:p>
        </w:tc>
        <w:tc>
          <w:tcPr>
            <w:tcW w:w="1363" w:type="dxa"/>
            <w:vMerge/>
            <w:shd w:val="clear" w:color="auto" w:fill="auto"/>
            <w:vAlign w:val="center"/>
          </w:tcPr>
          <w:p w14:paraId="11569C57" w14:textId="77777777" w:rsidR="00596580" w:rsidRDefault="00596580" w:rsidP="00D20A0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404" w:type="dxa"/>
            <w:shd w:val="clear" w:color="auto" w:fill="auto"/>
            <w:vAlign w:val="center"/>
          </w:tcPr>
          <w:p w14:paraId="42B86808" w14:textId="26182C78" w:rsidR="00596580" w:rsidRPr="00596580" w:rsidRDefault="00D20A0C" w:rsidP="00D20A0C">
            <w:pPr>
              <w:cnfStyle w:val="000000100000" w:firstRow="0" w:lastRow="0" w:firstColumn="0" w:lastColumn="0" w:oddVBand="0" w:evenVBand="0" w:oddHBand="1" w:evenHBand="0" w:firstRowFirstColumn="0" w:firstRowLastColumn="0" w:lastRowFirstColumn="0" w:lastRowLastColumn="0"/>
            </w:pPr>
            <w:proofErr w:type="spellStart"/>
            <w:r w:rsidRPr="00D20A0C">
              <w:t>VOLTAGE_</w:t>
            </w:r>
            <w:r>
              <w:t>n</w:t>
            </w:r>
            <w:proofErr w:type="spellEnd"/>
          </w:p>
        </w:tc>
        <w:tc>
          <w:tcPr>
            <w:tcW w:w="2340" w:type="dxa"/>
            <w:shd w:val="clear" w:color="auto" w:fill="auto"/>
            <w:vAlign w:val="center"/>
          </w:tcPr>
          <w:p w14:paraId="377BDE1D" w14:textId="03943893" w:rsidR="00596580" w:rsidRPr="00C3024E" w:rsidRDefault="00D20A0C" w:rsidP="00D20A0C">
            <w:pPr>
              <w:cnfStyle w:val="000000100000" w:firstRow="0" w:lastRow="0" w:firstColumn="0" w:lastColumn="0" w:oddVBand="0" w:evenVBand="0" w:oddHBand="1" w:evenHBand="0" w:firstRowFirstColumn="0" w:firstRowLastColumn="0" w:lastRowFirstColumn="0" w:lastRowLastColumn="0"/>
              <w:rPr>
                <w:color w:val="000000" w:themeColor="text1"/>
              </w:rPr>
            </w:pPr>
            <w:r w:rsidRPr="00D20A0C">
              <w:rPr>
                <w:color w:val="000000" w:themeColor="text1"/>
              </w:rPr>
              <w:t xml:space="preserve">Add text for Voltage in KV (using </w:t>
            </w:r>
            <w:proofErr w:type="spellStart"/>
            <w:r w:rsidRPr="00D20A0C">
              <w:rPr>
                <w:color w:val="000000" w:themeColor="text1"/>
              </w:rPr>
              <w:t>Mtext</w:t>
            </w:r>
            <w:proofErr w:type="spellEnd"/>
            <w:r w:rsidRPr="00D20A0C">
              <w:rPr>
                <w:color w:val="000000" w:themeColor="text1"/>
              </w:rPr>
              <w:t>) = VOLTAGE_KV=n</w:t>
            </w:r>
          </w:p>
        </w:tc>
        <w:tc>
          <w:tcPr>
            <w:tcW w:w="991" w:type="dxa"/>
            <w:shd w:val="clear" w:color="auto" w:fill="auto"/>
            <w:vAlign w:val="center"/>
          </w:tcPr>
          <w:p w14:paraId="2604C4E5" w14:textId="7918FE7C" w:rsidR="00596580" w:rsidRDefault="00596580" w:rsidP="00D20A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w:t>
            </w:r>
          </w:p>
        </w:tc>
        <w:tc>
          <w:tcPr>
            <w:tcW w:w="1251" w:type="dxa"/>
            <w:shd w:val="clear" w:color="auto" w:fill="auto"/>
            <w:vAlign w:val="center"/>
          </w:tcPr>
          <w:p w14:paraId="20024E2D" w14:textId="4DDD5276" w:rsidR="00596580" w:rsidRPr="007F14AF" w:rsidRDefault="00596580" w:rsidP="00D20A0C">
            <w:pPr>
              <w:cnfStyle w:val="000000100000" w:firstRow="0" w:lastRow="0" w:firstColumn="0" w:lastColumn="0" w:oddVBand="0" w:evenVBand="0" w:oddHBand="1" w:evenHBand="0" w:firstRowFirstColumn="0" w:firstRowLastColumn="0" w:lastRowFirstColumn="0" w:lastRowLastColumn="0"/>
            </w:pPr>
            <w:r w:rsidRPr="00FE31D6">
              <w:t>Optional as per design</w:t>
            </w:r>
          </w:p>
        </w:tc>
      </w:tr>
      <w:tr w:rsidR="00596580" w:rsidRPr="007F14AF" w14:paraId="72D506BA" w14:textId="77777777" w:rsidTr="00D20A0C">
        <w:trPr>
          <w:trHeight w:val="301"/>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27D94FF2" w14:textId="77777777" w:rsidR="00596580" w:rsidRDefault="00596580" w:rsidP="00D20A0C">
            <w:pPr>
              <w:jc w:val="center"/>
              <w:rPr>
                <w:color w:val="000000" w:themeColor="text1"/>
              </w:rPr>
            </w:pPr>
          </w:p>
        </w:tc>
        <w:tc>
          <w:tcPr>
            <w:tcW w:w="1363" w:type="dxa"/>
            <w:vMerge/>
            <w:shd w:val="clear" w:color="auto" w:fill="auto"/>
            <w:vAlign w:val="center"/>
          </w:tcPr>
          <w:p w14:paraId="56DCC49D" w14:textId="77777777" w:rsidR="00596580" w:rsidRDefault="00596580" w:rsidP="00D20A0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404" w:type="dxa"/>
            <w:shd w:val="clear" w:color="auto" w:fill="auto"/>
            <w:vAlign w:val="center"/>
          </w:tcPr>
          <w:p w14:paraId="6E6FA2BC" w14:textId="68CD356E" w:rsidR="00596580" w:rsidRPr="00596580" w:rsidRDefault="00D20A0C" w:rsidP="00D20A0C">
            <w:pPr>
              <w:cnfStyle w:val="000000000000" w:firstRow="0" w:lastRow="0" w:firstColumn="0" w:lastColumn="0" w:oddVBand="0" w:evenVBand="0" w:oddHBand="0" w:evenHBand="0" w:firstRowFirstColumn="0" w:firstRowLastColumn="0" w:lastRowFirstColumn="0" w:lastRowLastColumn="0"/>
            </w:pPr>
            <w:proofErr w:type="spellStart"/>
            <w:r w:rsidRPr="00D20A0C">
              <w:t>HORIZ_CLEAR_OHEL_n</w:t>
            </w:r>
            <w:proofErr w:type="spellEnd"/>
          </w:p>
        </w:tc>
        <w:tc>
          <w:tcPr>
            <w:tcW w:w="2340" w:type="dxa"/>
            <w:shd w:val="clear" w:color="auto" w:fill="auto"/>
            <w:vAlign w:val="center"/>
          </w:tcPr>
          <w:p w14:paraId="4BC2EF1F" w14:textId="54BBBD84" w:rsidR="00596580" w:rsidRPr="00C3024E" w:rsidRDefault="00D20A0C" w:rsidP="00D20A0C">
            <w:pPr>
              <w:cnfStyle w:val="000000000000" w:firstRow="0" w:lastRow="0" w:firstColumn="0" w:lastColumn="0" w:oddVBand="0" w:evenVBand="0" w:oddHBand="0" w:evenHBand="0" w:firstRowFirstColumn="0" w:firstRowLastColumn="0" w:lastRowFirstColumn="0" w:lastRowLastColumn="0"/>
              <w:rPr>
                <w:color w:val="000000" w:themeColor="text1"/>
              </w:rPr>
            </w:pPr>
            <w:r w:rsidRPr="00D20A0C">
              <w:rPr>
                <w:color w:val="000000" w:themeColor="text1"/>
              </w:rPr>
              <w:t>Draw Horizontal dimension between Building Block and Electric Line</w:t>
            </w:r>
          </w:p>
        </w:tc>
        <w:tc>
          <w:tcPr>
            <w:tcW w:w="991" w:type="dxa"/>
            <w:shd w:val="clear" w:color="auto" w:fill="auto"/>
            <w:vAlign w:val="center"/>
          </w:tcPr>
          <w:p w14:paraId="105C569A" w14:textId="4EE7DF4B" w:rsidR="00596580" w:rsidRDefault="00596580" w:rsidP="00D20A0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51" w:type="dxa"/>
            <w:shd w:val="clear" w:color="auto" w:fill="auto"/>
            <w:vAlign w:val="center"/>
          </w:tcPr>
          <w:p w14:paraId="4172F95C" w14:textId="3EB15EC5" w:rsidR="00596580" w:rsidRPr="007F14AF" w:rsidRDefault="00596580" w:rsidP="00D20A0C">
            <w:pPr>
              <w:cnfStyle w:val="000000000000" w:firstRow="0" w:lastRow="0" w:firstColumn="0" w:lastColumn="0" w:oddVBand="0" w:evenVBand="0" w:oddHBand="0" w:evenHBand="0" w:firstRowFirstColumn="0" w:firstRowLastColumn="0" w:lastRowFirstColumn="0" w:lastRowLastColumn="0"/>
            </w:pPr>
            <w:r w:rsidRPr="00FE31D6">
              <w:t>Optional as per design</w:t>
            </w:r>
          </w:p>
        </w:tc>
      </w:tr>
      <w:tr w:rsidR="00CD4157" w:rsidRPr="007F14AF" w14:paraId="0463F41B" w14:textId="77777777" w:rsidTr="00F638F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31" w:type="dxa"/>
            <w:vMerge w:val="restart"/>
            <w:vAlign w:val="center"/>
          </w:tcPr>
          <w:p w14:paraId="0878DD71" w14:textId="1DBB0766" w:rsidR="00CD4157" w:rsidRDefault="00CD4157" w:rsidP="00D20A0C">
            <w:pPr>
              <w:jc w:val="center"/>
              <w:rPr>
                <w:color w:val="000000" w:themeColor="text1"/>
              </w:rPr>
            </w:pPr>
            <w:r>
              <w:rPr>
                <w:color w:val="000000" w:themeColor="text1"/>
              </w:rPr>
              <w:t>14</w:t>
            </w:r>
          </w:p>
        </w:tc>
        <w:tc>
          <w:tcPr>
            <w:tcW w:w="1363" w:type="dxa"/>
            <w:vMerge w:val="restart"/>
            <w:vAlign w:val="center"/>
          </w:tcPr>
          <w:p w14:paraId="1FD3DB6B" w14:textId="63C752B6" w:rsidR="00CD4157" w:rsidRDefault="00CD4157" w:rsidP="00D20A0C">
            <w:pPr>
              <w:cnfStyle w:val="000000100000" w:firstRow="0" w:lastRow="0" w:firstColumn="0" w:lastColumn="0" w:oddVBand="0" w:evenVBand="0" w:oddHBand="1" w:evenHBand="0" w:firstRowFirstColumn="0" w:firstRowLastColumn="0" w:lastRowFirstColumn="0" w:lastRowLastColumn="0"/>
              <w:rPr>
                <w:color w:val="000000" w:themeColor="text1"/>
              </w:rPr>
            </w:pPr>
            <w:r w:rsidRPr="00CD4157">
              <w:rPr>
                <w:color w:val="000000" w:themeColor="text1"/>
              </w:rPr>
              <w:t>Treatment Plant</w:t>
            </w:r>
          </w:p>
        </w:tc>
        <w:tc>
          <w:tcPr>
            <w:tcW w:w="3404" w:type="dxa"/>
            <w:vMerge w:val="restart"/>
            <w:vAlign w:val="center"/>
          </w:tcPr>
          <w:p w14:paraId="1D956786" w14:textId="6456BBB8" w:rsidR="00CD4157" w:rsidRPr="00596580" w:rsidRDefault="00CD4157" w:rsidP="00D20A0C">
            <w:pPr>
              <w:cnfStyle w:val="000000100000" w:firstRow="0" w:lastRow="0" w:firstColumn="0" w:lastColumn="0" w:oddVBand="0" w:evenVBand="0" w:oddHBand="1" w:evenHBand="0" w:firstRowFirstColumn="0" w:firstRowLastColumn="0" w:lastRowFirstColumn="0" w:lastRowLastColumn="0"/>
            </w:pPr>
            <w:r w:rsidRPr="00CD4157">
              <w:t>WATER_TREATMENT_PLANT</w:t>
            </w:r>
          </w:p>
        </w:tc>
        <w:tc>
          <w:tcPr>
            <w:tcW w:w="2340" w:type="dxa"/>
            <w:vAlign w:val="center"/>
          </w:tcPr>
          <w:p w14:paraId="07B13662" w14:textId="780E70A0" w:rsidR="00CD4157" w:rsidRPr="00596580" w:rsidRDefault="00CD4157" w:rsidP="00D20A0C">
            <w:pPr>
              <w:cnfStyle w:val="000000100000" w:firstRow="0" w:lastRow="0" w:firstColumn="0" w:lastColumn="0" w:oddVBand="0" w:evenVBand="0" w:oddHBand="1" w:evenHBand="0" w:firstRowFirstColumn="0" w:firstRowLastColumn="0" w:lastRowFirstColumn="0" w:lastRowLastColumn="0"/>
              <w:rPr>
                <w:color w:val="000000" w:themeColor="text1"/>
              </w:rPr>
            </w:pPr>
            <w:r w:rsidRPr="00CD4157">
              <w:rPr>
                <w:color w:val="000000" w:themeColor="text1"/>
              </w:rPr>
              <w:t>Draw polygon around the water treatment plant (WTP)</w:t>
            </w:r>
          </w:p>
        </w:tc>
        <w:tc>
          <w:tcPr>
            <w:tcW w:w="991" w:type="dxa"/>
            <w:vAlign w:val="center"/>
          </w:tcPr>
          <w:p w14:paraId="347FF1A5" w14:textId="39C5555A" w:rsidR="00CD4157" w:rsidRDefault="00CD4157" w:rsidP="00D20A0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251" w:type="dxa"/>
            <w:vAlign w:val="center"/>
          </w:tcPr>
          <w:p w14:paraId="2B660895" w14:textId="04F59387" w:rsidR="00CD4157" w:rsidRPr="00FE31D6" w:rsidRDefault="00CD4157" w:rsidP="00D20A0C">
            <w:pPr>
              <w:cnfStyle w:val="000000100000" w:firstRow="0" w:lastRow="0" w:firstColumn="0" w:lastColumn="0" w:oddVBand="0" w:evenVBand="0" w:oddHBand="1" w:evenHBand="0" w:firstRowFirstColumn="0" w:firstRowLastColumn="0" w:lastRowFirstColumn="0" w:lastRowLastColumn="0"/>
            </w:pPr>
            <w:r w:rsidRPr="00D97904">
              <w:t>Mandatory as per rule</w:t>
            </w:r>
          </w:p>
        </w:tc>
      </w:tr>
      <w:tr w:rsidR="00CD4157" w:rsidRPr="007F14AF" w14:paraId="768FC061" w14:textId="77777777" w:rsidTr="00F638F0">
        <w:trPr>
          <w:trHeight w:val="301"/>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D0E6F6" w:themeFill="accent2" w:themeFillTint="33"/>
          </w:tcPr>
          <w:p w14:paraId="45403182" w14:textId="77777777" w:rsidR="00CD4157" w:rsidRDefault="00CD4157" w:rsidP="00CD4157">
            <w:pPr>
              <w:jc w:val="center"/>
              <w:rPr>
                <w:color w:val="000000" w:themeColor="text1"/>
              </w:rPr>
            </w:pPr>
          </w:p>
        </w:tc>
        <w:tc>
          <w:tcPr>
            <w:tcW w:w="1363" w:type="dxa"/>
            <w:vMerge/>
            <w:shd w:val="clear" w:color="auto" w:fill="D0E6F6" w:themeFill="accent2" w:themeFillTint="33"/>
          </w:tcPr>
          <w:p w14:paraId="4AB82729" w14:textId="77777777" w:rsidR="00CD4157" w:rsidRDefault="00CD4157" w:rsidP="00CD4157">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404" w:type="dxa"/>
            <w:vMerge/>
            <w:shd w:val="clear" w:color="auto" w:fill="D0E6F6" w:themeFill="accent2" w:themeFillTint="33"/>
          </w:tcPr>
          <w:p w14:paraId="15C32F0E" w14:textId="77777777" w:rsidR="00CD4157" w:rsidRPr="00596580" w:rsidRDefault="00CD4157" w:rsidP="00CD4157">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D0E6F6" w:themeFill="accent2" w:themeFillTint="33"/>
            <w:vAlign w:val="center"/>
          </w:tcPr>
          <w:p w14:paraId="7BF0F9C9" w14:textId="001594B0" w:rsidR="00CD4157" w:rsidRPr="00596580" w:rsidRDefault="00CD4157" w:rsidP="00D20A0C">
            <w:pPr>
              <w:cnfStyle w:val="000000000000" w:firstRow="0" w:lastRow="0" w:firstColumn="0" w:lastColumn="0" w:oddVBand="0" w:evenVBand="0" w:oddHBand="0" w:evenHBand="0" w:firstRowFirstColumn="0" w:firstRowLastColumn="0" w:lastRowFirstColumn="0" w:lastRowLastColumn="0"/>
              <w:rPr>
                <w:color w:val="000000" w:themeColor="text1"/>
              </w:rPr>
            </w:pPr>
            <w:r w:rsidRPr="00CD4157">
              <w:rPr>
                <w:color w:val="000000" w:themeColor="text1"/>
              </w:rPr>
              <w:t>Draw polygon around the Sewage treatment plant (STP)</w:t>
            </w:r>
          </w:p>
        </w:tc>
        <w:tc>
          <w:tcPr>
            <w:tcW w:w="991" w:type="dxa"/>
            <w:shd w:val="clear" w:color="auto" w:fill="D0E6F6" w:themeFill="accent2" w:themeFillTint="33"/>
            <w:vAlign w:val="center"/>
          </w:tcPr>
          <w:p w14:paraId="66AB7BB8" w14:textId="62681D75" w:rsidR="00CD4157" w:rsidRDefault="00CD4157" w:rsidP="00D20A0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w:t>
            </w:r>
          </w:p>
        </w:tc>
        <w:tc>
          <w:tcPr>
            <w:tcW w:w="1251" w:type="dxa"/>
            <w:shd w:val="clear" w:color="auto" w:fill="D0E6F6" w:themeFill="accent2" w:themeFillTint="33"/>
            <w:vAlign w:val="center"/>
          </w:tcPr>
          <w:p w14:paraId="5BB62AAB" w14:textId="5C295C43" w:rsidR="00CD4157" w:rsidRPr="00FE31D6" w:rsidRDefault="00CD4157" w:rsidP="00D20A0C">
            <w:pPr>
              <w:cnfStyle w:val="000000000000" w:firstRow="0" w:lastRow="0" w:firstColumn="0" w:lastColumn="0" w:oddVBand="0" w:evenVBand="0" w:oddHBand="0" w:evenHBand="0" w:firstRowFirstColumn="0" w:firstRowLastColumn="0" w:lastRowFirstColumn="0" w:lastRowLastColumn="0"/>
            </w:pPr>
            <w:r w:rsidRPr="00D97904">
              <w:t>Mandatory as per rule</w:t>
            </w:r>
          </w:p>
        </w:tc>
      </w:tr>
      <w:tr w:rsidR="001B73D2" w:rsidRPr="007F14AF" w14:paraId="4E7FE6F8" w14:textId="77777777" w:rsidTr="001B73D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auto"/>
            <w:vAlign w:val="center"/>
          </w:tcPr>
          <w:p w14:paraId="52648A9C" w14:textId="1110C4A8" w:rsidR="001B73D2" w:rsidRDefault="001B73D2" w:rsidP="001B73D2">
            <w:pPr>
              <w:jc w:val="center"/>
              <w:rPr>
                <w:color w:val="000000" w:themeColor="text1"/>
              </w:rPr>
            </w:pPr>
            <w:r>
              <w:rPr>
                <w:color w:val="000000" w:themeColor="text1"/>
              </w:rPr>
              <w:t>15</w:t>
            </w:r>
          </w:p>
        </w:tc>
        <w:tc>
          <w:tcPr>
            <w:tcW w:w="1363" w:type="dxa"/>
            <w:vMerge w:val="restart"/>
            <w:shd w:val="clear" w:color="auto" w:fill="auto"/>
            <w:vAlign w:val="center"/>
          </w:tcPr>
          <w:p w14:paraId="76266354" w14:textId="3246DD71" w:rsidR="001B73D2"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r w:rsidRPr="00D20A0C">
              <w:rPr>
                <w:color w:val="000000" w:themeColor="text1"/>
              </w:rPr>
              <w:t xml:space="preserve">Parking </w:t>
            </w:r>
            <w:r>
              <w:rPr>
                <w:color w:val="000000" w:themeColor="text1"/>
              </w:rPr>
              <w:t>T</w:t>
            </w:r>
            <w:r w:rsidRPr="00D20A0C">
              <w:rPr>
                <w:color w:val="000000" w:themeColor="text1"/>
              </w:rPr>
              <w:t>ype</w:t>
            </w:r>
          </w:p>
        </w:tc>
        <w:tc>
          <w:tcPr>
            <w:tcW w:w="3404" w:type="dxa"/>
            <w:shd w:val="clear" w:color="auto" w:fill="auto"/>
            <w:vAlign w:val="center"/>
          </w:tcPr>
          <w:p w14:paraId="39BD737E" w14:textId="5191C3DB" w:rsidR="001B73D2" w:rsidRPr="00596580" w:rsidRDefault="001B73D2" w:rsidP="001B73D2">
            <w:pPr>
              <w:cnfStyle w:val="000000100000" w:firstRow="0" w:lastRow="0" w:firstColumn="0" w:lastColumn="0" w:oddVBand="0" w:evenVBand="0" w:oddHBand="1" w:evenHBand="0" w:firstRowFirstColumn="0" w:firstRowLastColumn="0" w:lastRowFirstColumn="0" w:lastRowLastColumn="0"/>
            </w:pPr>
            <w:r w:rsidRPr="00D20A0C">
              <w:t>OPEN_PARKING</w:t>
            </w:r>
          </w:p>
        </w:tc>
        <w:tc>
          <w:tcPr>
            <w:tcW w:w="2340" w:type="dxa"/>
            <w:shd w:val="clear" w:color="auto" w:fill="auto"/>
            <w:vAlign w:val="center"/>
          </w:tcPr>
          <w:p w14:paraId="34048ADB" w14:textId="2F91A2F1" w:rsidR="001B73D2" w:rsidRPr="00CD4157"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r w:rsidRPr="0074225E">
              <w:rPr>
                <w:color w:val="000000" w:themeColor="text1"/>
              </w:rPr>
              <w:t xml:space="preserve">Draw Polygon over </w:t>
            </w:r>
            <w:r w:rsidRPr="001B73D2">
              <w:rPr>
                <w:b/>
                <w:bCs/>
                <w:color w:val="000000" w:themeColor="text1"/>
              </w:rPr>
              <w:t>Open Parking</w:t>
            </w:r>
          </w:p>
        </w:tc>
        <w:tc>
          <w:tcPr>
            <w:tcW w:w="991" w:type="dxa"/>
            <w:shd w:val="clear" w:color="auto" w:fill="auto"/>
            <w:vAlign w:val="center"/>
          </w:tcPr>
          <w:p w14:paraId="2D4FC47C" w14:textId="03768B2B" w:rsidR="001B73D2"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w:t>
            </w:r>
          </w:p>
        </w:tc>
        <w:tc>
          <w:tcPr>
            <w:tcW w:w="1251" w:type="dxa"/>
            <w:shd w:val="clear" w:color="auto" w:fill="auto"/>
            <w:vAlign w:val="center"/>
          </w:tcPr>
          <w:p w14:paraId="6831831D" w14:textId="00E89E81" w:rsidR="001B73D2" w:rsidRPr="00D97904" w:rsidRDefault="001B73D2" w:rsidP="001B73D2">
            <w:pPr>
              <w:cnfStyle w:val="000000100000" w:firstRow="0" w:lastRow="0" w:firstColumn="0" w:lastColumn="0" w:oddVBand="0" w:evenVBand="0" w:oddHBand="1" w:evenHBand="0" w:firstRowFirstColumn="0" w:firstRowLastColumn="0" w:lastRowFirstColumn="0" w:lastRowLastColumn="0"/>
            </w:pPr>
            <w:r w:rsidRPr="00FE31D6">
              <w:t>Optional as per design</w:t>
            </w:r>
          </w:p>
        </w:tc>
      </w:tr>
      <w:tr w:rsidR="001B73D2" w:rsidRPr="007F14AF" w14:paraId="2764C1EF" w14:textId="77777777" w:rsidTr="001B73D2">
        <w:trPr>
          <w:trHeight w:val="301"/>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1AC022E9" w14:textId="77777777" w:rsidR="001B73D2" w:rsidRDefault="001B73D2" w:rsidP="001B73D2">
            <w:pPr>
              <w:jc w:val="center"/>
              <w:rPr>
                <w:color w:val="000000" w:themeColor="text1"/>
              </w:rPr>
            </w:pPr>
          </w:p>
        </w:tc>
        <w:tc>
          <w:tcPr>
            <w:tcW w:w="1363" w:type="dxa"/>
            <w:vMerge/>
            <w:shd w:val="clear" w:color="auto" w:fill="auto"/>
            <w:vAlign w:val="center"/>
          </w:tcPr>
          <w:p w14:paraId="5807FBF1" w14:textId="77777777" w:rsidR="001B73D2"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404" w:type="dxa"/>
            <w:shd w:val="clear" w:color="auto" w:fill="auto"/>
            <w:vAlign w:val="center"/>
          </w:tcPr>
          <w:p w14:paraId="45592857" w14:textId="456A7E25" w:rsidR="001B73D2" w:rsidRPr="00596580" w:rsidRDefault="001B73D2" w:rsidP="001B73D2">
            <w:pPr>
              <w:cnfStyle w:val="000000000000" w:firstRow="0" w:lastRow="0" w:firstColumn="0" w:lastColumn="0" w:oddVBand="0" w:evenVBand="0" w:oddHBand="0" w:evenHBand="0" w:firstRowFirstColumn="0" w:firstRowLastColumn="0" w:lastRowFirstColumn="0" w:lastRowLastColumn="0"/>
            </w:pPr>
            <w:proofErr w:type="spellStart"/>
            <w:r w:rsidRPr="00D20A0C">
              <w:t>BLK_n_FLR_n_COVERED_PARKING</w:t>
            </w:r>
            <w:proofErr w:type="spellEnd"/>
          </w:p>
        </w:tc>
        <w:tc>
          <w:tcPr>
            <w:tcW w:w="2340" w:type="dxa"/>
            <w:shd w:val="clear" w:color="auto" w:fill="auto"/>
            <w:vAlign w:val="center"/>
          </w:tcPr>
          <w:p w14:paraId="086D58A4" w14:textId="3046F593" w:rsidR="001B73D2" w:rsidRPr="00CD4157"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r w:rsidRPr="001B73D2">
              <w:rPr>
                <w:color w:val="000000" w:themeColor="text1"/>
              </w:rPr>
              <w:t xml:space="preserve">Draw Polygon over </w:t>
            </w:r>
            <w:r w:rsidRPr="001B73D2">
              <w:rPr>
                <w:b/>
                <w:bCs/>
                <w:color w:val="000000" w:themeColor="text1"/>
              </w:rPr>
              <w:t>Basement Parking</w:t>
            </w:r>
          </w:p>
        </w:tc>
        <w:tc>
          <w:tcPr>
            <w:tcW w:w="991" w:type="dxa"/>
            <w:shd w:val="clear" w:color="auto" w:fill="auto"/>
            <w:vAlign w:val="center"/>
          </w:tcPr>
          <w:p w14:paraId="65EE468B" w14:textId="75C5A4B2" w:rsidR="001B73D2"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51" w:type="dxa"/>
            <w:shd w:val="clear" w:color="auto" w:fill="auto"/>
            <w:vAlign w:val="center"/>
          </w:tcPr>
          <w:p w14:paraId="011540D4" w14:textId="771558E8" w:rsidR="001B73D2" w:rsidRPr="00D97904" w:rsidRDefault="001B73D2" w:rsidP="001B73D2">
            <w:pPr>
              <w:cnfStyle w:val="000000000000" w:firstRow="0" w:lastRow="0" w:firstColumn="0" w:lastColumn="0" w:oddVBand="0" w:evenVBand="0" w:oddHBand="0" w:evenHBand="0" w:firstRowFirstColumn="0" w:firstRowLastColumn="0" w:lastRowFirstColumn="0" w:lastRowLastColumn="0"/>
            </w:pPr>
            <w:r w:rsidRPr="00FE31D6">
              <w:t>Optional as per design</w:t>
            </w:r>
          </w:p>
        </w:tc>
      </w:tr>
      <w:tr w:rsidR="001B73D2" w:rsidRPr="007F14AF" w14:paraId="6FAC536C" w14:textId="77777777" w:rsidTr="001B73D2">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33EBD450" w14:textId="77777777" w:rsidR="001B73D2" w:rsidRDefault="001B73D2" w:rsidP="001B73D2">
            <w:pPr>
              <w:jc w:val="center"/>
              <w:rPr>
                <w:color w:val="000000" w:themeColor="text1"/>
              </w:rPr>
            </w:pPr>
          </w:p>
        </w:tc>
        <w:tc>
          <w:tcPr>
            <w:tcW w:w="1363" w:type="dxa"/>
            <w:vMerge/>
            <w:shd w:val="clear" w:color="auto" w:fill="auto"/>
            <w:vAlign w:val="center"/>
          </w:tcPr>
          <w:p w14:paraId="793CBDAD" w14:textId="77777777" w:rsidR="001B73D2"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404" w:type="dxa"/>
            <w:shd w:val="clear" w:color="auto" w:fill="auto"/>
            <w:vAlign w:val="center"/>
          </w:tcPr>
          <w:p w14:paraId="2A459407" w14:textId="68F4A14B" w:rsidR="001B73D2" w:rsidRPr="00596580" w:rsidRDefault="001B73D2" w:rsidP="001B73D2">
            <w:pPr>
              <w:cnfStyle w:val="000000100000" w:firstRow="0" w:lastRow="0" w:firstColumn="0" w:lastColumn="0" w:oddVBand="0" w:evenVBand="0" w:oddHBand="1" w:evenHBand="0" w:firstRowFirstColumn="0" w:firstRowLastColumn="0" w:lastRowFirstColumn="0" w:lastRowLastColumn="0"/>
            </w:pPr>
            <w:r w:rsidRPr="00D20A0C">
              <w:t>SPECIAL_PARKING</w:t>
            </w:r>
          </w:p>
        </w:tc>
        <w:tc>
          <w:tcPr>
            <w:tcW w:w="2340" w:type="dxa"/>
            <w:shd w:val="clear" w:color="auto" w:fill="auto"/>
            <w:vAlign w:val="center"/>
          </w:tcPr>
          <w:p w14:paraId="4A4CA5E3" w14:textId="262BED78" w:rsidR="001B73D2" w:rsidRPr="00CD4157"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r w:rsidRPr="001B73D2">
              <w:rPr>
                <w:color w:val="000000" w:themeColor="text1"/>
              </w:rPr>
              <w:t xml:space="preserve">Draw Polygon over </w:t>
            </w:r>
            <w:r w:rsidRPr="001B73D2">
              <w:rPr>
                <w:b/>
                <w:bCs/>
                <w:color w:val="000000" w:themeColor="text1"/>
              </w:rPr>
              <w:t>Stilt Parking</w:t>
            </w:r>
          </w:p>
        </w:tc>
        <w:tc>
          <w:tcPr>
            <w:tcW w:w="991" w:type="dxa"/>
            <w:shd w:val="clear" w:color="auto" w:fill="auto"/>
            <w:vAlign w:val="center"/>
          </w:tcPr>
          <w:p w14:paraId="7984CB08" w14:textId="3A4C3218" w:rsidR="001B73D2"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3</w:t>
            </w:r>
          </w:p>
        </w:tc>
        <w:tc>
          <w:tcPr>
            <w:tcW w:w="1251" w:type="dxa"/>
            <w:shd w:val="clear" w:color="auto" w:fill="auto"/>
            <w:vAlign w:val="center"/>
          </w:tcPr>
          <w:p w14:paraId="766DDC60" w14:textId="0900B645" w:rsidR="001B73D2" w:rsidRPr="00D97904" w:rsidRDefault="001B73D2" w:rsidP="001B73D2">
            <w:pPr>
              <w:cnfStyle w:val="000000100000" w:firstRow="0" w:lastRow="0" w:firstColumn="0" w:lastColumn="0" w:oddVBand="0" w:evenVBand="0" w:oddHBand="1" w:evenHBand="0" w:firstRowFirstColumn="0" w:firstRowLastColumn="0" w:lastRowFirstColumn="0" w:lastRowLastColumn="0"/>
            </w:pPr>
            <w:r w:rsidRPr="00FE31D6">
              <w:t>Optional as per design</w:t>
            </w:r>
          </w:p>
        </w:tc>
      </w:tr>
      <w:tr w:rsidR="001B73D2" w:rsidRPr="007F14AF" w14:paraId="2E8C4E88" w14:textId="77777777" w:rsidTr="001B73D2">
        <w:trPr>
          <w:trHeight w:val="301"/>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20C8708A" w14:textId="77777777" w:rsidR="001B73D2" w:rsidRDefault="001B73D2" w:rsidP="001B73D2">
            <w:pPr>
              <w:jc w:val="center"/>
              <w:rPr>
                <w:color w:val="000000" w:themeColor="text1"/>
              </w:rPr>
            </w:pPr>
          </w:p>
        </w:tc>
        <w:tc>
          <w:tcPr>
            <w:tcW w:w="1363" w:type="dxa"/>
            <w:vMerge/>
            <w:shd w:val="clear" w:color="auto" w:fill="auto"/>
            <w:vAlign w:val="center"/>
          </w:tcPr>
          <w:p w14:paraId="44922D8F" w14:textId="77777777" w:rsidR="001B73D2"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404" w:type="dxa"/>
            <w:shd w:val="clear" w:color="auto" w:fill="auto"/>
            <w:vAlign w:val="center"/>
          </w:tcPr>
          <w:p w14:paraId="36EA8F1B" w14:textId="01506F8F" w:rsidR="001B73D2" w:rsidRPr="00596580" w:rsidRDefault="001B73D2" w:rsidP="001B73D2">
            <w:pPr>
              <w:cnfStyle w:val="000000000000" w:firstRow="0" w:lastRow="0" w:firstColumn="0" w:lastColumn="0" w:oddVBand="0" w:evenVBand="0" w:oddHBand="0" w:evenHBand="0" w:firstRowFirstColumn="0" w:firstRowLastColumn="0" w:lastRowFirstColumn="0" w:lastRowLastColumn="0"/>
            </w:pPr>
            <w:r w:rsidRPr="00D20A0C">
              <w:t>SPECIAL_PARKING</w:t>
            </w:r>
          </w:p>
        </w:tc>
        <w:tc>
          <w:tcPr>
            <w:tcW w:w="2340" w:type="dxa"/>
            <w:shd w:val="clear" w:color="auto" w:fill="auto"/>
            <w:vAlign w:val="center"/>
          </w:tcPr>
          <w:p w14:paraId="5F80D593" w14:textId="26024EFA" w:rsidR="001B73D2" w:rsidRPr="00CD4157"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r w:rsidRPr="001B73D2">
              <w:rPr>
                <w:color w:val="000000" w:themeColor="text1"/>
              </w:rPr>
              <w:t xml:space="preserve">Draw Polygon over </w:t>
            </w:r>
            <w:r w:rsidRPr="001B73D2">
              <w:rPr>
                <w:b/>
                <w:bCs/>
                <w:color w:val="000000" w:themeColor="text1"/>
              </w:rPr>
              <w:t>Roof top parking</w:t>
            </w:r>
          </w:p>
        </w:tc>
        <w:tc>
          <w:tcPr>
            <w:tcW w:w="991" w:type="dxa"/>
            <w:shd w:val="clear" w:color="auto" w:fill="auto"/>
            <w:vAlign w:val="center"/>
          </w:tcPr>
          <w:p w14:paraId="6C8E4F47" w14:textId="182A85EF" w:rsidR="001B73D2"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4</w:t>
            </w:r>
          </w:p>
        </w:tc>
        <w:tc>
          <w:tcPr>
            <w:tcW w:w="1251" w:type="dxa"/>
            <w:shd w:val="clear" w:color="auto" w:fill="auto"/>
            <w:vAlign w:val="center"/>
          </w:tcPr>
          <w:p w14:paraId="2A843FB2" w14:textId="7B5D28FD" w:rsidR="001B73D2" w:rsidRPr="00D97904" w:rsidRDefault="001B73D2" w:rsidP="001B73D2">
            <w:pPr>
              <w:cnfStyle w:val="000000000000" w:firstRow="0" w:lastRow="0" w:firstColumn="0" w:lastColumn="0" w:oddVBand="0" w:evenVBand="0" w:oddHBand="0" w:evenHBand="0" w:firstRowFirstColumn="0" w:firstRowLastColumn="0" w:lastRowFirstColumn="0" w:lastRowLastColumn="0"/>
            </w:pPr>
            <w:r w:rsidRPr="00FE31D6">
              <w:t>Optional as per design</w:t>
            </w:r>
          </w:p>
        </w:tc>
      </w:tr>
      <w:tr w:rsidR="001B73D2" w:rsidRPr="007F14AF" w14:paraId="4BCF23D0" w14:textId="77777777" w:rsidTr="00F638F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31" w:type="dxa"/>
            <w:vMerge w:val="restart"/>
            <w:vAlign w:val="center"/>
          </w:tcPr>
          <w:p w14:paraId="5B7877AB" w14:textId="05437C5C" w:rsidR="001B73D2" w:rsidRDefault="001B73D2" w:rsidP="001B73D2">
            <w:pPr>
              <w:jc w:val="center"/>
              <w:rPr>
                <w:color w:val="000000" w:themeColor="text1"/>
              </w:rPr>
            </w:pPr>
            <w:r>
              <w:rPr>
                <w:color w:val="000000" w:themeColor="text1"/>
              </w:rPr>
              <w:t>16</w:t>
            </w:r>
          </w:p>
        </w:tc>
        <w:tc>
          <w:tcPr>
            <w:tcW w:w="1363" w:type="dxa"/>
            <w:vMerge w:val="restart"/>
            <w:vAlign w:val="center"/>
          </w:tcPr>
          <w:p w14:paraId="3793CF56" w14:textId="59576164" w:rsidR="001B73D2"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r w:rsidRPr="0074225E">
              <w:rPr>
                <w:color w:val="000000" w:themeColor="text1"/>
              </w:rPr>
              <w:t>Parking Provision</w:t>
            </w:r>
          </w:p>
        </w:tc>
        <w:tc>
          <w:tcPr>
            <w:tcW w:w="3404" w:type="dxa"/>
            <w:vAlign w:val="center"/>
          </w:tcPr>
          <w:p w14:paraId="3C85E584" w14:textId="4FA5A04A" w:rsidR="001B73D2" w:rsidRPr="00596580" w:rsidRDefault="001B73D2" w:rsidP="001B73D2">
            <w:pPr>
              <w:cnfStyle w:val="000000100000" w:firstRow="0" w:lastRow="0" w:firstColumn="0" w:lastColumn="0" w:oddVBand="0" w:evenVBand="0" w:oddHBand="1" w:evenHBand="0" w:firstRowFirstColumn="0" w:firstRowLastColumn="0" w:lastRowFirstColumn="0" w:lastRowLastColumn="0"/>
            </w:pPr>
            <w:r w:rsidRPr="0074225E">
              <w:t>VISITOR_PARKING</w:t>
            </w:r>
          </w:p>
        </w:tc>
        <w:tc>
          <w:tcPr>
            <w:tcW w:w="2340" w:type="dxa"/>
            <w:vAlign w:val="center"/>
          </w:tcPr>
          <w:p w14:paraId="77C2D988" w14:textId="343E51DE" w:rsidR="001B73D2" w:rsidRPr="00CD4157"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r w:rsidRPr="001B73D2">
              <w:rPr>
                <w:color w:val="000000" w:themeColor="text1"/>
              </w:rPr>
              <w:t xml:space="preserve">Draw Polygon over </w:t>
            </w:r>
            <w:r w:rsidRPr="001B73D2">
              <w:rPr>
                <w:b/>
                <w:bCs/>
                <w:color w:val="000000" w:themeColor="text1"/>
              </w:rPr>
              <w:t>Visitor Parking</w:t>
            </w:r>
            <w:r w:rsidRPr="001B73D2">
              <w:rPr>
                <w:color w:val="000000" w:themeColor="text1"/>
              </w:rPr>
              <w:t xml:space="preserve"> space</w:t>
            </w:r>
          </w:p>
        </w:tc>
        <w:tc>
          <w:tcPr>
            <w:tcW w:w="991" w:type="dxa"/>
            <w:vAlign w:val="center"/>
          </w:tcPr>
          <w:p w14:paraId="09203BC8" w14:textId="135C2522" w:rsidR="001B73D2"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w:t>
            </w:r>
          </w:p>
        </w:tc>
        <w:tc>
          <w:tcPr>
            <w:tcW w:w="1251" w:type="dxa"/>
            <w:vAlign w:val="center"/>
          </w:tcPr>
          <w:p w14:paraId="34A2276C" w14:textId="539E12B1" w:rsidR="001B73D2" w:rsidRPr="00D97904" w:rsidRDefault="001B73D2" w:rsidP="001B73D2">
            <w:pPr>
              <w:cnfStyle w:val="000000100000" w:firstRow="0" w:lastRow="0" w:firstColumn="0" w:lastColumn="0" w:oddVBand="0" w:evenVBand="0" w:oddHBand="1" w:evenHBand="0" w:firstRowFirstColumn="0" w:firstRowLastColumn="0" w:lastRowFirstColumn="0" w:lastRowLastColumn="0"/>
            </w:pPr>
            <w:r w:rsidRPr="00FE31D6">
              <w:t>Optional as per design</w:t>
            </w:r>
          </w:p>
        </w:tc>
      </w:tr>
      <w:tr w:rsidR="001B73D2" w:rsidRPr="007F14AF" w14:paraId="7C96F4A7" w14:textId="77777777" w:rsidTr="00F638F0">
        <w:trPr>
          <w:trHeight w:val="301"/>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D0E6F6" w:themeFill="accent2" w:themeFillTint="33"/>
            <w:vAlign w:val="center"/>
          </w:tcPr>
          <w:p w14:paraId="7737BBA6" w14:textId="77777777" w:rsidR="001B73D2" w:rsidRDefault="001B73D2" w:rsidP="001B73D2">
            <w:pPr>
              <w:jc w:val="center"/>
              <w:rPr>
                <w:color w:val="000000" w:themeColor="text1"/>
              </w:rPr>
            </w:pPr>
          </w:p>
        </w:tc>
        <w:tc>
          <w:tcPr>
            <w:tcW w:w="1363" w:type="dxa"/>
            <w:vMerge/>
            <w:shd w:val="clear" w:color="auto" w:fill="D0E6F6" w:themeFill="accent2" w:themeFillTint="33"/>
            <w:vAlign w:val="center"/>
          </w:tcPr>
          <w:p w14:paraId="3026C23F" w14:textId="77777777" w:rsidR="001B73D2"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404" w:type="dxa"/>
            <w:shd w:val="clear" w:color="auto" w:fill="D0E6F6" w:themeFill="accent2" w:themeFillTint="33"/>
            <w:vAlign w:val="center"/>
          </w:tcPr>
          <w:p w14:paraId="59F6B6F0" w14:textId="7F72C68E" w:rsidR="001B73D2" w:rsidRPr="00596580" w:rsidRDefault="001B73D2" w:rsidP="001B73D2">
            <w:pPr>
              <w:cnfStyle w:val="000000000000" w:firstRow="0" w:lastRow="0" w:firstColumn="0" w:lastColumn="0" w:oddVBand="0" w:evenVBand="0" w:oddHBand="0" w:evenHBand="0" w:firstRowFirstColumn="0" w:firstRowLastColumn="0" w:lastRowFirstColumn="0" w:lastRowLastColumn="0"/>
            </w:pPr>
            <w:r w:rsidRPr="0074225E">
              <w:t>SPECIAL_PARKING</w:t>
            </w:r>
          </w:p>
        </w:tc>
        <w:tc>
          <w:tcPr>
            <w:tcW w:w="2340" w:type="dxa"/>
            <w:shd w:val="clear" w:color="auto" w:fill="D0E6F6" w:themeFill="accent2" w:themeFillTint="33"/>
            <w:vAlign w:val="center"/>
          </w:tcPr>
          <w:p w14:paraId="68D4FD09" w14:textId="0A96508A" w:rsidR="001B73D2" w:rsidRPr="00CD4157"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r w:rsidRPr="001B73D2">
              <w:rPr>
                <w:color w:val="000000" w:themeColor="text1"/>
              </w:rPr>
              <w:t xml:space="preserve">Draw Polygon over  </w:t>
            </w:r>
            <w:r w:rsidRPr="001B73D2">
              <w:rPr>
                <w:b/>
                <w:bCs/>
                <w:color w:val="000000" w:themeColor="text1"/>
              </w:rPr>
              <w:t>Staff Parking</w:t>
            </w:r>
            <w:r w:rsidRPr="001B73D2">
              <w:rPr>
                <w:color w:val="000000" w:themeColor="text1"/>
              </w:rPr>
              <w:t xml:space="preserve"> Space</w:t>
            </w:r>
          </w:p>
        </w:tc>
        <w:tc>
          <w:tcPr>
            <w:tcW w:w="991" w:type="dxa"/>
            <w:shd w:val="clear" w:color="auto" w:fill="D0E6F6" w:themeFill="accent2" w:themeFillTint="33"/>
            <w:vAlign w:val="center"/>
          </w:tcPr>
          <w:p w14:paraId="4DFC3908" w14:textId="5109400C" w:rsidR="001B73D2"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251" w:type="dxa"/>
            <w:shd w:val="clear" w:color="auto" w:fill="D0E6F6" w:themeFill="accent2" w:themeFillTint="33"/>
            <w:vAlign w:val="center"/>
          </w:tcPr>
          <w:p w14:paraId="6024BDEC" w14:textId="723FEF02" w:rsidR="001B73D2" w:rsidRPr="00D97904" w:rsidRDefault="001B73D2" w:rsidP="001B73D2">
            <w:pPr>
              <w:cnfStyle w:val="000000000000" w:firstRow="0" w:lastRow="0" w:firstColumn="0" w:lastColumn="0" w:oddVBand="0" w:evenVBand="0" w:oddHBand="0" w:evenHBand="0" w:firstRowFirstColumn="0" w:firstRowLastColumn="0" w:lastRowFirstColumn="0" w:lastRowLastColumn="0"/>
            </w:pPr>
            <w:r w:rsidRPr="00FE31D6">
              <w:t>Optional as per design</w:t>
            </w:r>
          </w:p>
        </w:tc>
      </w:tr>
      <w:tr w:rsidR="001B73D2" w:rsidRPr="007F14AF" w14:paraId="16DE564A" w14:textId="77777777" w:rsidTr="00F638F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1B5383AC" w14:textId="77777777" w:rsidR="001B73D2" w:rsidRDefault="001B73D2" w:rsidP="001B73D2">
            <w:pPr>
              <w:jc w:val="center"/>
              <w:rPr>
                <w:color w:val="000000" w:themeColor="text1"/>
              </w:rPr>
            </w:pPr>
          </w:p>
        </w:tc>
        <w:tc>
          <w:tcPr>
            <w:tcW w:w="1363" w:type="dxa"/>
            <w:vMerge/>
            <w:vAlign w:val="center"/>
          </w:tcPr>
          <w:p w14:paraId="6DEF1AFF" w14:textId="77777777" w:rsidR="001B73D2"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404" w:type="dxa"/>
            <w:vAlign w:val="center"/>
          </w:tcPr>
          <w:p w14:paraId="08EBADB7" w14:textId="504CAE7C" w:rsidR="001B73D2" w:rsidRPr="00596580" w:rsidRDefault="001B73D2" w:rsidP="001B73D2">
            <w:pPr>
              <w:cnfStyle w:val="000000100000" w:firstRow="0" w:lastRow="0" w:firstColumn="0" w:lastColumn="0" w:oddVBand="0" w:evenVBand="0" w:oddHBand="1" w:evenHBand="0" w:firstRowFirstColumn="0" w:firstRowLastColumn="0" w:lastRowFirstColumn="0" w:lastRowLastColumn="0"/>
            </w:pPr>
            <w:r w:rsidRPr="0074225E">
              <w:t>TWO_WHEELER_PARKING</w:t>
            </w:r>
          </w:p>
        </w:tc>
        <w:tc>
          <w:tcPr>
            <w:tcW w:w="2340" w:type="dxa"/>
            <w:vAlign w:val="center"/>
          </w:tcPr>
          <w:p w14:paraId="5473E95F" w14:textId="44AE9AE4" w:rsidR="001B73D2" w:rsidRPr="00CD4157"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r w:rsidRPr="001B73D2">
              <w:rPr>
                <w:color w:val="000000" w:themeColor="text1"/>
              </w:rPr>
              <w:t xml:space="preserve">Draw Polygon over </w:t>
            </w:r>
            <w:r w:rsidRPr="001B73D2">
              <w:rPr>
                <w:b/>
                <w:bCs/>
                <w:color w:val="000000" w:themeColor="text1"/>
              </w:rPr>
              <w:t>Two Wheeler Parking</w:t>
            </w:r>
            <w:r w:rsidRPr="001B73D2">
              <w:rPr>
                <w:color w:val="000000" w:themeColor="text1"/>
              </w:rPr>
              <w:t xml:space="preserve"> Space</w:t>
            </w:r>
          </w:p>
        </w:tc>
        <w:tc>
          <w:tcPr>
            <w:tcW w:w="991" w:type="dxa"/>
            <w:vAlign w:val="center"/>
          </w:tcPr>
          <w:p w14:paraId="7DCCBB92" w14:textId="6AEAFD20" w:rsidR="001B73D2"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251" w:type="dxa"/>
            <w:vAlign w:val="center"/>
          </w:tcPr>
          <w:p w14:paraId="3244DCFB" w14:textId="19C11059" w:rsidR="001B73D2" w:rsidRPr="00D97904" w:rsidRDefault="001B73D2" w:rsidP="001B73D2">
            <w:pPr>
              <w:cnfStyle w:val="000000100000" w:firstRow="0" w:lastRow="0" w:firstColumn="0" w:lastColumn="0" w:oddVBand="0" w:evenVBand="0" w:oddHBand="1" w:evenHBand="0" w:firstRowFirstColumn="0" w:firstRowLastColumn="0" w:lastRowFirstColumn="0" w:lastRowLastColumn="0"/>
            </w:pPr>
            <w:r w:rsidRPr="00FE31D6">
              <w:t>Optional as per design</w:t>
            </w:r>
          </w:p>
        </w:tc>
      </w:tr>
      <w:tr w:rsidR="001B73D2" w:rsidRPr="007F14AF" w14:paraId="03EC9CF6" w14:textId="77777777" w:rsidTr="00F638F0">
        <w:trPr>
          <w:trHeight w:val="301"/>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D0E6F6" w:themeFill="accent2" w:themeFillTint="33"/>
            <w:vAlign w:val="center"/>
          </w:tcPr>
          <w:p w14:paraId="7B5451F8" w14:textId="77777777" w:rsidR="001B73D2" w:rsidRDefault="001B73D2" w:rsidP="001B73D2">
            <w:pPr>
              <w:jc w:val="center"/>
              <w:rPr>
                <w:color w:val="000000" w:themeColor="text1"/>
              </w:rPr>
            </w:pPr>
          </w:p>
        </w:tc>
        <w:tc>
          <w:tcPr>
            <w:tcW w:w="1363" w:type="dxa"/>
            <w:vMerge/>
            <w:shd w:val="clear" w:color="auto" w:fill="D0E6F6" w:themeFill="accent2" w:themeFillTint="33"/>
            <w:vAlign w:val="center"/>
          </w:tcPr>
          <w:p w14:paraId="6CD98190" w14:textId="77777777" w:rsidR="001B73D2"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404" w:type="dxa"/>
            <w:shd w:val="clear" w:color="auto" w:fill="D0E6F6" w:themeFill="accent2" w:themeFillTint="33"/>
            <w:vAlign w:val="center"/>
          </w:tcPr>
          <w:p w14:paraId="6F4C75DC" w14:textId="0780A938" w:rsidR="001B73D2" w:rsidRPr="00596580" w:rsidRDefault="001B73D2" w:rsidP="001B73D2">
            <w:pPr>
              <w:cnfStyle w:val="000000000000" w:firstRow="0" w:lastRow="0" w:firstColumn="0" w:lastColumn="0" w:oddVBand="0" w:evenVBand="0" w:oddHBand="0" w:evenHBand="0" w:firstRowFirstColumn="0" w:firstRowLastColumn="0" w:lastRowFirstColumn="0" w:lastRowLastColumn="0"/>
            </w:pPr>
            <w:r w:rsidRPr="0074225E">
              <w:t>TWO_WHEELER_PARKING</w:t>
            </w:r>
          </w:p>
        </w:tc>
        <w:tc>
          <w:tcPr>
            <w:tcW w:w="2340" w:type="dxa"/>
            <w:shd w:val="clear" w:color="auto" w:fill="D0E6F6" w:themeFill="accent2" w:themeFillTint="33"/>
            <w:vAlign w:val="center"/>
          </w:tcPr>
          <w:p w14:paraId="63525F32" w14:textId="50A0C3D3" w:rsidR="001B73D2" w:rsidRPr="00CD4157"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r w:rsidRPr="001B73D2">
              <w:rPr>
                <w:color w:val="000000" w:themeColor="text1"/>
              </w:rPr>
              <w:t xml:space="preserve">Draw Polygon over </w:t>
            </w:r>
            <w:r w:rsidRPr="001B73D2">
              <w:rPr>
                <w:b/>
                <w:bCs/>
                <w:color w:val="000000" w:themeColor="text1"/>
              </w:rPr>
              <w:t>Bicycle Parking</w:t>
            </w:r>
            <w:r w:rsidRPr="001B73D2">
              <w:rPr>
                <w:color w:val="000000" w:themeColor="text1"/>
              </w:rPr>
              <w:t xml:space="preserve"> Space</w:t>
            </w:r>
          </w:p>
        </w:tc>
        <w:tc>
          <w:tcPr>
            <w:tcW w:w="991" w:type="dxa"/>
            <w:shd w:val="clear" w:color="auto" w:fill="D0E6F6" w:themeFill="accent2" w:themeFillTint="33"/>
            <w:vAlign w:val="center"/>
          </w:tcPr>
          <w:p w14:paraId="6A1AFF1E" w14:textId="53FD9CA0" w:rsidR="001B73D2"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w:t>
            </w:r>
          </w:p>
        </w:tc>
        <w:tc>
          <w:tcPr>
            <w:tcW w:w="1251" w:type="dxa"/>
            <w:shd w:val="clear" w:color="auto" w:fill="D0E6F6" w:themeFill="accent2" w:themeFillTint="33"/>
            <w:vAlign w:val="center"/>
          </w:tcPr>
          <w:p w14:paraId="28BA08B4" w14:textId="1E9CDA1C" w:rsidR="001B73D2" w:rsidRPr="00D97904" w:rsidRDefault="001B73D2" w:rsidP="001B73D2">
            <w:pPr>
              <w:cnfStyle w:val="000000000000" w:firstRow="0" w:lastRow="0" w:firstColumn="0" w:lastColumn="0" w:oddVBand="0" w:evenVBand="0" w:oddHBand="0" w:evenHBand="0" w:firstRowFirstColumn="0" w:firstRowLastColumn="0" w:lastRowFirstColumn="0" w:lastRowLastColumn="0"/>
            </w:pPr>
            <w:r w:rsidRPr="00FE31D6">
              <w:t>Optional as per design</w:t>
            </w:r>
          </w:p>
        </w:tc>
      </w:tr>
      <w:tr w:rsidR="001B73D2" w:rsidRPr="007F14AF" w14:paraId="4B62B7CF" w14:textId="77777777" w:rsidTr="00F638F0">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1456D5C0" w14:textId="77777777" w:rsidR="001B73D2" w:rsidRDefault="001B73D2" w:rsidP="001B73D2">
            <w:pPr>
              <w:jc w:val="center"/>
              <w:rPr>
                <w:color w:val="000000" w:themeColor="text1"/>
              </w:rPr>
            </w:pPr>
          </w:p>
        </w:tc>
        <w:tc>
          <w:tcPr>
            <w:tcW w:w="1363" w:type="dxa"/>
            <w:vMerge/>
            <w:vAlign w:val="center"/>
          </w:tcPr>
          <w:p w14:paraId="6252D488" w14:textId="77777777" w:rsidR="001B73D2"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404" w:type="dxa"/>
            <w:vAlign w:val="center"/>
          </w:tcPr>
          <w:p w14:paraId="1EB03E93" w14:textId="6C35C669" w:rsidR="001B73D2" w:rsidRPr="00596580" w:rsidRDefault="001B73D2" w:rsidP="001B73D2">
            <w:pPr>
              <w:cnfStyle w:val="000000100000" w:firstRow="0" w:lastRow="0" w:firstColumn="0" w:lastColumn="0" w:oddVBand="0" w:evenVBand="0" w:oddHBand="1" w:evenHBand="0" w:firstRowFirstColumn="0" w:firstRowLastColumn="0" w:lastRowFirstColumn="0" w:lastRowLastColumn="0"/>
            </w:pPr>
            <w:r w:rsidRPr="0074225E">
              <w:t>SPECIAL_PARKING</w:t>
            </w:r>
          </w:p>
        </w:tc>
        <w:tc>
          <w:tcPr>
            <w:tcW w:w="2340" w:type="dxa"/>
            <w:vAlign w:val="center"/>
          </w:tcPr>
          <w:p w14:paraId="6A5D46B8" w14:textId="1BF709A1" w:rsidR="001B73D2" w:rsidRPr="00CD4157"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r w:rsidRPr="001B73D2">
              <w:rPr>
                <w:color w:val="000000" w:themeColor="text1"/>
              </w:rPr>
              <w:t xml:space="preserve">Draw Polygon over </w:t>
            </w:r>
            <w:r w:rsidRPr="001B73D2">
              <w:rPr>
                <w:b/>
                <w:bCs/>
                <w:color w:val="000000" w:themeColor="text1"/>
              </w:rPr>
              <w:t>EWS/LIG Parking</w:t>
            </w:r>
            <w:r w:rsidRPr="001B73D2">
              <w:rPr>
                <w:color w:val="000000" w:themeColor="text1"/>
              </w:rPr>
              <w:t xml:space="preserve"> Space</w:t>
            </w:r>
          </w:p>
        </w:tc>
        <w:tc>
          <w:tcPr>
            <w:tcW w:w="991" w:type="dxa"/>
            <w:vAlign w:val="center"/>
          </w:tcPr>
          <w:p w14:paraId="176EFF53" w14:textId="436E8476" w:rsidR="001B73D2" w:rsidRDefault="001B73D2" w:rsidP="001B73D2">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1</w:t>
            </w:r>
          </w:p>
        </w:tc>
        <w:tc>
          <w:tcPr>
            <w:tcW w:w="1251" w:type="dxa"/>
            <w:vAlign w:val="center"/>
          </w:tcPr>
          <w:p w14:paraId="1845DE02" w14:textId="02682B5C" w:rsidR="001B73D2" w:rsidRPr="00D97904" w:rsidRDefault="001B73D2" w:rsidP="001B73D2">
            <w:pPr>
              <w:cnfStyle w:val="000000100000" w:firstRow="0" w:lastRow="0" w:firstColumn="0" w:lastColumn="0" w:oddVBand="0" w:evenVBand="0" w:oddHBand="1" w:evenHBand="0" w:firstRowFirstColumn="0" w:firstRowLastColumn="0" w:lastRowFirstColumn="0" w:lastRowLastColumn="0"/>
            </w:pPr>
            <w:r w:rsidRPr="00FE31D6">
              <w:t>Optional as per design</w:t>
            </w:r>
          </w:p>
        </w:tc>
      </w:tr>
      <w:tr w:rsidR="001B73D2" w:rsidRPr="007F14AF" w14:paraId="48F45231" w14:textId="77777777" w:rsidTr="00F638F0">
        <w:trPr>
          <w:trHeight w:val="301"/>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D0E6F6" w:themeFill="accent2" w:themeFillTint="33"/>
            <w:vAlign w:val="center"/>
          </w:tcPr>
          <w:p w14:paraId="4FB5989A" w14:textId="77777777" w:rsidR="001B73D2" w:rsidRDefault="001B73D2" w:rsidP="001B73D2">
            <w:pPr>
              <w:jc w:val="center"/>
              <w:rPr>
                <w:color w:val="000000" w:themeColor="text1"/>
              </w:rPr>
            </w:pPr>
          </w:p>
        </w:tc>
        <w:tc>
          <w:tcPr>
            <w:tcW w:w="1363" w:type="dxa"/>
            <w:vMerge/>
            <w:shd w:val="clear" w:color="auto" w:fill="D0E6F6" w:themeFill="accent2" w:themeFillTint="33"/>
            <w:vAlign w:val="center"/>
          </w:tcPr>
          <w:p w14:paraId="04AC1DB2" w14:textId="77777777" w:rsidR="001B73D2"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404" w:type="dxa"/>
            <w:shd w:val="clear" w:color="auto" w:fill="D0E6F6" w:themeFill="accent2" w:themeFillTint="33"/>
            <w:vAlign w:val="center"/>
          </w:tcPr>
          <w:p w14:paraId="59FBEFA8" w14:textId="4885EC99" w:rsidR="001B73D2" w:rsidRPr="00596580" w:rsidRDefault="001B73D2" w:rsidP="001B73D2">
            <w:pPr>
              <w:cnfStyle w:val="000000000000" w:firstRow="0" w:lastRow="0" w:firstColumn="0" w:lastColumn="0" w:oddVBand="0" w:evenVBand="0" w:oddHBand="0" w:evenHBand="0" w:firstRowFirstColumn="0" w:firstRowLastColumn="0" w:lastRowFirstColumn="0" w:lastRowLastColumn="0"/>
            </w:pPr>
            <w:r w:rsidRPr="0074225E">
              <w:t>SPECIAL_PARKING</w:t>
            </w:r>
          </w:p>
        </w:tc>
        <w:tc>
          <w:tcPr>
            <w:tcW w:w="2340" w:type="dxa"/>
            <w:shd w:val="clear" w:color="auto" w:fill="D0E6F6" w:themeFill="accent2" w:themeFillTint="33"/>
            <w:vAlign w:val="center"/>
          </w:tcPr>
          <w:p w14:paraId="3125F080" w14:textId="5F3F34EA" w:rsidR="001B73D2" w:rsidRPr="00CD4157"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r w:rsidRPr="001B73D2">
              <w:rPr>
                <w:color w:val="000000" w:themeColor="text1"/>
              </w:rPr>
              <w:t xml:space="preserve">Draw Polygon over </w:t>
            </w:r>
            <w:r w:rsidRPr="001B73D2">
              <w:rPr>
                <w:b/>
                <w:bCs/>
                <w:color w:val="000000" w:themeColor="text1"/>
              </w:rPr>
              <w:t>MIG Parking</w:t>
            </w:r>
            <w:r w:rsidRPr="001B73D2">
              <w:rPr>
                <w:color w:val="000000" w:themeColor="text1"/>
              </w:rPr>
              <w:t xml:space="preserve"> Space</w:t>
            </w:r>
          </w:p>
        </w:tc>
        <w:tc>
          <w:tcPr>
            <w:tcW w:w="991" w:type="dxa"/>
            <w:shd w:val="clear" w:color="auto" w:fill="D0E6F6" w:themeFill="accent2" w:themeFillTint="33"/>
            <w:vAlign w:val="center"/>
          </w:tcPr>
          <w:p w14:paraId="17882AA1" w14:textId="01DC70A6" w:rsidR="001B73D2" w:rsidRDefault="001B73D2" w:rsidP="001B73D2">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2</w:t>
            </w:r>
          </w:p>
        </w:tc>
        <w:tc>
          <w:tcPr>
            <w:tcW w:w="1251" w:type="dxa"/>
            <w:shd w:val="clear" w:color="auto" w:fill="D0E6F6" w:themeFill="accent2" w:themeFillTint="33"/>
            <w:vAlign w:val="center"/>
          </w:tcPr>
          <w:p w14:paraId="5DD82AF1" w14:textId="71540AF6" w:rsidR="001B73D2" w:rsidRPr="00D97904" w:rsidRDefault="001B73D2" w:rsidP="001B73D2">
            <w:pPr>
              <w:cnfStyle w:val="000000000000" w:firstRow="0" w:lastRow="0" w:firstColumn="0" w:lastColumn="0" w:oddVBand="0" w:evenVBand="0" w:oddHBand="0" w:evenHBand="0" w:firstRowFirstColumn="0" w:firstRowLastColumn="0" w:lastRowFirstColumn="0" w:lastRowLastColumn="0"/>
            </w:pPr>
            <w:r w:rsidRPr="00FE31D6">
              <w:t>Optional as per design</w:t>
            </w:r>
          </w:p>
        </w:tc>
      </w:tr>
      <w:tr w:rsidR="001B73D2" w:rsidRPr="007F14AF" w14:paraId="3BEC4001" w14:textId="77777777" w:rsidTr="0022468D">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31" w:type="dxa"/>
            <w:shd w:val="clear" w:color="auto" w:fill="auto"/>
            <w:vAlign w:val="center"/>
          </w:tcPr>
          <w:p w14:paraId="76F35427" w14:textId="2BC9C692" w:rsidR="001B73D2" w:rsidRDefault="001B73D2" w:rsidP="001B73D2">
            <w:pPr>
              <w:jc w:val="center"/>
              <w:rPr>
                <w:color w:val="000000" w:themeColor="text1"/>
              </w:rPr>
            </w:pPr>
            <w:r>
              <w:rPr>
                <w:color w:val="000000" w:themeColor="text1"/>
              </w:rPr>
              <w:t>17</w:t>
            </w:r>
          </w:p>
        </w:tc>
        <w:tc>
          <w:tcPr>
            <w:tcW w:w="1363" w:type="dxa"/>
            <w:shd w:val="clear" w:color="auto" w:fill="auto"/>
            <w:vAlign w:val="center"/>
          </w:tcPr>
          <w:p w14:paraId="6FF05B65" w14:textId="1BB4BDEF" w:rsidR="001B73D2" w:rsidRDefault="001B73D2" w:rsidP="0022468D">
            <w:pPr>
              <w:cnfStyle w:val="000000100000" w:firstRow="0" w:lastRow="0" w:firstColumn="0" w:lastColumn="0" w:oddVBand="0" w:evenVBand="0" w:oddHBand="1" w:evenHBand="0" w:firstRowFirstColumn="0" w:firstRowLastColumn="0" w:lastRowFirstColumn="0" w:lastRowLastColumn="0"/>
              <w:rPr>
                <w:color w:val="000000" w:themeColor="text1"/>
              </w:rPr>
            </w:pPr>
            <w:r w:rsidRPr="001B73D2">
              <w:rPr>
                <w:color w:val="000000" w:themeColor="text1"/>
              </w:rPr>
              <w:t>Special Parking (Disabled Parking)</w:t>
            </w:r>
          </w:p>
        </w:tc>
        <w:tc>
          <w:tcPr>
            <w:tcW w:w="3404" w:type="dxa"/>
            <w:shd w:val="clear" w:color="auto" w:fill="auto"/>
            <w:vAlign w:val="center"/>
          </w:tcPr>
          <w:p w14:paraId="72EF1C03" w14:textId="33C69B67" w:rsidR="001B73D2" w:rsidRPr="00596580" w:rsidRDefault="001B73D2" w:rsidP="0022468D">
            <w:pPr>
              <w:cnfStyle w:val="000000100000" w:firstRow="0" w:lastRow="0" w:firstColumn="0" w:lastColumn="0" w:oddVBand="0" w:evenVBand="0" w:oddHBand="1" w:evenHBand="0" w:firstRowFirstColumn="0" w:firstRowLastColumn="0" w:lastRowFirstColumn="0" w:lastRowLastColumn="0"/>
            </w:pPr>
            <w:r w:rsidRPr="001B73D2">
              <w:t>DA_PARKING</w:t>
            </w:r>
          </w:p>
        </w:tc>
        <w:tc>
          <w:tcPr>
            <w:tcW w:w="2340" w:type="dxa"/>
            <w:shd w:val="clear" w:color="auto" w:fill="auto"/>
            <w:vAlign w:val="center"/>
          </w:tcPr>
          <w:p w14:paraId="5A1295B3" w14:textId="5A830965" w:rsidR="001B73D2" w:rsidRPr="00CD4157" w:rsidRDefault="001B73D2" w:rsidP="0022468D">
            <w:pPr>
              <w:cnfStyle w:val="000000100000" w:firstRow="0" w:lastRow="0" w:firstColumn="0" w:lastColumn="0" w:oddVBand="0" w:evenVBand="0" w:oddHBand="1" w:evenHBand="0" w:firstRowFirstColumn="0" w:firstRowLastColumn="0" w:lastRowFirstColumn="0" w:lastRowLastColumn="0"/>
              <w:rPr>
                <w:color w:val="000000" w:themeColor="text1"/>
              </w:rPr>
            </w:pPr>
            <w:r w:rsidRPr="001B73D2">
              <w:rPr>
                <w:color w:val="000000" w:themeColor="text1"/>
              </w:rPr>
              <w:t xml:space="preserve">Draw Polygon over </w:t>
            </w:r>
            <w:r w:rsidRPr="001B73D2">
              <w:rPr>
                <w:b/>
                <w:bCs/>
                <w:color w:val="000000" w:themeColor="text1"/>
              </w:rPr>
              <w:t>DA Parking</w:t>
            </w:r>
            <w:r w:rsidRPr="001B73D2">
              <w:rPr>
                <w:color w:val="000000" w:themeColor="text1"/>
              </w:rPr>
              <w:t xml:space="preserve"> Space</w:t>
            </w:r>
          </w:p>
        </w:tc>
        <w:tc>
          <w:tcPr>
            <w:tcW w:w="991" w:type="dxa"/>
            <w:shd w:val="clear" w:color="auto" w:fill="auto"/>
            <w:vAlign w:val="center"/>
          </w:tcPr>
          <w:p w14:paraId="1605E28D" w14:textId="700C4C2B" w:rsidR="001B73D2" w:rsidRDefault="001B73D2" w:rsidP="0022468D">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w:t>
            </w:r>
          </w:p>
        </w:tc>
        <w:tc>
          <w:tcPr>
            <w:tcW w:w="1251" w:type="dxa"/>
            <w:shd w:val="clear" w:color="auto" w:fill="auto"/>
            <w:vAlign w:val="center"/>
          </w:tcPr>
          <w:p w14:paraId="7AD0EBA0" w14:textId="4B679135" w:rsidR="001B73D2" w:rsidRPr="00D97904" w:rsidRDefault="001B73D2" w:rsidP="0022468D">
            <w:pPr>
              <w:cnfStyle w:val="000000100000" w:firstRow="0" w:lastRow="0" w:firstColumn="0" w:lastColumn="0" w:oddVBand="0" w:evenVBand="0" w:oddHBand="1" w:evenHBand="0" w:firstRowFirstColumn="0" w:firstRowLastColumn="0" w:lastRowFirstColumn="0" w:lastRowLastColumn="0"/>
            </w:pPr>
            <w:r w:rsidRPr="00D97904">
              <w:t>Mandatory as per rule</w:t>
            </w:r>
          </w:p>
        </w:tc>
      </w:tr>
      <w:tr w:rsidR="001B73D2" w:rsidRPr="007F14AF" w14:paraId="4D3AC2E2" w14:textId="77777777" w:rsidTr="0022468D">
        <w:trPr>
          <w:trHeight w:val="301"/>
        </w:trPr>
        <w:tc>
          <w:tcPr>
            <w:cnfStyle w:val="001000000000" w:firstRow="0" w:lastRow="0" w:firstColumn="1" w:lastColumn="0" w:oddVBand="0" w:evenVBand="0" w:oddHBand="0" w:evenHBand="0" w:firstRowFirstColumn="0" w:firstRowLastColumn="0" w:lastRowFirstColumn="0" w:lastRowLastColumn="0"/>
            <w:tcW w:w="831" w:type="dxa"/>
            <w:shd w:val="clear" w:color="auto" w:fill="D0E6F6" w:themeFill="accent2" w:themeFillTint="33"/>
            <w:vAlign w:val="center"/>
          </w:tcPr>
          <w:p w14:paraId="56ECC3A4" w14:textId="60EA44B7" w:rsidR="001B73D2" w:rsidRDefault="001B73D2" w:rsidP="001B73D2">
            <w:pPr>
              <w:jc w:val="center"/>
              <w:rPr>
                <w:color w:val="000000" w:themeColor="text1"/>
              </w:rPr>
            </w:pPr>
            <w:r>
              <w:rPr>
                <w:color w:val="000000" w:themeColor="text1"/>
              </w:rPr>
              <w:t>18</w:t>
            </w:r>
          </w:p>
        </w:tc>
        <w:tc>
          <w:tcPr>
            <w:tcW w:w="1363" w:type="dxa"/>
            <w:shd w:val="clear" w:color="auto" w:fill="D0E6F6" w:themeFill="accent2" w:themeFillTint="33"/>
            <w:vAlign w:val="center"/>
          </w:tcPr>
          <w:p w14:paraId="541A46F7" w14:textId="191915BF" w:rsidR="001B73D2" w:rsidRDefault="001B73D2" w:rsidP="0022468D">
            <w:pPr>
              <w:cnfStyle w:val="000000000000" w:firstRow="0" w:lastRow="0" w:firstColumn="0" w:lastColumn="0" w:oddVBand="0" w:evenVBand="0" w:oddHBand="0" w:evenHBand="0" w:firstRowFirstColumn="0" w:firstRowLastColumn="0" w:lastRowFirstColumn="0" w:lastRowLastColumn="0"/>
              <w:rPr>
                <w:color w:val="000000" w:themeColor="text1"/>
              </w:rPr>
            </w:pPr>
            <w:r w:rsidRPr="001B73D2">
              <w:rPr>
                <w:color w:val="000000" w:themeColor="text1"/>
              </w:rPr>
              <w:t>North Direction</w:t>
            </w:r>
          </w:p>
        </w:tc>
        <w:tc>
          <w:tcPr>
            <w:tcW w:w="3404" w:type="dxa"/>
            <w:shd w:val="clear" w:color="auto" w:fill="D0E6F6" w:themeFill="accent2" w:themeFillTint="33"/>
            <w:vAlign w:val="center"/>
          </w:tcPr>
          <w:p w14:paraId="0F214A26" w14:textId="38B8754E" w:rsidR="001B73D2" w:rsidRPr="00596580" w:rsidRDefault="001B73D2" w:rsidP="0022468D">
            <w:pPr>
              <w:cnfStyle w:val="000000000000" w:firstRow="0" w:lastRow="0" w:firstColumn="0" w:lastColumn="0" w:oddVBand="0" w:evenVBand="0" w:oddHBand="0" w:evenHBand="0" w:firstRowFirstColumn="0" w:firstRowLastColumn="0" w:lastRowFirstColumn="0" w:lastRowLastColumn="0"/>
            </w:pPr>
            <w:r w:rsidRPr="001B73D2">
              <w:rPr>
                <w:color w:val="000000" w:themeColor="text1"/>
              </w:rPr>
              <w:t>NORTH_DIRECTION</w:t>
            </w:r>
          </w:p>
        </w:tc>
        <w:tc>
          <w:tcPr>
            <w:tcW w:w="2340" w:type="dxa"/>
            <w:shd w:val="clear" w:color="auto" w:fill="D0E6F6" w:themeFill="accent2" w:themeFillTint="33"/>
            <w:vAlign w:val="center"/>
          </w:tcPr>
          <w:p w14:paraId="6BC1F520" w14:textId="77777777" w:rsidR="001B73D2" w:rsidRDefault="001B73D2" w:rsidP="0022468D">
            <w:pPr>
              <w:cnfStyle w:val="000000000000" w:firstRow="0" w:lastRow="0" w:firstColumn="0" w:lastColumn="0" w:oddVBand="0" w:evenVBand="0" w:oddHBand="0" w:evenHBand="0" w:firstRowFirstColumn="0" w:firstRowLastColumn="0" w:lastRowFirstColumn="0" w:lastRowLastColumn="0"/>
            </w:pPr>
            <w:r>
              <w:t xml:space="preserve">-Draw North Direction Symbol using Polyline </w:t>
            </w:r>
          </w:p>
          <w:p w14:paraId="0B26542C" w14:textId="0AE5B8D3" w:rsidR="001B73D2" w:rsidRPr="00CD4157" w:rsidRDefault="001B73D2" w:rsidP="0022468D">
            <w:pPr>
              <w:cnfStyle w:val="000000000000" w:firstRow="0" w:lastRow="0" w:firstColumn="0" w:lastColumn="0" w:oddVBand="0" w:evenVBand="0" w:oddHBand="0" w:evenHBand="0" w:firstRowFirstColumn="0" w:firstRowLastColumn="0" w:lastRowFirstColumn="0" w:lastRowLastColumn="0"/>
              <w:rPr>
                <w:color w:val="000000" w:themeColor="text1"/>
              </w:rPr>
            </w:pPr>
            <w:r>
              <w:t xml:space="preserve">-and add NORTH in </w:t>
            </w:r>
            <w:proofErr w:type="spellStart"/>
            <w:r>
              <w:t>Mtext</w:t>
            </w:r>
            <w:proofErr w:type="spellEnd"/>
          </w:p>
        </w:tc>
        <w:tc>
          <w:tcPr>
            <w:tcW w:w="991" w:type="dxa"/>
            <w:shd w:val="clear" w:color="auto" w:fill="D0E6F6" w:themeFill="accent2" w:themeFillTint="33"/>
            <w:vAlign w:val="center"/>
          </w:tcPr>
          <w:p w14:paraId="5877D095" w14:textId="22D2FDB7" w:rsidR="001B73D2" w:rsidRDefault="001B73D2" w:rsidP="0022468D">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51" w:type="dxa"/>
            <w:shd w:val="clear" w:color="auto" w:fill="D0E6F6" w:themeFill="accent2" w:themeFillTint="33"/>
            <w:vAlign w:val="center"/>
          </w:tcPr>
          <w:p w14:paraId="0789D19A" w14:textId="1B57334D" w:rsidR="001B73D2" w:rsidRPr="00D97904" w:rsidRDefault="001B73D2" w:rsidP="0022468D">
            <w:pPr>
              <w:cnfStyle w:val="000000000000" w:firstRow="0" w:lastRow="0" w:firstColumn="0" w:lastColumn="0" w:oddVBand="0" w:evenVBand="0" w:oddHBand="0" w:evenHBand="0" w:firstRowFirstColumn="0" w:firstRowLastColumn="0" w:lastRowFirstColumn="0" w:lastRowLastColumn="0"/>
            </w:pPr>
            <w:r w:rsidRPr="00D97904">
              <w:t>Mandatory as per rule</w:t>
            </w:r>
          </w:p>
        </w:tc>
      </w:tr>
      <w:tr w:rsidR="00D816AA" w:rsidRPr="007F14AF" w14:paraId="68E9581E" w14:textId="77777777" w:rsidTr="00D816AA">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auto"/>
            <w:vAlign w:val="center"/>
          </w:tcPr>
          <w:p w14:paraId="2ED64A82" w14:textId="5FE726B0" w:rsidR="00D816AA" w:rsidRDefault="00D816AA" w:rsidP="008F432C">
            <w:pPr>
              <w:jc w:val="center"/>
              <w:rPr>
                <w:color w:val="000000" w:themeColor="text1"/>
              </w:rPr>
            </w:pPr>
            <w:r>
              <w:rPr>
                <w:color w:val="000000" w:themeColor="text1"/>
              </w:rPr>
              <w:t>19</w:t>
            </w:r>
          </w:p>
        </w:tc>
        <w:tc>
          <w:tcPr>
            <w:tcW w:w="1363" w:type="dxa"/>
            <w:vMerge w:val="restart"/>
            <w:shd w:val="clear" w:color="auto" w:fill="auto"/>
            <w:vAlign w:val="center"/>
          </w:tcPr>
          <w:p w14:paraId="6DF51F9C" w14:textId="079B2462" w:rsidR="00D816AA" w:rsidRPr="008F432C" w:rsidRDefault="00D816AA" w:rsidP="00D816AA">
            <w:pPr>
              <w:cnfStyle w:val="000000100000" w:firstRow="0" w:lastRow="0" w:firstColumn="0" w:lastColumn="0" w:oddVBand="0" w:evenVBand="0" w:oddHBand="1" w:evenHBand="0" w:firstRowFirstColumn="0" w:firstRowLastColumn="0" w:lastRowFirstColumn="0" w:lastRowLastColumn="0"/>
              <w:rPr>
                <w:color w:val="000000" w:themeColor="text1"/>
              </w:rPr>
            </w:pPr>
            <w:r w:rsidRPr="008F432C">
              <w:rPr>
                <w:color w:val="000000" w:themeColor="text1"/>
              </w:rPr>
              <w:t>Amenity in Open Space</w:t>
            </w:r>
          </w:p>
        </w:tc>
        <w:tc>
          <w:tcPr>
            <w:tcW w:w="3404" w:type="dxa"/>
            <w:shd w:val="clear" w:color="auto" w:fill="auto"/>
            <w:vAlign w:val="center"/>
          </w:tcPr>
          <w:p w14:paraId="6FCAA153" w14:textId="0BE2B7A4" w:rsidR="00D816AA" w:rsidRPr="008F432C" w:rsidRDefault="00D816AA" w:rsidP="008F432C">
            <w:pPr>
              <w:cnfStyle w:val="000000100000" w:firstRow="0" w:lastRow="0" w:firstColumn="0" w:lastColumn="0" w:oddVBand="0" w:evenVBand="0" w:oddHBand="1" w:evenHBand="0" w:firstRowFirstColumn="0" w:firstRowLastColumn="0" w:lastRowFirstColumn="0" w:lastRowLastColumn="0"/>
              <w:rPr>
                <w:color w:val="000000" w:themeColor="text1"/>
              </w:rPr>
            </w:pPr>
            <w:r w:rsidRPr="006B04E2">
              <w:rPr>
                <w:color w:val="000000" w:themeColor="text1"/>
              </w:rPr>
              <w:t>ACCBLK_1</w:t>
            </w:r>
          </w:p>
        </w:tc>
        <w:tc>
          <w:tcPr>
            <w:tcW w:w="2340" w:type="dxa"/>
            <w:shd w:val="clear" w:color="auto" w:fill="auto"/>
            <w:vAlign w:val="center"/>
          </w:tcPr>
          <w:p w14:paraId="4B9BDE85" w14:textId="7CF567E5" w:rsidR="00D816AA" w:rsidRPr="009D5B7D" w:rsidRDefault="00D816AA" w:rsidP="008F432C">
            <w:pPr>
              <w:cnfStyle w:val="000000100000" w:firstRow="0" w:lastRow="0" w:firstColumn="0" w:lastColumn="0" w:oddVBand="0" w:evenVBand="0" w:oddHBand="1" w:evenHBand="0" w:firstRowFirstColumn="0" w:firstRowLastColumn="0" w:lastRowFirstColumn="0" w:lastRowLastColumn="0"/>
              <w:rPr>
                <w:b/>
                <w:bCs/>
              </w:rPr>
            </w:pPr>
            <w:r w:rsidRPr="008F432C">
              <w:t xml:space="preserve">Draw polygon around </w:t>
            </w:r>
            <w:r>
              <w:t>Amenity in Open Space Block</w:t>
            </w:r>
          </w:p>
        </w:tc>
        <w:tc>
          <w:tcPr>
            <w:tcW w:w="991" w:type="dxa"/>
            <w:shd w:val="clear" w:color="auto" w:fill="auto"/>
            <w:vAlign w:val="center"/>
          </w:tcPr>
          <w:p w14:paraId="35B4676A" w14:textId="13ABBF5C" w:rsidR="00D816AA" w:rsidRDefault="00D816AA" w:rsidP="008F432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7</w:t>
            </w:r>
          </w:p>
        </w:tc>
        <w:tc>
          <w:tcPr>
            <w:tcW w:w="1251" w:type="dxa"/>
            <w:shd w:val="clear" w:color="auto" w:fill="auto"/>
            <w:vAlign w:val="center"/>
          </w:tcPr>
          <w:p w14:paraId="64F011D7" w14:textId="2023CF95" w:rsidR="00D816AA" w:rsidRPr="00FE31D6" w:rsidRDefault="00D816AA" w:rsidP="009D5B7D">
            <w:pPr>
              <w:cnfStyle w:val="000000100000" w:firstRow="0" w:lastRow="0" w:firstColumn="0" w:lastColumn="0" w:oddVBand="0" w:evenVBand="0" w:oddHBand="1" w:evenHBand="0" w:firstRowFirstColumn="0" w:firstRowLastColumn="0" w:lastRowFirstColumn="0" w:lastRowLastColumn="0"/>
            </w:pPr>
            <w:r w:rsidRPr="00FE31D6">
              <w:t>Optional as per design</w:t>
            </w:r>
          </w:p>
        </w:tc>
      </w:tr>
      <w:tr w:rsidR="00D816AA" w:rsidRPr="007F14AF" w14:paraId="18C1AA64" w14:textId="77777777" w:rsidTr="00104CDA">
        <w:trPr>
          <w:trHeight w:val="301"/>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D0E6F6" w:themeFill="accent2" w:themeFillTint="33"/>
            <w:vAlign w:val="center"/>
          </w:tcPr>
          <w:p w14:paraId="516B78ED" w14:textId="39E5057D" w:rsidR="00D816AA" w:rsidRDefault="00D816AA" w:rsidP="008F432C">
            <w:pPr>
              <w:jc w:val="center"/>
              <w:rPr>
                <w:color w:val="000000" w:themeColor="text1"/>
              </w:rPr>
            </w:pPr>
          </w:p>
        </w:tc>
        <w:tc>
          <w:tcPr>
            <w:tcW w:w="1363" w:type="dxa"/>
            <w:vMerge/>
            <w:shd w:val="clear" w:color="auto" w:fill="D0E6F6" w:themeFill="accent2" w:themeFillTint="33"/>
            <w:vAlign w:val="center"/>
          </w:tcPr>
          <w:p w14:paraId="230B0C1E" w14:textId="44A08907" w:rsidR="00D816AA" w:rsidRPr="001B73D2" w:rsidRDefault="00D816AA" w:rsidP="008F432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404" w:type="dxa"/>
            <w:vMerge w:val="restart"/>
            <w:shd w:val="clear" w:color="auto" w:fill="auto"/>
            <w:vAlign w:val="center"/>
          </w:tcPr>
          <w:p w14:paraId="79DCA393" w14:textId="1D1CC4BF" w:rsidR="00D816AA" w:rsidRPr="001B73D2" w:rsidRDefault="00D816AA" w:rsidP="008F432C">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8F432C">
              <w:rPr>
                <w:color w:val="000000" w:themeColor="text1"/>
              </w:rPr>
              <w:t>ACCBLK_n_UNIT_n</w:t>
            </w:r>
            <w:proofErr w:type="spellEnd"/>
          </w:p>
        </w:tc>
        <w:tc>
          <w:tcPr>
            <w:tcW w:w="2340" w:type="dxa"/>
            <w:shd w:val="clear" w:color="auto" w:fill="auto"/>
            <w:vAlign w:val="center"/>
          </w:tcPr>
          <w:p w14:paraId="1A6A645A" w14:textId="7E989626" w:rsidR="00D816AA" w:rsidRPr="009D5B7D" w:rsidRDefault="00D816AA" w:rsidP="008F432C">
            <w:pPr>
              <w:cnfStyle w:val="000000000000" w:firstRow="0" w:lastRow="0" w:firstColumn="0" w:lastColumn="0" w:oddVBand="0" w:evenVBand="0" w:oddHBand="0" w:evenHBand="0" w:firstRowFirstColumn="0" w:firstRowLastColumn="0" w:lastRowFirstColumn="0" w:lastRowLastColumn="0"/>
              <w:rPr>
                <w:b/>
                <w:bCs/>
              </w:rPr>
            </w:pPr>
            <w:r w:rsidRPr="009D5B7D">
              <w:rPr>
                <w:b/>
                <w:bCs/>
              </w:rPr>
              <w:t>Guard Room</w:t>
            </w:r>
          </w:p>
          <w:p w14:paraId="207C45F3" w14:textId="77873E35" w:rsidR="00D816AA" w:rsidRDefault="00D816AA" w:rsidP="008F432C">
            <w:pPr>
              <w:cnfStyle w:val="000000000000" w:firstRow="0" w:lastRow="0" w:firstColumn="0" w:lastColumn="0" w:oddVBand="0" w:evenVBand="0" w:oddHBand="0" w:evenHBand="0" w:firstRowFirstColumn="0" w:firstRowLastColumn="0" w:lastRowFirstColumn="0" w:lastRowLastColumn="0"/>
            </w:pPr>
            <w:r w:rsidRPr="008F432C">
              <w:t>Draw polygon around Guard Room</w:t>
            </w:r>
          </w:p>
        </w:tc>
        <w:tc>
          <w:tcPr>
            <w:tcW w:w="991" w:type="dxa"/>
            <w:shd w:val="clear" w:color="auto" w:fill="auto"/>
            <w:vAlign w:val="center"/>
          </w:tcPr>
          <w:p w14:paraId="5A944561" w14:textId="64E5C228" w:rsidR="00D816AA" w:rsidRDefault="00D816AA" w:rsidP="008F432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1</w:t>
            </w:r>
          </w:p>
        </w:tc>
        <w:tc>
          <w:tcPr>
            <w:tcW w:w="1251" w:type="dxa"/>
            <w:vMerge w:val="restart"/>
            <w:shd w:val="clear" w:color="auto" w:fill="auto"/>
            <w:vAlign w:val="center"/>
          </w:tcPr>
          <w:p w14:paraId="05368CBC" w14:textId="03E9F3AA" w:rsidR="00D816AA" w:rsidRPr="00D97904" w:rsidRDefault="00D816AA" w:rsidP="009D5B7D">
            <w:pPr>
              <w:cnfStyle w:val="000000000000" w:firstRow="0" w:lastRow="0" w:firstColumn="0" w:lastColumn="0" w:oddVBand="0" w:evenVBand="0" w:oddHBand="0" w:evenHBand="0" w:firstRowFirstColumn="0" w:firstRowLastColumn="0" w:lastRowFirstColumn="0" w:lastRowLastColumn="0"/>
            </w:pPr>
            <w:r w:rsidRPr="00FE31D6">
              <w:t>Optional as per design</w:t>
            </w:r>
          </w:p>
        </w:tc>
      </w:tr>
      <w:tr w:rsidR="00D816AA" w:rsidRPr="007F14AF" w14:paraId="4D5C2501" w14:textId="77777777" w:rsidTr="00104CDA">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707CF072" w14:textId="77777777" w:rsidR="00D816AA" w:rsidRDefault="00D816AA" w:rsidP="008F432C">
            <w:pPr>
              <w:jc w:val="center"/>
              <w:rPr>
                <w:color w:val="000000" w:themeColor="text1"/>
              </w:rPr>
            </w:pPr>
          </w:p>
        </w:tc>
        <w:tc>
          <w:tcPr>
            <w:tcW w:w="1363" w:type="dxa"/>
            <w:vMerge/>
            <w:vAlign w:val="center"/>
          </w:tcPr>
          <w:p w14:paraId="04213E21" w14:textId="77777777" w:rsidR="00D816AA" w:rsidRPr="008F432C" w:rsidRDefault="00D816AA" w:rsidP="008F432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404" w:type="dxa"/>
            <w:vMerge/>
            <w:shd w:val="clear" w:color="auto" w:fill="auto"/>
            <w:vAlign w:val="center"/>
          </w:tcPr>
          <w:p w14:paraId="0A591D15" w14:textId="77777777" w:rsidR="00D816AA" w:rsidRPr="001B73D2" w:rsidRDefault="00D816AA" w:rsidP="008F432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340" w:type="dxa"/>
            <w:shd w:val="clear" w:color="auto" w:fill="auto"/>
            <w:vAlign w:val="center"/>
          </w:tcPr>
          <w:p w14:paraId="26DCA6F6" w14:textId="61BB1E2C" w:rsidR="00D816AA" w:rsidRPr="009D5B7D" w:rsidRDefault="00D816AA" w:rsidP="008F432C">
            <w:pPr>
              <w:cnfStyle w:val="000000100000" w:firstRow="0" w:lastRow="0" w:firstColumn="0" w:lastColumn="0" w:oddVBand="0" w:evenVBand="0" w:oddHBand="1" w:evenHBand="0" w:firstRowFirstColumn="0" w:firstRowLastColumn="0" w:lastRowFirstColumn="0" w:lastRowLastColumn="0"/>
              <w:rPr>
                <w:b/>
                <w:bCs/>
              </w:rPr>
            </w:pPr>
            <w:r w:rsidRPr="009D5B7D">
              <w:rPr>
                <w:b/>
                <w:bCs/>
              </w:rPr>
              <w:t>Electric Cabin</w:t>
            </w:r>
          </w:p>
          <w:p w14:paraId="17BD5EBC" w14:textId="0E3F20DE" w:rsidR="00D816AA" w:rsidRDefault="00D816AA" w:rsidP="008F432C">
            <w:pPr>
              <w:cnfStyle w:val="000000100000" w:firstRow="0" w:lastRow="0" w:firstColumn="0" w:lastColumn="0" w:oddVBand="0" w:evenVBand="0" w:oddHBand="1" w:evenHBand="0" w:firstRowFirstColumn="0" w:firstRowLastColumn="0" w:lastRowFirstColumn="0" w:lastRowLastColumn="0"/>
            </w:pPr>
            <w:r w:rsidRPr="008F432C">
              <w:t>Draw polygon around Electric Cabin</w:t>
            </w:r>
          </w:p>
        </w:tc>
        <w:tc>
          <w:tcPr>
            <w:tcW w:w="991" w:type="dxa"/>
            <w:shd w:val="clear" w:color="auto" w:fill="auto"/>
            <w:vAlign w:val="center"/>
          </w:tcPr>
          <w:p w14:paraId="56E81D4D" w14:textId="5D566028" w:rsidR="00D816AA" w:rsidRDefault="00D816AA" w:rsidP="008F432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51" w:type="dxa"/>
            <w:vMerge/>
            <w:shd w:val="clear" w:color="auto" w:fill="auto"/>
            <w:vAlign w:val="center"/>
          </w:tcPr>
          <w:p w14:paraId="21B8E5FF" w14:textId="0ACE40EC" w:rsidR="00D816AA" w:rsidRPr="00D97904" w:rsidRDefault="00D816AA" w:rsidP="008F432C">
            <w:pPr>
              <w:cnfStyle w:val="000000100000" w:firstRow="0" w:lastRow="0" w:firstColumn="0" w:lastColumn="0" w:oddVBand="0" w:evenVBand="0" w:oddHBand="1" w:evenHBand="0" w:firstRowFirstColumn="0" w:firstRowLastColumn="0" w:lastRowFirstColumn="0" w:lastRowLastColumn="0"/>
            </w:pPr>
          </w:p>
        </w:tc>
      </w:tr>
      <w:tr w:rsidR="00D816AA" w:rsidRPr="007F14AF" w14:paraId="1E2DAAA1" w14:textId="77777777" w:rsidTr="00104CDA">
        <w:trPr>
          <w:trHeight w:val="301"/>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D0E6F6" w:themeFill="accent2" w:themeFillTint="33"/>
            <w:vAlign w:val="center"/>
          </w:tcPr>
          <w:p w14:paraId="06774361" w14:textId="77777777" w:rsidR="00D816AA" w:rsidRDefault="00D816AA" w:rsidP="008F432C">
            <w:pPr>
              <w:jc w:val="center"/>
              <w:rPr>
                <w:color w:val="000000" w:themeColor="text1"/>
              </w:rPr>
            </w:pPr>
          </w:p>
        </w:tc>
        <w:tc>
          <w:tcPr>
            <w:tcW w:w="1363" w:type="dxa"/>
            <w:vMerge/>
            <w:shd w:val="clear" w:color="auto" w:fill="D0E6F6" w:themeFill="accent2" w:themeFillTint="33"/>
            <w:vAlign w:val="center"/>
          </w:tcPr>
          <w:p w14:paraId="28609AC2" w14:textId="77777777" w:rsidR="00D816AA" w:rsidRPr="008F432C" w:rsidRDefault="00D816AA" w:rsidP="008F432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404" w:type="dxa"/>
            <w:vMerge/>
            <w:shd w:val="clear" w:color="auto" w:fill="auto"/>
            <w:vAlign w:val="center"/>
          </w:tcPr>
          <w:p w14:paraId="1D1DD900" w14:textId="77777777" w:rsidR="00D816AA" w:rsidRPr="001B73D2" w:rsidRDefault="00D816AA" w:rsidP="008F432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340" w:type="dxa"/>
            <w:shd w:val="clear" w:color="auto" w:fill="auto"/>
            <w:vAlign w:val="center"/>
          </w:tcPr>
          <w:p w14:paraId="7CA58556" w14:textId="77777777" w:rsidR="00D816AA" w:rsidRPr="009D5B7D" w:rsidRDefault="00D816AA" w:rsidP="008F432C">
            <w:pPr>
              <w:cnfStyle w:val="000000000000" w:firstRow="0" w:lastRow="0" w:firstColumn="0" w:lastColumn="0" w:oddVBand="0" w:evenVBand="0" w:oddHBand="0" w:evenHBand="0" w:firstRowFirstColumn="0" w:firstRowLastColumn="0" w:lastRowFirstColumn="0" w:lastRowLastColumn="0"/>
              <w:rPr>
                <w:b/>
                <w:bCs/>
              </w:rPr>
            </w:pPr>
            <w:r w:rsidRPr="009D5B7D">
              <w:rPr>
                <w:b/>
                <w:bCs/>
              </w:rPr>
              <w:t xml:space="preserve">Sub-Station </w:t>
            </w:r>
          </w:p>
          <w:p w14:paraId="1D1A8448" w14:textId="08108406" w:rsidR="00D816AA" w:rsidRDefault="00D816AA" w:rsidP="008F432C">
            <w:pPr>
              <w:cnfStyle w:val="000000000000" w:firstRow="0" w:lastRow="0" w:firstColumn="0" w:lastColumn="0" w:oddVBand="0" w:evenVBand="0" w:oddHBand="0" w:evenHBand="0" w:firstRowFirstColumn="0" w:firstRowLastColumn="0" w:lastRowFirstColumn="0" w:lastRowLastColumn="0"/>
            </w:pPr>
            <w:r w:rsidRPr="008F432C">
              <w:t>Draw polygon around Sub-Station</w:t>
            </w:r>
          </w:p>
        </w:tc>
        <w:tc>
          <w:tcPr>
            <w:tcW w:w="991" w:type="dxa"/>
            <w:shd w:val="clear" w:color="auto" w:fill="auto"/>
            <w:vAlign w:val="center"/>
          </w:tcPr>
          <w:p w14:paraId="1D51893D" w14:textId="55B3C063" w:rsidR="00D816AA" w:rsidRDefault="00D816AA" w:rsidP="008F432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w:t>
            </w:r>
          </w:p>
        </w:tc>
        <w:tc>
          <w:tcPr>
            <w:tcW w:w="1251" w:type="dxa"/>
            <w:vMerge/>
            <w:shd w:val="clear" w:color="auto" w:fill="auto"/>
            <w:vAlign w:val="center"/>
          </w:tcPr>
          <w:p w14:paraId="5C0A9CC9" w14:textId="259D48F8" w:rsidR="00D816AA" w:rsidRPr="00D97904" w:rsidRDefault="00D816AA" w:rsidP="008F432C">
            <w:pPr>
              <w:cnfStyle w:val="000000000000" w:firstRow="0" w:lastRow="0" w:firstColumn="0" w:lastColumn="0" w:oddVBand="0" w:evenVBand="0" w:oddHBand="0" w:evenHBand="0" w:firstRowFirstColumn="0" w:firstRowLastColumn="0" w:lastRowFirstColumn="0" w:lastRowLastColumn="0"/>
            </w:pPr>
          </w:p>
        </w:tc>
      </w:tr>
      <w:tr w:rsidR="00D816AA" w:rsidRPr="007F14AF" w14:paraId="5B2E32A5" w14:textId="77777777" w:rsidTr="00104CDA">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27459A89" w14:textId="77777777" w:rsidR="00D816AA" w:rsidRDefault="00D816AA" w:rsidP="008F432C">
            <w:pPr>
              <w:jc w:val="center"/>
              <w:rPr>
                <w:color w:val="000000" w:themeColor="text1"/>
              </w:rPr>
            </w:pPr>
          </w:p>
        </w:tc>
        <w:tc>
          <w:tcPr>
            <w:tcW w:w="1363" w:type="dxa"/>
            <w:vMerge/>
            <w:vAlign w:val="center"/>
          </w:tcPr>
          <w:p w14:paraId="34464838" w14:textId="77777777" w:rsidR="00D816AA" w:rsidRPr="008F432C" w:rsidRDefault="00D816AA" w:rsidP="008F432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404" w:type="dxa"/>
            <w:vMerge/>
            <w:shd w:val="clear" w:color="auto" w:fill="auto"/>
            <w:vAlign w:val="center"/>
          </w:tcPr>
          <w:p w14:paraId="074D6D01" w14:textId="77777777" w:rsidR="00D816AA" w:rsidRPr="001B73D2" w:rsidRDefault="00D816AA" w:rsidP="008F432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340" w:type="dxa"/>
            <w:shd w:val="clear" w:color="auto" w:fill="auto"/>
            <w:vAlign w:val="center"/>
          </w:tcPr>
          <w:p w14:paraId="283041AD" w14:textId="5E5444E4" w:rsidR="00D816AA" w:rsidRPr="009D5B7D" w:rsidRDefault="00D816AA" w:rsidP="008F432C">
            <w:pPr>
              <w:cnfStyle w:val="000000100000" w:firstRow="0" w:lastRow="0" w:firstColumn="0" w:lastColumn="0" w:oddVBand="0" w:evenVBand="0" w:oddHBand="1" w:evenHBand="0" w:firstRowFirstColumn="0" w:firstRowLastColumn="0" w:lastRowFirstColumn="0" w:lastRowLastColumn="0"/>
              <w:rPr>
                <w:b/>
                <w:bCs/>
              </w:rPr>
            </w:pPr>
            <w:r w:rsidRPr="009D5B7D">
              <w:rPr>
                <w:b/>
                <w:bCs/>
              </w:rPr>
              <w:t>Area for Generator</w:t>
            </w:r>
          </w:p>
          <w:p w14:paraId="405B7EFA" w14:textId="4D21E3E2" w:rsidR="00D816AA" w:rsidRDefault="00D816AA" w:rsidP="008F432C">
            <w:pPr>
              <w:cnfStyle w:val="000000100000" w:firstRow="0" w:lastRow="0" w:firstColumn="0" w:lastColumn="0" w:oddVBand="0" w:evenVBand="0" w:oddHBand="1" w:evenHBand="0" w:firstRowFirstColumn="0" w:firstRowLastColumn="0" w:lastRowFirstColumn="0" w:lastRowLastColumn="0"/>
            </w:pPr>
            <w:r w:rsidRPr="008F432C">
              <w:t>Draw polygon around Area for Generator Set</w:t>
            </w:r>
          </w:p>
        </w:tc>
        <w:tc>
          <w:tcPr>
            <w:tcW w:w="991" w:type="dxa"/>
            <w:shd w:val="clear" w:color="auto" w:fill="auto"/>
            <w:vAlign w:val="center"/>
          </w:tcPr>
          <w:p w14:paraId="11231ED4" w14:textId="6BE87858" w:rsidR="00D816AA" w:rsidRDefault="00D816AA" w:rsidP="008F432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1251" w:type="dxa"/>
            <w:vMerge/>
            <w:shd w:val="clear" w:color="auto" w:fill="auto"/>
            <w:vAlign w:val="center"/>
          </w:tcPr>
          <w:p w14:paraId="0B6274F9" w14:textId="1E052484" w:rsidR="00D816AA" w:rsidRPr="00D97904" w:rsidRDefault="00D816AA" w:rsidP="008F432C">
            <w:pPr>
              <w:cnfStyle w:val="000000100000" w:firstRow="0" w:lastRow="0" w:firstColumn="0" w:lastColumn="0" w:oddVBand="0" w:evenVBand="0" w:oddHBand="1" w:evenHBand="0" w:firstRowFirstColumn="0" w:firstRowLastColumn="0" w:lastRowFirstColumn="0" w:lastRowLastColumn="0"/>
            </w:pPr>
          </w:p>
        </w:tc>
      </w:tr>
      <w:tr w:rsidR="00D816AA" w:rsidRPr="007F14AF" w14:paraId="7274B644" w14:textId="77777777" w:rsidTr="00104CDA">
        <w:trPr>
          <w:trHeight w:val="301"/>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D0E6F6" w:themeFill="accent2" w:themeFillTint="33"/>
            <w:vAlign w:val="center"/>
          </w:tcPr>
          <w:p w14:paraId="3F4DCD04" w14:textId="77777777" w:rsidR="00D816AA" w:rsidRDefault="00D816AA" w:rsidP="008F432C">
            <w:pPr>
              <w:jc w:val="center"/>
              <w:rPr>
                <w:color w:val="000000" w:themeColor="text1"/>
              </w:rPr>
            </w:pPr>
          </w:p>
        </w:tc>
        <w:tc>
          <w:tcPr>
            <w:tcW w:w="1363" w:type="dxa"/>
            <w:vMerge/>
            <w:shd w:val="clear" w:color="auto" w:fill="D0E6F6" w:themeFill="accent2" w:themeFillTint="33"/>
            <w:vAlign w:val="center"/>
          </w:tcPr>
          <w:p w14:paraId="26BEE6D3" w14:textId="77777777" w:rsidR="00D816AA" w:rsidRPr="008F432C" w:rsidRDefault="00D816AA" w:rsidP="008F432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404" w:type="dxa"/>
            <w:vMerge/>
            <w:shd w:val="clear" w:color="auto" w:fill="auto"/>
            <w:vAlign w:val="center"/>
          </w:tcPr>
          <w:p w14:paraId="04A9F45D" w14:textId="77777777" w:rsidR="00D816AA" w:rsidRPr="001B73D2" w:rsidRDefault="00D816AA" w:rsidP="008F432C">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340" w:type="dxa"/>
            <w:shd w:val="clear" w:color="auto" w:fill="auto"/>
            <w:vAlign w:val="center"/>
          </w:tcPr>
          <w:p w14:paraId="411BBCCE" w14:textId="6026F444" w:rsidR="00D816AA" w:rsidRPr="009D5B7D" w:rsidRDefault="00D816AA" w:rsidP="008F432C">
            <w:pPr>
              <w:cnfStyle w:val="000000000000" w:firstRow="0" w:lastRow="0" w:firstColumn="0" w:lastColumn="0" w:oddVBand="0" w:evenVBand="0" w:oddHBand="0" w:evenHBand="0" w:firstRowFirstColumn="0" w:firstRowLastColumn="0" w:lastRowFirstColumn="0" w:lastRowLastColumn="0"/>
              <w:rPr>
                <w:b/>
                <w:bCs/>
              </w:rPr>
            </w:pPr>
            <w:r w:rsidRPr="009D5B7D">
              <w:rPr>
                <w:b/>
                <w:bCs/>
              </w:rPr>
              <w:t>ATM</w:t>
            </w:r>
          </w:p>
          <w:p w14:paraId="071040BF" w14:textId="3A3FEAB4" w:rsidR="00D816AA" w:rsidRDefault="00D816AA" w:rsidP="008F432C">
            <w:pPr>
              <w:cnfStyle w:val="000000000000" w:firstRow="0" w:lastRow="0" w:firstColumn="0" w:lastColumn="0" w:oddVBand="0" w:evenVBand="0" w:oddHBand="0" w:evenHBand="0" w:firstRowFirstColumn="0" w:firstRowLastColumn="0" w:lastRowFirstColumn="0" w:lastRowLastColumn="0"/>
            </w:pPr>
            <w:r w:rsidRPr="008F432C">
              <w:t>Draw polygon around ATM</w:t>
            </w:r>
          </w:p>
        </w:tc>
        <w:tc>
          <w:tcPr>
            <w:tcW w:w="991" w:type="dxa"/>
            <w:shd w:val="clear" w:color="auto" w:fill="auto"/>
            <w:vAlign w:val="center"/>
          </w:tcPr>
          <w:p w14:paraId="15909244" w14:textId="505DB4C4" w:rsidR="00D816AA" w:rsidRDefault="00D816AA" w:rsidP="008F432C">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251" w:type="dxa"/>
            <w:vMerge/>
            <w:shd w:val="clear" w:color="auto" w:fill="auto"/>
            <w:vAlign w:val="center"/>
          </w:tcPr>
          <w:p w14:paraId="6647FAFD" w14:textId="4656AE4D" w:rsidR="00D816AA" w:rsidRPr="00D97904" w:rsidRDefault="00D816AA" w:rsidP="008F432C">
            <w:pPr>
              <w:cnfStyle w:val="000000000000" w:firstRow="0" w:lastRow="0" w:firstColumn="0" w:lastColumn="0" w:oddVBand="0" w:evenVBand="0" w:oddHBand="0" w:evenHBand="0" w:firstRowFirstColumn="0" w:firstRowLastColumn="0" w:lastRowFirstColumn="0" w:lastRowLastColumn="0"/>
            </w:pPr>
          </w:p>
        </w:tc>
      </w:tr>
      <w:tr w:rsidR="00D816AA" w:rsidRPr="007F14AF" w14:paraId="1C619921" w14:textId="77777777" w:rsidTr="00104CDA">
        <w:trPr>
          <w:cnfStyle w:val="000000100000" w:firstRow="0" w:lastRow="0" w:firstColumn="0" w:lastColumn="0" w:oddVBand="0" w:evenVBand="0" w:oddHBand="1" w:evenHBand="0" w:firstRowFirstColumn="0" w:firstRowLastColumn="0" w:lastRowFirstColumn="0" w:lastRowLastColumn="0"/>
          <w:trHeight w:val="301"/>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0CCE0D09" w14:textId="77777777" w:rsidR="00D816AA" w:rsidRDefault="00D816AA" w:rsidP="008F432C">
            <w:pPr>
              <w:jc w:val="center"/>
              <w:rPr>
                <w:color w:val="000000" w:themeColor="text1"/>
              </w:rPr>
            </w:pPr>
          </w:p>
        </w:tc>
        <w:tc>
          <w:tcPr>
            <w:tcW w:w="1363" w:type="dxa"/>
            <w:vMerge/>
            <w:vAlign w:val="center"/>
          </w:tcPr>
          <w:p w14:paraId="57D6CCB6" w14:textId="77777777" w:rsidR="00D816AA" w:rsidRPr="008F432C" w:rsidRDefault="00D816AA" w:rsidP="008F432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404" w:type="dxa"/>
            <w:vMerge/>
            <w:shd w:val="clear" w:color="auto" w:fill="auto"/>
            <w:vAlign w:val="center"/>
          </w:tcPr>
          <w:p w14:paraId="66785607" w14:textId="77777777" w:rsidR="00D816AA" w:rsidRPr="001B73D2" w:rsidRDefault="00D816AA" w:rsidP="008F432C">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340" w:type="dxa"/>
            <w:shd w:val="clear" w:color="auto" w:fill="auto"/>
            <w:vAlign w:val="center"/>
          </w:tcPr>
          <w:p w14:paraId="340518A8" w14:textId="428FAB50" w:rsidR="00D816AA" w:rsidRPr="009D5B7D" w:rsidRDefault="00D816AA" w:rsidP="008F432C">
            <w:pPr>
              <w:cnfStyle w:val="000000100000" w:firstRow="0" w:lastRow="0" w:firstColumn="0" w:lastColumn="0" w:oddVBand="0" w:evenVBand="0" w:oddHBand="1" w:evenHBand="0" w:firstRowFirstColumn="0" w:firstRowLastColumn="0" w:lastRowFirstColumn="0" w:lastRowLastColumn="0"/>
              <w:rPr>
                <w:b/>
                <w:bCs/>
              </w:rPr>
            </w:pPr>
            <w:r w:rsidRPr="009D5B7D">
              <w:rPr>
                <w:b/>
                <w:bCs/>
              </w:rPr>
              <w:t>Other Amenity</w:t>
            </w:r>
          </w:p>
          <w:p w14:paraId="31894AAC" w14:textId="4B987D20" w:rsidR="00D816AA" w:rsidRDefault="00D816AA" w:rsidP="008F432C">
            <w:pPr>
              <w:cnfStyle w:val="000000100000" w:firstRow="0" w:lastRow="0" w:firstColumn="0" w:lastColumn="0" w:oddVBand="0" w:evenVBand="0" w:oddHBand="1" w:evenHBand="0" w:firstRowFirstColumn="0" w:firstRowLastColumn="0" w:lastRowFirstColumn="0" w:lastRowLastColumn="0"/>
            </w:pPr>
            <w:r w:rsidRPr="008F432C">
              <w:t>Draw polygon around Other Amenity</w:t>
            </w:r>
          </w:p>
        </w:tc>
        <w:tc>
          <w:tcPr>
            <w:tcW w:w="991" w:type="dxa"/>
            <w:shd w:val="clear" w:color="auto" w:fill="auto"/>
            <w:vAlign w:val="center"/>
          </w:tcPr>
          <w:p w14:paraId="7B02732F" w14:textId="35EC9327" w:rsidR="00D816AA" w:rsidRDefault="00D816AA" w:rsidP="008F432C">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6</w:t>
            </w:r>
          </w:p>
        </w:tc>
        <w:tc>
          <w:tcPr>
            <w:tcW w:w="1251" w:type="dxa"/>
            <w:vMerge/>
            <w:shd w:val="clear" w:color="auto" w:fill="auto"/>
            <w:vAlign w:val="center"/>
          </w:tcPr>
          <w:p w14:paraId="2809D5F3" w14:textId="06698B5B" w:rsidR="00D816AA" w:rsidRPr="00D97904" w:rsidRDefault="00D816AA" w:rsidP="008F432C">
            <w:pPr>
              <w:cnfStyle w:val="000000100000" w:firstRow="0" w:lastRow="0" w:firstColumn="0" w:lastColumn="0" w:oddVBand="0" w:evenVBand="0" w:oddHBand="1" w:evenHBand="0" w:firstRowFirstColumn="0" w:firstRowLastColumn="0" w:lastRowFirstColumn="0" w:lastRowLastColumn="0"/>
            </w:pPr>
          </w:p>
        </w:tc>
      </w:tr>
      <w:tr w:rsidR="000624B8" w:rsidRPr="007F14AF" w14:paraId="1C938C0B" w14:textId="77777777" w:rsidTr="00104CDA">
        <w:trPr>
          <w:trHeight w:val="301"/>
        </w:trPr>
        <w:tc>
          <w:tcPr>
            <w:cnfStyle w:val="001000000000" w:firstRow="0" w:lastRow="0" w:firstColumn="1" w:lastColumn="0" w:oddVBand="0" w:evenVBand="0" w:oddHBand="0" w:evenHBand="0" w:firstRowFirstColumn="0" w:firstRowLastColumn="0" w:lastRowFirstColumn="0" w:lastRowLastColumn="0"/>
            <w:tcW w:w="831" w:type="dxa"/>
            <w:shd w:val="clear" w:color="auto" w:fill="D0E6F6" w:themeFill="accent2" w:themeFillTint="33"/>
            <w:vAlign w:val="center"/>
          </w:tcPr>
          <w:p w14:paraId="1F7E2840" w14:textId="25C81B3B" w:rsidR="000624B8" w:rsidRDefault="000624B8" w:rsidP="000624B8">
            <w:pPr>
              <w:jc w:val="center"/>
              <w:rPr>
                <w:color w:val="000000" w:themeColor="text1"/>
              </w:rPr>
            </w:pPr>
            <w:r>
              <w:rPr>
                <w:color w:val="000000" w:themeColor="text1"/>
              </w:rPr>
              <w:t>2</w:t>
            </w:r>
            <w:r w:rsidR="00104CDA">
              <w:rPr>
                <w:color w:val="000000" w:themeColor="text1"/>
              </w:rPr>
              <w:t>0</w:t>
            </w:r>
          </w:p>
        </w:tc>
        <w:tc>
          <w:tcPr>
            <w:tcW w:w="1363" w:type="dxa"/>
            <w:shd w:val="clear" w:color="auto" w:fill="D0E6F6" w:themeFill="accent2" w:themeFillTint="33"/>
            <w:vAlign w:val="center"/>
          </w:tcPr>
          <w:p w14:paraId="45DAF066" w14:textId="7627501C" w:rsidR="000624B8" w:rsidRPr="008F432C" w:rsidRDefault="000624B8" w:rsidP="000624B8">
            <w:pPr>
              <w:cnfStyle w:val="000000000000" w:firstRow="0" w:lastRow="0" w:firstColumn="0" w:lastColumn="0" w:oddVBand="0" w:evenVBand="0" w:oddHBand="0" w:evenHBand="0" w:firstRowFirstColumn="0" w:firstRowLastColumn="0" w:lastRowFirstColumn="0" w:lastRowLastColumn="0"/>
              <w:rPr>
                <w:color w:val="000000" w:themeColor="text1"/>
              </w:rPr>
            </w:pPr>
            <w:r w:rsidRPr="000624B8">
              <w:rPr>
                <w:color w:val="000000" w:themeColor="text1"/>
              </w:rPr>
              <w:t>Vehicular access within Site</w:t>
            </w:r>
          </w:p>
        </w:tc>
        <w:tc>
          <w:tcPr>
            <w:tcW w:w="3404" w:type="dxa"/>
            <w:shd w:val="clear" w:color="auto" w:fill="D0E6F6" w:themeFill="accent2" w:themeFillTint="33"/>
            <w:vAlign w:val="center"/>
          </w:tcPr>
          <w:p w14:paraId="7B454807" w14:textId="6D5006A1" w:rsidR="000624B8" w:rsidRPr="001B73D2" w:rsidRDefault="000624B8" w:rsidP="000624B8">
            <w:pPr>
              <w:cnfStyle w:val="000000000000" w:firstRow="0" w:lastRow="0" w:firstColumn="0" w:lastColumn="0" w:oddVBand="0" w:evenVBand="0" w:oddHBand="0" w:evenHBand="0" w:firstRowFirstColumn="0" w:firstRowLastColumn="0" w:lastRowFirstColumn="0" w:lastRowLastColumn="0"/>
              <w:rPr>
                <w:color w:val="000000" w:themeColor="text1"/>
              </w:rPr>
            </w:pPr>
            <w:proofErr w:type="spellStart"/>
            <w:r w:rsidRPr="000624B8">
              <w:rPr>
                <w:color w:val="000000" w:themeColor="text1"/>
              </w:rPr>
              <w:t>BLK_n_FIRE_TENDER_MOVEMENT</w:t>
            </w:r>
            <w:proofErr w:type="spellEnd"/>
          </w:p>
        </w:tc>
        <w:tc>
          <w:tcPr>
            <w:tcW w:w="2340" w:type="dxa"/>
            <w:shd w:val="clear" w:color="auto" w:fill="D0E6F6" w:themeFill="accent2" w:themeFillTint="33"/>
            <w:vAlign w:val="center"/>
          </w:tcPr>
          <w:p w14:paraId="2BE91F9E" w14:textId="60E462B4" w:rsidR="000624B8" w:rsidRPr="009D5B7D" w:rsidRDefault="000624B8" w:rsidP="000624B8">
            <w:pPr>
              <w:cnfStyle w:val="000000000000" w:firstRow="0" w:lastRow="0" w:firstColumn="0" w:lastColumn="0" w:oddVBand="0" w:evenVBand="0" w:oddHBand="0" w:evenHBand="0" w:firstRowFirstColumn="0" w:firstRowLastColumn="0" w:lastRowFirstColumn="0" w:lastRowLastColumn="0"/>
              <w:rPr>
                <w:b/>
                <w:bCs/>
              </w:rPr>
            </w:pPr>
            <w:r w:rsidRPr="007F14AF">
              <w:t>Draw as polygon</w:t>
            </w:r>
            <w:r>
              <w:t xml:space="preserve"> on access road within site for each building block</w:t>
            </w:r>
          </w:p>
        </w:tc>
        <w:tc>
          <w:tcPr>
            <w:tcW w:w="991" w:type="dxa"/>
            <w:shd w:val="clear" w:color="auto" w:fill="D0E6F6" w:themeFill="accent2" w:themeFillTint="33"/>
            <w:vAlign w:val="center"/>
          </w:tcPr>
          <w:p w14:paraId="296EB99B" w14:textId="321B4D0B" w:rsidR="000624B8" w:rsidRDefault="000624B8" w:rsidP="000624B8">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7</w:t>
            </w:r>
          </w:p>
        </w:tc>
        <w:tc>
          <w:tcPr>
            <w:tcW w:w="1251" w:type="dxa"/>
            <w:shd w:val="clear" w:color="auto" w:fill="D0E6F6" w:themeFill="accent2" w:themeFillTint="33"/>
            <w:vAlign w:val="center"/>
          </w:tcPr>
          <w:p w14:paraId="17D3348C" w14:textId="4BCB5544" w:rsidR="000624B8" w:rsidRPr="00D97904" w:rsidRDefault="000624B8" w:rsidP="000624B8">
            <w:pPr>
              <w:cnfStyle w:val="000000000000" w:firstRow="0" w:lastRow="0" w:firstColumn="0" w:lastColumn="0" w:oddVBand="0" w:evenVBand="0" w:oddHBand="0" w:evenHBand="0" w:firstRowFirstColumn="0" w:firstRowLastColumn="0" w:lastRowFirstColumn="0" w:lastRowLastColumn="0"/>
            </w:pPr>
            <w:r w:rsidRPr="00D97904">
              <w:t>Mandatory as per rule</w:t>
            </w:r>
          </w:p>
        </w:tc>
      </w:tr>
      <w:tr w:rsidR="000F35E7" w:rsidRPr="007F14AF" w14:paraId="47DE41F1" w14:textId="77777777" w:rsidTr="00FC2FDB">
        <w:trPr>
          <w:cnfStyle w:val="000000100000" w:firstRow="0" w:lastRow="0" w:firstColumn="0" w:lastColumn="0" w:oddVBand="0" w:evenVBand="0" w:oddHBand="1" w:evenHBand="0" w:firstRowFirstColumn="0" w:firstRowLastColumn="0" w:lastRowFirstColumn="0" w:lastRowLastColumn="0"/>
          <w:trHeight w:val="1448"/>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auto"/>
            <w:vAlign w:val="center"/>
          </w:tcPr>
          <w:p w14:paraId="184577B6" w14:textId="1ECE5B7D" w:rsidR="000F35E7" w:rsidRDefault="000F35E7" w:rsidP="000F35E7">
            <w:pPr>
              <w:jc w:val="center"/>
              <w:rPr>
                <w:color w:val="000000" w:themeColor="text1"/>
              </w:rPr>
            </w:pPr>
            <w:r>
              <w:rPr>
                <w:color w:val="000000" w:themeColor="text1"/>
              </w:rPr>
              <w:t>21</w:t>
            </w:r>
          </w:p>
        </w:tc>
        <w:tc>
          <w:tcPr>
            <w:tcW w:w="1363" w:type="dxa"/>
            <w:vMerge w:val="restart"/>
            <w:shd w:val="clear" w:color="auto" w:fill="auto"/>
            <w:vAlign w:val="center"/>
          </w:tcPr>
          <w:p w14:paraId="3C0E4D3F" w14:textId="77D7F9C9" w:rsidR="000F35E7" w:rsidRPr="000624B8" w:rsidRDefault="000F35E7" w:rsidP="000F35E7">
            <w:pPr>
              <w:cnfStyle w:val="000000100000" w:firstRow="0" w:lastRow="0" w:firstColumn="0" w:lastColumn="0" w:oddVBand="0" w:evenVBand="0" w:oddHBand="1" w:evenHBand="0" w:firstRowFirstColumn="0" w:firstRowLastColumn="0" w:lastRowFirstColumn="0" w:lastRowLastColumn="0"/>
              <w:rPr>
                <w:color w:val="000000" w:themeColor="text1"/>
              </w:rPr>
            </w:pPr>
            <w:r w:rsidRPr="00FC2FDB">
              <w:rPr>
                <w:color w:val="000000" w:themeColor="text1"/>
              </w:rPr>
              <w:t>Road/Drain widening</w:t>
            </w:r>
          </w:p>
        </w:tc>
        <w:tc>
          <w:tcPr>
            <w:tcW w:w="3404" w:type="dxa"/>
            <w:vMerge w:val="restart"/>
            <w:shd w:val="clear" w:color="auto" w:fill="auto"/>
            <w:vAlign w:val="center"/>
          </w:tcPr>
          <w:p w14:paraId="0BB63259" w14:textId="1E95C054" w:rsidR="000F35E7" w:rsidRPr="000624B8" w:rsidRDefault="000F35E7" w:rsidP="000F35E7">
            <w:pPr>
              <w:cnfStyle w:val="000000100000" w:firstRow="0" w:lastRow="0" w:firstColumn="0" w:lastColumn="0" w:oddVBand="0" w:evenVBand="0" w:oddHBand="1" w:evenHBand="0" w:firstRowFirstColumn="0" w:firstRowLastColumn="0" w:lastRowFirstColumn="0" w:lastRowLastColumn="0"/>
              <w:rPr>
                <w:color w:val="000000" w:themeColor="text1"/>
              </w:rPr>
            </w:pPr>
            <w:r w:rsidRPr="00FC2FDB">
              <w:rPr>
                <w:color w:val="000000" w:themeColor="text1"/>
              </w:rPr>
              <w:t>AFFECTED_LAND_AREA</w:t>
            </w:r>
          </w:p>
        </w:tc>
        <w:tc>
          <w:tcPr>
            <w:tcW w:w="2340" w:type="dxa"/>
            <w:shd w:val="clear" w:color="auto" w:fill="auto"/>
            <w:vAlign w:val="center"/>
          </w:tcPr>
          <w:p w14:paraId="64C52139" w14:textId="77777777" w:rsidR="000F35E7" w:rsidRDefault="000F35E7" w:rsidP="000F35E7">
            <w:pPr>
              <w:cnfStyle w:val="000000100000" w:firstRow="0" w:lastRow="0" w:firstColumn="0" w:lastColumn="0" w:oddVBand="0" w:evenVBand="0" w:oddHBand="1" w:evenHBand="0" w:firstRowFirstColumn="0" w:firstRowLastColumn="0" w:lastRowFirstColumn="0" w:lastRowLastColumn="0"/>
              <w:rPr>
                <w:b/>
                <w:bCs/>
              </w:rPr>
            </w:pPr>
            <w:r w:rsidRPr="00FC2FDB">
              <w:rPr>
                <w:b/>
                <w:bCs/>
              </w:rPr>
              <w:t>CDP proposed drain affected area</w:t>
            </w:r>
          </w:p>
          <w:p w14:paraId="67B6263E" w14:textId="7BC7A224" w:rsidR="000F35E7" w:rsidRPr="00FC2FDB" w:rsidRDefault="000F35E7" w:rsidP="000F35E7">
            <w:pPr>
              <w:cnfStyle w:val="000000100000" w:firstRow="0" w:lastRow="0" w:firstColumn="0" w:lastColumn="0" w:oddVBand="0" w:evenVBand="0" w:oddHBand="1" w:evenHBand="0" w:firstRowFirstColumn="0" w:firstRowLastColumn="0" w:lastRowFirstColumn="0" w:lastRowLastColumn="0"/>
            </w:pPr>
            <w:r w:rsidRPr="007F14AF">
              <w:t xml:space="preserve">Draw polygon </w:t>
            </w:r>
            <w:r>
              <w:t xml:space="preserve">and Width dimension </w:t>
            </w:r>
            <w:r w:rsidRPr="007F14AF">
              <w:t xml:space="preserve">on </w:t>
            </w:r>
            <w:r>
              <w:t>site plan</w:t>
            </w:r>
            <w:r w:rsidRPr="007F14AF">
              <w:t xml:space="preserve"> outlining </w:t>
            </w:r>
            <w:r>
              <w:t>the affected area</w:t>
            </w:r>
          </w:p>
        </w:tc>
        <w:tc>
          <w:tcPr>
            <w:tcW w:w="991" w:type="dxa"/>
            <w:shd w:val="clear" w:color="auto" w:fill="auto"/>
            <w:vAlign w:val="center"/>
          </w:tcPr>
          <w:p w14:paraId="51E61547" w14:textId="0F82F1C0" w:rsidR="000F35E7" w:rsidRDefault="000F35E7" w:rsidP="000F35E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2</w:t>
            </w:r>
          </w:p>
        </w:tc>
        <w:tc>
          <w:tcPr>
            <w:tcW w:w="1251" w:type="dxa"/>
            <w:shd w:val="clear" w:color="auto" w:fill="auto"/>
            <w:vAlign w:val="center"/>
          </w:tcPr>
          <w:p w14:paraId="02CB2F32" w14:textId="33B0ADDB" w:rsidR="000F35E7" w:rsidRPr="00D97904" w:rsidRDefault="000F35E7" w:rsidP="000F35E7">
            <w:pPr>
              <w:cnfStyle w:val="000000100000" w:firstRow="0" w:lastRow="0" w:firstColumn="0" w:lastColumn="0" w:oddVBand="0" w:evenVBand="0" w:oddHBand="1" w:evenHBand="0" w:firstRowFirstColumn="0" w:firstRowLastColumn="0" w:lastRowFirstColumn="0" w:lastRowLastColumn="0"/>
            </w:pPr>
            <w:r w:rsidRPr="00FE31D6">
              <w:t>Optional as per design</w:t>
            </w:r>
          </w:p>
        </w:tc>
      </w:tr>
      <w:tr w:rsidR="000F35E7" w:rsidRPr="007F14AF" w14:paraId="663FC1A2" w14:textId="77777777" w:rsidTr="00FC2FDB">
        <w:trPr>
          <w:trHeight w:val="728"/>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30CB141E" w14:textId="77777777" w:rsidR="000F35E7" w:rsidRDefault="000F35E7" w:rsidP="000F35E7">
            <w:pPr>
              <w:jc w:val="center"/>
              <w:rPr>
                <w:color w:val="000000" w:themeColor="text1"/>
              </w:rPr>
            </w:pPr>
          </w:p>
        </w:tc>
        <w:tc>
          <w:tcPr>
            <w:tcW w:w="1363" w:type="dxa"/>
            <w:vMerge/>
            <w:shd w:val="clear" w:color="auto" w:fill="auto"/>
            <w:vAlign w:val="center"/>
          </w:tcPr>
          <w:p w14:paraId="79CF7DF0" w14:textId="77777777" w:rsidR="000F35E7" w:rsidRPr="00FC2FDB" w:rsidRDefault="000F35E7" w:rsidP="000F35E7">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404" w:type="dxa"/>
            <w:vMerge/>
            <w:shd w:val="clear" w:color="auto" w:fill="auto"/>
            <w:vAlign w:val="center"/>
          </w:tcPr>
          <w:p w14:paraId="281F657D" w14:textId="77777777" w:rsidR="000F35E7" w:rsidRPr="00FC2FDB" w:rsidRDefault="000F35E7" w:rsidP="000F35E7">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340" w:type="dxa"/>
            <w:shd w:val="clear" w:color="auto" w:fill="auto"/>
            <w:vAlign w:val="center"/>
          </w:tcPr>
          <w:p w14:paraId="6D4CF8A1" w14:textId="77777777" w:rsidR="000F35E7" w:rsidRDefault="000F35E7" w:rsidP="000F35E7">
            <w:pPr>
              <w:cnfStyle w:val="000000000000" w:firstRow="0" w:lastRow="0" w:firstColumn="0" w:lastColumn="0" w:oddVBand="0" w:evenVBand="0" w:oddHBand="0" w:evenHBand="0" w:firstRowFirstColumn="0" w:firstRowLastColumn="0" w:lastRowFirstColumn="0" w:lastRowLastColumn="0"/>
              <w:rPr>
                <w:b/>
                <w:bCs/>
              </w:rPr>
            </w:pPr>
            <w:r w:rsidRPr="00FC2FDB">
              <w:rPr>
                <w:b/>
                <w:bCs/>
              </w:rPr>
              <w:t xml:space="preserve">Proposed road affected area </w:t>
            </w:r>
          </w:p>
          <w:p w14:paraId="57852548" w14:textId="2A6B313F" w:rsidR="000F35E7" w:rsidRPr="007F14AF" w:rsidRDefault="000F35E7" w:rsidP="000F35E7">
            <w:pPr>
              <w:cnfStyle w:val="000000000000" w:firstRow="0" w:lastRow="0" w:firstColumn="0" w:lastColumn="0" w:oddVBand="0" w:evenVBand="0" w:oddHBand="0" w:evenHBand="0" w:firstRowFirstColumn="0" w:firstRowLastColumn="0" w:lastRowFirstColumn="0" w:lastRowLastColumn="0"/>
            </w:pPr>
            <w:r w:rsidRPr="007F14AF">
              <w:t xml:space="preserve">Draw polygon </w:t>
            </w:r>
            <w:r>
              <w:t xml:space="preserve">and Width dimension </w:t>
            </w:r>
            <w:r w:rsidRPr="007F14AF">
              <w:t xml:space="preserve">on </w:t>
            </w:r>
            <w:r>
              <w:t>site plan</w:t>
            </w:r>
            <w:r w:rsidRPr="007F14AF">
              <w:t xml:space="preserve"> outlining </w:t>
            </w:r>
            <w:r>
              <w:t>the affected area</w:t>
            </w:r>
          </w:p>
        </w:tc>
        <w:tc>
          <w:tcPr>
            <w:tcW w:w="991" w:type="dxa"/>
            <w:shd w:val="clear" w:color="auto" w:fill="auto"/>
            <w:vAlign w:val="center"/>
          </w:tcPr>
          <w:p w14:paraId="29F40FD4" w14:textId="694AF20F" w:rsidR="000F35E7" w:rsidRDefault="000F35E7" w:rsidP="000F35E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3</w:t>
            </w:r>
          </w:p>
        </w:tc>
        <w:tc>
          <w:tcPr>
            <w:tcW w:w="1251" w:type="dxa"/>
            <w:shd w:val="clear" w:color="auto" w:fill="auto"/>
            <w:vAlign w:val="center"/>
          </w:tcPr>
          <w:p w14:paraId="130FF53C" w14:textId="43A3C8B8" w:rsidR="000F35E7" w:rsidRPr="00D97904" w:rsidRDefault="000F35E7" w:rsidP="000F35E7">
            <w:pPr>
              <w:cnfStyle w:val="000000000000" w:firstRow="0" w:lastRow="0" w:firstColumn="0" w:lastColumn="0" w:oddVBand="0" w:evenVBand="0" w:oddHBand="0" w:evenHBand="0" w:firstRowFirstColumn="0" w:firstRowLastColumn="0" w:lastRowFirstColumn="0" w:lastRowLastColumn="0"/>
            </w:pPr>
            <w:r w:rsidRPr="00FE31D6">
              <w:t>Optional as per design</w:t>
            </w:r>
          </w:p>
        </w:tc>
      </w:tr>
      <w:tr w:rsidR="000F35E7" w:rsidRPr="007F14AF" w14:paraId="7770ACE2" w14:textId="77777777" w:rsidTr="00FC2FDB">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59BAE062" w14:textId="77777777" w:rsidR="000F35E7" w:rsidRDefault="000F35E7" w:rsidP="000F35E7">
            <w:pPr>
              <w:jc w:val="center"/>
              <w:rPr>
                <w:color w:val="000000" w:themeColor="text1"/>
              </w:rPr>
            </w:pPr>
          </w:p>
        </w:tc>
        <w:tc>
          <w:tcPr>
            <w:tcW w:w="1363" w:type="dxa"/>
            <w:vMerge/>
            <w:shd w:val="clear" w:color="auto" w:fill="auto"/>
            <w:vAlign w:val="center"/>
          </w:tcPr>
          <w:p w14:paraId="713EF700" w14:textId="77777777" w:rsidR="000F35E7" w:rsidRPr="00FC2FDB" w:rsidRDefault="000F35E7" w:rsidP="000F35E7">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404" w:type="dxa"/>
            <w:vMerge/>
            <w:shd w:val="clear" w:color="auto" w:fill="auto"/>
            <w:vAlign w:val="center"/>
          </w:tcPr>
          <w:p w14:paraId="1796AE51" w14:textId="77777777" w:rsidR="000F35E7" w:rsidRPr="00FC2FDB" w:rsidRDefault="000F35E7" w:rsidP="000F35E7">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340" w:type="dxa"/>
            <w:shd w:val="clear" w:color="auto" w:fill="auto"/>
            <w:vAlign w:val="center"/>
          </w:tcPr>
          <w:p w14:paraId="0740D0AF" w14:textId="77777777" w:rsidR="000F35E7" w:rsidRDefault="000F35E7" w:rsidP="000F35E7">
            <w:pPr>
              <w:cnfStyle w:val="000000100000" w:firstRow="0" w:lastRow="0" w:firstColumn="0" w:lastColumn="0" w:oddVBand="0" w:evenVBand="0" w:oddHBand="1" w:evenHBand="0" w:firstRowFirstColumn="0" w:firstRowLastColumn="0" w:lastRowFirstColumn="0" w:lastRowLastColumn="0"/>
              <w:rPr>
                <w:b/>
                <w:bCs/>
              </w:rPr>
            </w:pPr>
            <w:r w:rsidRPr="00FC2FDB">
              <w:rPr>
                <w:b/>
                <w:bCs/>
              </w:rPr>
              <w:t xml:space="preserve">CDP proposed road affected area </w:t>
            </w:r>
          </w:p>
          <w:p w14:paraId="0AAA21E3" w14:textId="2B195E3B" w:rsidR="000F35E7" w:rsidRPr="007F14AF" w:rsidRDefault="000F35E7" w:rsidP="000F35E7">
            <w:pPr>
              <w:cnfStyle w:val="000000100000" w:firstRow="0" w:lastRow="0" w:firstColumn="0" w:lastColumn="0" w:oddVBand="0" w:evenVBand="0" w:oddHBand="1" w:evenHBand="0" w:firstRowFirstColumn="0" w:firstRowLastColumn="0" w:lastRowFirstColumn="0" w:lastRowLastColumn="0"/>
            </w:pPr>
            <w:r w:rsidRPr="007F14AF">
              <w:t xml:space="preserve">Draw polygon </w:t>
            </w:r>
            <w:r>
              <w:t xml:space="preserve">and Width dimension </w:t>
            </w:r>
            <w:r w:rsidRPr="007F14AF">
              <w:t xml:space="preserve">on </w:t>
            </w:r>
            <w:r>
              <w:t>site plan</w:t>
            </w:r>
            <w:r w:rsidRPr="007F14AF">
              <w:t xml:space="preserve"> outlining </w:t>
            </w:r>
            <w:r>
              <w:t>the affected area</w:t>
            </w:r>
          </w:p>
        </w:tc>
        <w:tc>
          <w:tcPr>
            <w:tcW w:w="991" w:type="dxa"/>
            <w:shd w:val="clear" w:color="auto" w:fill="auto"/>
            <w:vAlign w:val="center"/>
          </w:tcPr>
          <w:p w14:paraId="3BE2A761" w14:textId="7B352B99" w:rsidR="000F35E7" w:rsidRDefault="000F35E7" w:rsidP="000F35E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4</w:t>
            </w:r>
          </w:p>
        </w:tc>
        <w:tc>
          <w:tcPr>
            <w:tcW w:w="1251" w:type="dxa"/>
            <w:shd w:val="clear" w:color="auto" w:fill="auto"/>
            <w:vAlign w:val="center"/>
          </w:tcPr>
          <w:p w14:paraId="013C0AA2" w14:textId="7E7F5D73" w:rsidR="000F35E7" w:rsidRPr="00D97904" w:rsidRDefault="000F35E7" w:rsidP="000F35E7">
            <w:pPr>
              <w:cnfStyle w:val="000000100000" w:firstRow="0" w:lastRow="0" w:firstColumn="0" w:lastColumn="0" w:oddVBand="0" w:evenVBand="0" w:oddHBand="1" w:evenHBand="0" w:firstRowFirstColumn="0" w:firstRowLastColumn="0" w:lastRowFirstColumn="0" w:lastRowLastColumn="0"/>
            </w:pPr>
            <w:r w:rsidRPr="00FE31D6">
              <w:t>Optional as per design</w:t>
            </w:r>
          </w:p>
        </w:tc>
      </w:tr>
      <w:tr w:rsidR="000F35E7" w:rsidRPr="007F14AF" w14:paraId="68BC1333" w14:textId="77777777" w:rsidTr="00FC2FDB">
        <w:trPr>
          <w:trHeight w:val="728"/>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26DDB6CD" w14:textId="77777777" w:rsidR="000F35E7" w:rsidRDefault="000F35E7" w:rsidP="000F35E7">
            <w:pPr>
              <w:jc w:val="center"/>
              <w:rPr>
                <w:color w:val="000000" w:themeColor="text1"/>
              </w:rPr>
            </w:pPr>
          </w:p>
        </w:tc>
        <w:tc>
          <w:tcPr>
            <w:tcW w:w="1363" w:type="dxa"/>
            <w:vMerge/>
            <w:shd w:val="clear" w:color="auto" w:fill="auto"/>
            <w:vAlign w:val="center"/>
          </w:tcPr>
          <w:p w14:paraId="22BAAE84" w14:textId="77777777" w:rsidR="000F35E7" w:rsidRPr="00FC2FDB" w:rsidRDefault="000F35E7" w:rsidP="000F35E7">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3404" w:type="dxa"/>
            <w:vMerge/>
            <w:shd w:val="clear" w:color="auto" w:fill="auto"/>
            <w:vAlign w:val="center"/>
          </w:tcPr>
          <w:p w14:paraId="6EC5C1D6" w14:textId="77777777" w:rsidR="000F35E7" w:rsidRPr="00FC2FDB" w:rsidRDefault="000F35E7" w:rsidP="000F35E7">
            <w:pPr>
              <w:cnfStyle w:val="000000000000" w:firstRow="0" w:lastRow="0" w:firstColumn="0" w:lastColumn="0" w:oddVBand="0" w:evenVBand="0" w:oddHBand="0" w:evenHBand="0" w:firstRowFirstColumn="0" w:firstRowLastColumn="0" w:lastRowFirstColumn="0" w:lastRowLastColumn="0"/>
              <w:rPr>
                <w:color w:val="000000" w:themeColor="text1"/>
              </w:rPr>
            </w:pPr>
          </w:p>
        </w:tc>
        <w:tc>
          <w:tcPr>
            <w:tcW w:w="2340" w:type="dxa"/>
            <w:shd w:val="clear" w:color="auto" w:fill="auto"/>
            <w:vAlign w:val="center"/>
          </w:tcPr>
          <w:p w14:paraId="604CE0A3" w14:textId="77777777" w:rsidR="000F35E7" w:rsidRDefault="000F35E7" w:rsidP="000F35E7">
            <w:pPr>
              <w:cnfStyle w:val="000000000000" w:firstRow="0" w:lastRow="0" w:firstColumn="0" w:lastColumn="0" w:oddVBand="0" w:evenVBand="0" w:oddHBand="0" w:evenHBand="0" w:firstRowFirstColumn="0" w:firstRowLastColumn="0" w:lastRowFirstColumn="0" w:lastRowLastColumn="0"/>
              <w:rPr>
                <w:b/>
                <w:bCs/>
              </w:rPr>
            </w:pPr>
            <w:r w:rsidRPr="00FC2FDB">
              <w:rPr>
                <w:b/>
                <w:bCs/>
              </w:rPr>
              <w:t xml:space="preserve">Road widening affected area </w:t>
            </w:r>
          </w:p>
          <w:p w14:paraId="33AA1E50" w14:textId="66E7A90A" w:rsidR="000F35E7" w:rsidRPr="007F14AF" w:rsidRDefault="000F35E7" w:rsidP="000F35E7">
            <w:pPr>
              <w:cnfStyle w:val="000000000000" w:firstRow="0" w:lastRow="0" w:firstColumn="0" w:lastColumn="0" w:oddVBand="0" w:evenVBand="0" w:oddHBand="0" w:evenHBand="0" w:firstRowFirstColumn="0" w:firstRowLastColumn="0" w:lastRowFirstColumn="0" w:lastRowLastColumn="0"/>
            </w:pPr>
            <w:r w:rsidRPr="007F14AF">
              <w:t xml:space="preserve">Draw polygon </w:t>
            </w:r>
            <w:r>
              <w:t xml:space="preserve">and Width dimension </w:t>
            </w:r>
            <w:r w:rsidRPr="007F14AF">
              <w:t xml:space="preserve">on </w:t>
            </w:r>
            <w:r>
              <w:t>site plan</w:t>
            </w:r>
            <w:r w:rsidRPr="007F14AF">
              <w:t xml:space="preserve"> outlining </w:t>
            </w:r>
            <w:r>
              <w:t>the affected area</w:t>
            </w:r>
          </w:p>
        </w:tc>
        <w:tc>
          <w:tcPr>
            <w:tcW w:w="991" w:type="dxa"/>
            <w:shd w:val="clear" w:color="auto" w:fill="auto"/>
            <w:vAlign w:val="center"/>
          </w:tcPr>
          <w:p w14:paraId="2059A860" w14:textId="41D679FA" w:rsidR="000F35E7" w:rsidRDefault="000F35E7" w:rsidP="000F35E7">
            <w:pPr>
              <w:cnfStyle w:val="000000000000" w:firstRow="0" w:lastRow="0" w:firstColumn="0" w:lastColumn="0" w:oddVBand="0" w:evenVBand="0" w:oddHBand="0" w:evenHBand="0" w:firstRowFirstColumn="0" w:firstRowLastColumn="0" w:lastRowFirstColumn="0" w:lastRowLastColumn="0"/>
              <w:rPr>
                <w:color w:val="000000" w:themeColor="text1"/>
              </w:rPr>
            </w:pPr>
            <w:r>
              <w:rPr>
                <w:color w:val="000000" w:themeColor="text1"/>
              </w:rPr>
              <w:t>5</w:t>
            </w:r>
          </w:p>
        </w:tc>
        <w:tc>
          <w:tcPr>
            <w:tcW w:w="1251" w:type="dxa"/>
            <w:shd w:val="clear" w:color="auto" w:fill="auto"/>
            <w:vAlign w:val="center"/>
          </w:tcPr>
          <w:p w14:paraId="2A9D1F07" w14:textId="581427F8" w:rsidR="000F35E7" w:rsidRPr="00D97904" w:rsidRDefault="000F35E7" w:rsidP="000F35E7">
            <w:pPr>
              <w:cnfStyle w:val="000000000000" w:firstRow="0" w:lastRow="0" w:firstColumn="0" w:lastColumn="0" w:oddVBand="0" w:evenVBand="0" w:oddHBand="0" w:evenHBand="0" w:firstRowFirstColumn="0" w:firstRowLastColumn="0" w:lastRowFirstColumn="0" w:lastRowLastColumn="0"/>
            </w:pPr>
            <w:r w:rsidRPr="00FE31D6">
              <w:t>Optional as per design</w:t>
            </w:r>
          </w:p>
        </w:tc>
      </w:tr>
      <w:tr w:rsidR="000F35E7" w:rsidRPr="007F14AF" w14:paraId="24624A35" w14:textId="77777777" w:rsidTr="00FC2FDB">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1B04DF35" w14:textId="77777777" w:rsidR="000F35E7" w:rsidRDefault="000F35E7" w:rsidP="000F35E7">
            <w:pPr>
              <w:jc w:val="center"/>
              <w:rPr>
                <w:color w:val="000000" w:themeColor="text1"/>
              </w:rPr>
            </w:pPr>
          </w:p>
        </w:tc>
        <w:tc>
          <w:tcPr>
            <w:tcW w:w="1363" w:type="dxa"/>
            <w:vMerge/>
            <w:shd w:val="clear" w:color="auto" w:fill="auto"/>
            <w:vAlign w:val="center"/>
          </w:tcPr>
          <w:p w14:paraId="24F3C6E7" w14:textId="77777777" w:rsidR="000F35E7" w:rsidRPr="00FC2FDB" w:rsidRDefault="000F35E7" w:rsidP="000F35E7">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3404" w:type="dxa"/>
            <w:vMerge/>
            <w:shd w:val="clear" w:color="auto" w:fill="auto"/>
            <w:vAlign w:val="center"/>
          </w:tcPr>
          <w:p w14:paraId="37224CCF" w14:textId="77777777" w:rsidR="000F35E7" w:rsidRPr="00FC2FDB" w:rsidRDefault="000F35E7" w:rsidP="000F35E7">
            <w:pPr>
              <w:cnfStyle w:val="000000100000" w:firstRow="0" w:lastRow="0" w:firstColumn="0" w:lastColumn="0" w:oddVBand="0" w:evenVBand="0" w:oddHBand="1" w:evenHBand="0" w:firstRowFirstColumn="0" w:firstRowLastColumn="0" w:lastRowFirstColumn="0" w:lastRowLastColumn="0"/>
              <w:rPr>
                <w:color w:val="000000" w:themeColor="text1"/>
              </w:rPr>
            </w:pPr>
          </w:p>
        </w:tc>
        <w:tc>
          <w:tcPr>
            <w:tcW w:w="2340" w:type="dxa"/>
            <w:shd w:val="clear" w:color="auto" w:fill="auto"/>
            <w:vAlign w:val="center"/>
          </w:tcPr>
          <w:p w14:paraId="2DC27DCE" w14:textId="77777777" w:rsidR="000F35E7" w:rsidRDefault="000F35E7" w:rsidP="000F35E7">
            <w:pPr>
              <w:cnfStyle w:val="000000100000" w:firstRow="0" w:lastRow="0" w:firstColumn="0" w:lastColumn="0" w:oddVBand="0" w:evenVBand="0" w:oddHBand="1" w:evenHBand="0" w:firstRowFirstColumn="0" w:firstRowLastColumn="0" w:lastRowFirstColumn="0" w:lastRowLastColumn="0"/>
              <w:rPr>
                <w:b/>
                <w:bCs/>
              </w:rPr>
            </w:pPr>
            <w:r w:rsidRPr="00FC2FDB">
              <w:rPr>
                <w:b/>
                <w:bCs/>
              </w:rPr>
              <w:t xml:space="preserve">Area left for restricted area </w:t>
            </w:r>
          </w:p>
          <w:p w14:paraId="39E96037" w14:textId="374C7DB8" w:rsidR="000F35E7" w:rsidRPr="007F14AF" w:rsidRDefault="000F35E7" w:rsidP="000F35E7">
            <w:pPr>
              <w:cnfStyle w:val="000000100000" w:firstRow="0" w:lastRow="0" w:firstColumn="0" w:lastColumn="0" w:oddVBand="0" w:evenVBand="0" w:oddHBand="1" w:evenHBand="0" w:firstRowFirstColumn="0" w:firstRowLastColumn="0" w:lastRowFirstColumn="0" w:lastRowLastColumn="0"/>
            </w:pPr>
            <w:r w:rsidRPr="007F14AF">
              <w:t xml:space="preserve">Draw polygon on </w:t>
            </w:r>
            <w:r>
              <w:t>site plan</w:t>
            </w:r>
            <w:r w:rsidRPr="007F14AF">
              <w:t xml:space="preserve"> outlining </w:t>
            </w:r>
            <w:r>
              <w:t>the affected area</w:t>
            </w:r>
          </w:p>
        </w:tc>
        <w:tc>
          <w:tcPr>
            <w:tcW w:w="991" w:type="dxa"/>
            <w:shd w:val="clear" w:color="auto" w:fill="auto"/>
            <w:vAlign w:val="center"/>
          </w:tcPr>
          <w:p w14:paraId="491CEE9A" w14:textId="5C124D27" w:rsidR="000F35E7" w:rsidRDefault="000F35E7" w:rsidP="000F35E7">
            <w:pPr>
              <w:cnfStyle w:val="000000100000" w:firstRow="0" w:lastRow="0" w:firstColumn="0" w:lastColumn="0" w:oddVBand="0" w:evenVBand="0" w:oddHBand="1" w:evenHBand="0" w:firstRowFirstColumn="0" w:firstRowLastColumn="0" w:lastRowFirstColumn="0" w:lastRowLastColumn="0"/>
              <w:rPr>
                <w:color w:val="000000" w:themeColor="text1"/>
              </w:rPr>
            </w:pPr>
            <w:r>
              <w:rPr>
                <w:color w:val="000000" w:themeColor="text1"/>
              </w:rPr>
              <w:t>6</w:t>
            </w:r>
          </w:p>
        </w:tc>
        <w:tc>
          <w:tcPr>
            <w:tcW w:w="1251" w:type="dxa"/>
            <w:shd w:val="clear" w:color="auto" w:fill="auto"/>
            <w:vAlign w:val="center"/>
          </w:tcPr>
          <w:p w14:paraId="75FA74DD" w14:textId="033A7D08" w:rsidR="000F35E7" w:rsidRPr="00D97904" w:rsidRDefault="000F35E7" w:rsidP="000F35E7">
            <w:pPr>
              <w:cnfStyle w:val="000000100000" w:firstRow="0" w:lastRow="0" w:firstColumn="0" w:lastColumn="0" w:oddVBand="0" w:evenVBand="0" w:oddHBand="1" w:evenHBand="0" w:firstRowFirstColumn="0" w:firstRowLastColumn="0" w:lastRowFirstColumn="0" w:lastRowLastColumn="0"/>
            </w:pPr>
            <w:r w:rsidRPr="00FE31D6">
              <w:t>Optional as per design</w:t>
            </w:r>
          </w:p>
        </w:tc>
      </w:tr>
      <w:tr w:rsidR="000F35E7" w:rsidRPr="007F14AF" w14:paraId="0F3B4A8D" w14:textId="77777777" w:rsidTr="00A31A8A">
        <w:trPr>
          <w:trHeight w:val="301"/>
        </w:trPr>
        <w:tc>
          <w:tcPr>
            <w:cnfStyle w:val="001000000000" w:firstRow="0" w:lastRow="0" w:firstColumn="1" w:lastColumn="0" w:oddVBand="0" w:evenVBand="0" w:oddHBand="0" w:evenHBand="0" w:firstRowFirstColumn="0" w:firstRowLastColumn="0" w:lastRowFirstColumn="0" w:lastRowLastColumn="0"/>
            <w:tcW w:w="10180" w:type="dxa"/>
            <w:gridSpan w:val="6"/>
            <w:shd w:val="clear" w:color="auto" w:fill="2683C6" w:themeFill="accent2"/>
            <w:vAlign w:val="center"/>
          </w:tcPr>
          <w:p w14:paraId="05BBC32D" w14:textId="3DB30541" w:rsidR="000F35E7" w:rsidRPr="00A31A8A" w:rsidRDefault="000F35E7" w:rsidP="000F35E7">
            <w:pPr>
              <w:jc w:val="center"/>
              <w:rPr>
                <w:color w:val="FFFFFF" w:themeColor="background1"/>
              </w:rPr>
            </w:pPr>
            <w:r w:rsidRPr="00A31A8A">
              <w:rPr>
                <w:color w:val="FFFFFF" w:themeColor="background1"/>
              </w:rPr>
              <w:t>Layers to be drawn on the Floor Plans</w:t>
            </w:r>
          </w:p>
        </w:tc>
      </w:tr>
      <w:tr w:rsidR="000F35E7" w:rsidRPr="007F14AF" w14:paraId="5B7B1D26" w14:textId="77777777" w:rsidTr="000F35E7">
        <w:trPr>
          <w:cnfStyle w:val="000000100000" w:firstRow="0" w:lastRow="0" w:firstColumn="0" w:lastColumn="0" w:oddVBand="0" w:evenVBand="0" w:oddHBand="1" w:evenHBand="0" w:firstRowFirstColumn="0" w:firstRowLastColumn="0" w:lastRowFirstColumn="0" w:lastRowLastColumn="0"/>
          <w:trHeight w:val="615"/>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auto"/>
            <w:noWrap/>
            <w:vAlign w:val="center"/>
            <w:hideMark/>
          </w:tcPr>
          <w:p w14:paraId="0DC401E2" w14:textId="24A34CE9" w:rsidR="000F35E7" w:rsidRPr="007F14AF" w:rsidRDefault="000F35E7" w:rsidP="000F35E7">
            <w:pPr>
              <w:jc w:val="center"/>
              <w:rPr>
                <w:ins w:id="201" w:author="Geetali Baruah" w:date="2020-12-28T21:44:00Z"/>
              </w:rPr>
            </w:pPr>
            <w:r w:rsidRPr="007F14AF">
              <w:t>1</w:t>
            </w:r>
          </w:p>
        </w:tc>
        <w:tc>
          <w:tcPr>
            <w:tcW w:w="1363" w:type="dxa"/>
            <w:vMerge w:val="restart"/>
            <w:shd w:val="clear" w:color="auto" w:fill="auto"/>
            <w:noWrap/>
            <w:vAlign w:val="center"/>
            <w:hideMark/>
          </w:tcPr>
          <w:p w14:paraId="6CE50506" w14:textId="092C6C50" w:rsidR="000F35E7" w:rsidRPr="007F14AF" w:rsidRDefault="000F35E7" w:rsidP="000F35E7">
            <w:pPr>
              <w:cnfStyle w:val="000000100000" w:firstRow="0" w:lastRow="0" w:firstColumn="0" w:lastColumn="0" w:oddVBand="0" w:evenVBand="0" w:oddHBand="1" w:evenHBand="0" w:firstRowFirstColumn="0" w:firstRowLastColumn="0" w:lastRowFirstColumn="0" w:lastRowLastColumn="0"/>
            </w:pPr>
            <w:r w:rsidRPr="000F35E7">
              <w:t>FAR (Proposed Construction)</w:t>
            </w:r>
          </w:p>
        </w:tc>
        <w:tc>
          <w:tcPr>
            <w:tcW w:w="3404" w:type="dxa"/>
            <w:shd w:val="clear" w:color="auto" w:fill="auto"/>
            <w:noWrap/>
            <w:vAlign w:val="center"/>
            <w:hideMark/>
          </w:tcPr>
          <w:p w14:paraId="28FEB463" w14:textId="77777777" w:rsidR="000F35E7" w:rsidRPr="007F14AF" w:rsidRDefault="000F35E7" w:rsidP="000F35E7">
            <w:pPr>
              <w:cnfStyle w:val="000000100000" w:firstRow="0" w:lastRow="0" w:firstColumn="0" w:lastColumn="0" w:oddVBand="0" w:evenVBand="0" w:oddHBand="1" w:evenHBand="0" w:firstRowFirstColumn="0" w:firstRowLastColumn="0" w:lastRowFirstColumn="0" w:lastRowLastColumn="0"/>
            </w:pPr>
            <w:proofErr w:type="spellStart"/>
            <w:r w:rsidRPr="007F14AF">
              <w:t>BLK_n_FLR_n_BLT_UP_AREA</w:t>
            </w:r>
            <w:proofErr w:type="spellEnd"/>
          </w:p>
        </w:tc>
        <w:tc>
          <w:tcPr>
            <w:tcW w:w="2340" w:type="dxa"/>
            <w:shd w:val="clear" w:color="auto" w:fill="auto"/>
            <w:noWrap/>
            <w:vAlign w:val="center"/>
            <w:hideMark/>
          </w:tcPr>
          <w:p w14:paraId="4E5B0185" w14:textId="77777777" w:rsidR="000F35E7" w:rsidRPr="007F14AF" w:rsidRDefault="000F35E7" w:rsidP="000F35E7">
            <w:pPr>
              <w:cnfStyle w:val="000000100000" w:firstRow="0" w:lastRow="0" w:firstColumn="0" w:lastColumn="0" w:oddVBand="0" w:evenVBand="0" w:oddHBand="1" w:evenHBand="0" w:firstRowFirstColumn="0" w:firstRowLastColumn="0" w:lastRowFirstColumn="0" w:lastRowLastColumn="0"/>
            </w:pPr>
            <w:r w:rsidRPr="007F14AF">
              <w:t>Draw as polygon on each floor outlining build up area</w:t>
            </w:r>
          </w:p>
        </w:tc>
        <w:tc>
          <w:tcPr>
            <w:tcW w:w="991" w:type="dxa"/>
            <w:shd w:val="clear" w:color="auto" w:fill="auto"/>
            <w:noWrap/>
            <w:vAlign w:val="center"/>
            <w:hideMark/>
          </w:tcPr>
          <w:p w14:paraId="14563711" w14:textId="77777777" w:rsidR="000F35E7" w:rsidRPr="007F14AF" w:rsidRDefault="000F35E7" w:rsidP="000F35E7">
            <w:pPr>
              <w:cnfStyle w:val="000000100000" w:firstRow="0" w:lastRow="0" w:firstColumn="0" w:lastColumn="0" w:oddVBand="0" w:evenVBand="0" w:oddHBand="1" w:evenHBand="0" w:firstRowFirstColumn="0" w:firstRowLastColumn="0" w:lastRowFirstColumn="0" w:lastRowLastColumn="0"/>
            </w:pPr>
            <w:r w:rsidRPr="007F14AF">
              <w:t>As per Sub - Occupancy type</w:t>
            </w:r>
          </w:p>
        </w:tc>
        <w:tc>
          <w:tcPr>
            <w:tcW w:w="1251" w:type="dxa"/>
            <w:shd w:val="clear" w:color="auto" w:fill="auto"/>
            <w:noWrap/>
            <w:vAlign w:val="center"/>
            <w:hideMark/>
          </w:tcPr>
          <w:p w14:paraId="4A8B424B" w14:textId="77777777" w:rsidR="000F35E7" w:rsidRPr="007F14AF" w:rsidRDefault="000F35E7" w:rsidP="000F35E7">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0F35E7" w:rsidRPr="007F14AF" w14:paraId="1B2A1ED5" w14:textId="77777777" w:rsidTr="000F35E7">
        <w:trPr>
          <w:trHeight w:val="1043"/>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27F8ECA5" w14:textId="77777777" w:rsidR="000F35E7" w:rsidRPr="007F14AF" w:rsidRDefault="000F35E7" w:rsidP="000F35E7">
            <w:pPr>
              <w:jc w:val="center"/>
              <w:rPr>
                <w:ins w:id="202" w:author="Geetali Baruah" w:date="2020-12-28T21:44:00Z"/>
              </w:rPr>
            </w:pPr>
          </w:p>
        </w:tc>
        <w:tc>
          <w:tcPr>
            <w:tcW w:w="1363" w:type="dxa"/>
            <w:vMerge/>
            <w:shd w:val="clear" w:color="auto" w:fill="auto"/>
            <w:hideMark/>
          </w:tcPr>
          <w:p w14:paraId="0CC4CD8C" w14:textId="3388F3AC" w:rsidR="000F35E7" w:rsidRPr="007F14AF" w:rsidRDefault="000F35E7" w:rsidP="000F35E7">
            <w:pPr>
              <w:cnfStyle w:val="000000000000" w:firstRow="0" w:lastRow="0" w:firstColumn="0" w:lastColumn="0" w:oddVBand="0" w:evenVBand="0" w:oddHBand="0" w:evenHBand="0" w:firstRowFirstColumn="0" w:firstRowLastColumn="0" w:lastRowFirstColumn="0" w:lastRowLastColumn="0"/>
            </w:pPr>
          </w:p>
        </w:tc>
        <w:tc>
          <w:tcPr>
            <w:tcW w:w="3404" w:type="dxa"/>
            <w:shd w:val="clear" w:color="auto" w:fill="auto"/>
            <w:noWrap/>
            <w:vAlign w:val="center"/>
            <w:hideMark/>
          </w:tcPr>
          <w:p w14:paraId="750E31AC" w14:textId="77777777" w:rsidR="000F35E7" w:rsidRPr="007F14AF" w:rsidRDefault="000F35E7" w:rsidP="000F35E7">
            <w:pPr>
              <w:cnfStyle w:val="000000000000" w:firstRow="0" w:lastRow="0" w:firstColumn="0" w:lastColumn="0" w:oddVBand="0" w:evenVBand="0" w:oddHBand="0" w:evenHBand="0" w:firstRowFirstColumn="0" w:firstRowLastColumn="0" w:lastRowFirstColumn="0" w:lastRowLastColumn="0"/>
            </w:pPr>
            <w:proofErr w:type="spellStart"/>
            <w:r w:rsidRPr="007F14AF">
              <w:t>BLK_n_FLR_n_BLT_UP_AREA_DEDUCT</w:t>
            </w:r>
            <w:proofErr w:type="spellEnd"/>
          </w:p>
        </w:tc>
        <w:tc>
          <w:tcPr>
            <w:tcW w:w="2340" w:type="dxa"/>
            <w:shd w:val="clear" w:color="auto" w:fill="auto"/>
            <w:hideMark/>
          </w:tcPr>
          <w:p w14:paraId="3C948E11" w14:textId="77777777" w:rsidR="000F35E7" w:rsidRPr="007F14AF" w:rsidRDefault="000F35E7" w:rsidP="000F35E7">
            <w:pPr>
              <w:cnfStyle w:val="000000000000" w:firstRow="0" w:lastRow="0" w:firstColumn="0" w:lastColumn="0" w:oddVBand="0" w:evenVBand="0" w:oddHBand="0" w:evenHBand="0" w:firstRowFirstColumn="0" w:firstRowLastColumn="0" w:lastRowFirstColumn="0" w:lastRowLastColumn="0"/>
            </w:pPr>
            <w:r w:rsidRPr="007F14AF">
              <w:t>Draw as polygon on each floor outlining build up area for FAR deduction</w:t>
            </w:r>
          </w:p>
        </w:tc>
        <w:tc>
          <w:tcPr>
            <w:tcW w:w="991" w:type="dxa"/>
            <w:shd w:val="clear" w:color="auto" w:fill="auto"/>
            <w:noWrap/>
            <w:hideMark/>
          </w:tcPr>
          <w:p w14:paraId="2A1B024F" w14:textId="77777777" w:rsidR="000F35E7" w:rsidRPr="007F14AF" w:rsidRDefault="000F35E7" w:rsidP="000F35E7">
            <w:pPr>
              <w:jc w:val="center"/>
              <w:cnfStyle w:val="000000000000" w:firstRow="0" w:lastRow="0" w:firstColumn="0" w:lastColumn="0" w:oddVBand="0" w:evenVBand="0" w:oddHBand="0" w:evenHBand="0" w:firstRowFirstColumn="0" w:firstRowLastColumn="0" w:lastRowFirstColumn="0" w:lastRowLastColumn="0"/>
            </w:pPr>
            <w:r w:rsidRPr="007F14AF">
              <w:t>As per Sub - Occupancy type</w:t>
            </w:r>
          </w:p>
        </w:tc>
        <w:tc>
          <w:tcPr>
            <w:tcW w:w="1251" w:type="dxa"/>
            <w:shd w:val="clear" w:color="auto" w:fill="auto"/>
            <w:noWrap/>
            <w:hideMark/>
          </w:tcPr>
          <w:p w14:paraId="69346C42" w14:textId="77777777" w:rsidR="000F35E7" w:rsidRPr="007F14AF" w:rsidRDefault="000F35E7" w:rsidP="000F35E7">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0F35E7" w:rsidRPr="007F14AF" w14:paraId="276DFC16" w14:textId="77777777" w:rsidTr="00366A76">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31" w:type="dxa"/>
            <w:vMerge w:val="restart"/>
            <w:vAlign w:val="center"/>
          </w:tcPr>
          <w:p w14:paraId="59E5158C" w14:textId="542718EA" w:rsidR="000F35E7" w:rsidRPr="007F14AF" w:rsidRDefault="000F35E7" w:rsidP="000F35E7">
            <w:pPr>
              <w:jc w:val="center"/>
            </w:pPr>
            <w:r>
              <w:lastRenderedPageBreak/>
              <w:t>2</w:t>
            </w:r>
          </w:p>
        </w:tc>
        <w:tc>
          <w:tcPr>
            <w:tcW w:w="1363" w:type="dxa"/>
            <w:vMerge w:val="restart"/>
            <w:vAlign w:val="center"/>
          </w:tcPr>
          <w:p w14:paraId="3DB84876" w14:textId="77777777" w:rsidR="000F35E7" w:rsidRDefault="000F35E7" w:rsidP="000F35E7">
            <w:pPr>
              <w:cnfStyle w:val="000000100000" w:firstRow="0" w:lastRow="0" w:firstColumn="0" w:lastColumn="0" w:oddVBand="0" w:evenVBand="0" w:oddHBand="1" w:evenHBand="0" w:firstRowFirstColumn="0" w:firstRowLastColumn="0" w:lastRowFirstColumn="0" w:lastRowLastColumn="0"/>
            </w:pPr>
            <w:r w:rsidRPr="000F35E7">
              <w:t>FAR (Existing Construction)</w:t>
            </w:r>
          </w:p>
          <w:p w14:paraId="44788A3B" w14:textId="61C0BDE4" w:rsidR="000F35E7" w:rsidRPr="007F14AF" w:rsidRDefault="000F35E7" w:rsidP="000F35E7">
            <w:pPr>
              <w:cnfStyle w:val="000000100000" w:firstRow="0" w:lastRow="0" w:firstColumn="0" w:lastColumn="0" w:oddVBand="0" w:evenVBand="0" w:oddHBand="1" w:evenHBand="0" w:firstRowFirstColumn="0" w:firstRowLastColumn="0" w:lastRowFirstColumn="0" w:lastRowLastColumn="0"/>
            </w:pPr>
            <w:r w:rsidRPr="000F35E7">
              <w:t>: For Addition &amp; Alteration service only</w:t>
            </w:r>
          </w:p>
        </w:tc>
        <w:tc>
          <w:tcPr>
            <w:tcW w:w="3404" w:type="dxa"/>
            <w:noWrap/>
            <w:vAlign w:val="center"/>
          </w:tcPr>
          <w:p w14:paraId="5F5BC243" w14:textId="6D717668" w:rsidR="000F35E7" w:rsidRPr="007F14AF" w:rsidRDefault="000F35E7" w:rsidP="000F35E7">
            <w:pPr>
              <w:cnfStyle w:val="000000100000" w:firstRow="0" w:lastRow="0" w:firstColumn="0" w:lastColumn="0" w:oddVBand="0" w:evenVBand="0" w:oddHBand="1" w:evenHBand="0" w:firstRowFirstColumn="0" w:firstRowLastColumn="0" w:lastRowFirstColumn="0" w:lastRowLastColumn="0"/>
            </w:pPr>
            <w:proofErr w:type="spellStart"/>
            <w:r w:rsidRPr="000F35E7">
              <w:t>BLK_n_FLR_n_BLT_UP_AREA_EXISTING</w:t>
            </w:r>
            <w:proofErr w:type="spellEnd"/>
          </w:p>
        </w:tc>
        <w:tc>
          <w:tcPr>
            <w:tcW w:w="2340" w:type="dxa"/>
            <w:vAlign w:val="center"/>
          </w:tcPr>
          <w:p w14:paraId="5E387375" w14:textId="64821939" w:rsidR="000F35E7" w:rsidRPr="007F14AF" w:rsidRDefault="000F35E7" w:rsidP="000F35E7">
            <w:pPr>
              <w:cnfStyle w:val="000000100000" w:firstRow="0" w:lastRow="0" w:firstColumn="0" w:lastColumn="0" w:oddVBand="0" w:evenVBand="0" w:oddHBand="1" w:evenHBand="0" w:firstRowFirstColumn="0" w:firstRowLastColumn="0" w:lastRowFirstColumn="0" w:lastRowLastColumn="0"/>
            </w:pPr>
            <w:r w:rsidRPr="007F14AF">
              <w:t xml:space="preserve">Draw as polygon on each floor outlining </w:t>
            </w:r>
            <w:r>
              <w:t xml:space="preserve">existing </w:t>
            </w:r>
            <w:r w:rsidRPr="007F14AF">
              <w:t>build up area</w:t>
            </w:r>
          </w:p>
        </w:tc>
        <w:tc>
          <w:tcPr>
            <w:tcW w:w="991" w:type="dxa"/>
            <w:noWrap/>
            <w:vAlign w:val="center"/>
          </w:tcPr>
          <w:p w14:paraId="36B237A8" w14:textId="578FB187" w:rsidR="000F35E7" w:rsidRPr="007F14AF" w:rsidRDefault="000F35E7" w:rsidP="000F35E7">
            <w:pPr>
              <w:jc w:val="center"/>
              <w:cnfStyle w:val="000000100000" w:firstRow="0" w:lastRow="0" w:firstColumn="0" w:lastColumn="0" w:oddVBand="0" w:evenVBand="0" w:oddHBand="1" w:evenHBand="0" w:firstRowFirstColumn="0" w:firstRowLastColumn="0" w:lastRowFirstColumn="0" w:lastRowLastColumn="0"/>
            </w:pPr>
            <w:r w:rsidRPr="007F14AF">
              <w:t>As per Sub - Occupancy type</w:t>
            </w:r>
          </w:p>
        </w:tc>
        <w:tc>
          <w:tcPr>
            <w:tcW w:w="1251" w:type="dxa"/>
            <w:noWrap/>
            <w:vAlign w:val="center"/>
          </w:tcPr>
          <w:p w14:paraId="6E0DEDF0" w14:textId="3E9A7404" w:rsidR="000F35E7" w:rsidRPr="007F14AF" w:rsidRDefault="000F35E7" w:rsidP="000F35E7">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0F35E7" w:rsidRPr="007F14AF" w14:paraId="1AD64261" w14:textId="77777777" w:rsidTr="00366A76">
        <w:trPr>
          <w:trHeight w:val="1142"/>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D0E6F6" w:themeFill="accent2" w:themeFillTint="33"/>
            <w:vAlign w:val="center"/>
          </w:tcPr>
          <w:p w14:paraId="50BAA3A6" w14:textId="77777777" w:rsidR="000F35E7" w:rsidRPr="007F14AF" w:rsidRDefault="000F35E7" w:rsidP="000F35E7">
            <w:pPr>
              <w:jc w:val="center"/>
            </w:pPr>
          </w:p>
        </w:tc>
        <w:tc>
          <w:tcPr>
            <w:tcW w:w="1363" w:type="dxa"/>
            <w:vMerge/>
            <w:shd w:val="clear" w:color="auto" w:fill="D0E6F6" w:themeFill="accent2" w:themeFillTint="33"/>
          </w:tcPr>
          <w:p w14:paraId="23250779" w14:textId="77777777" w:rsidR="000F35E7" w:rsidRPr="007F14AF" w:rsidRDefault="000F35E7" w:rsidP="000F35E7">
            <w:pPr>
              <w:cnfStyle w:val="000000000000" w:firstRow="0" w:lastRow="0" w:firstColumn="0" w:lastColumn="0" w:oddVBand="0" w:evenVBand="0" w:oddHBand="0" w:evenHBand="0" w:firstRowFirstColumn="0" w:firstRowLastColumn="0" w:lastRowFirstColumn="0" w:lastRowLastColumn="0"/>
            </w:pPr>
          </w:p>
        </w:tc>
        <w:tc>
          <w:tcPr>
            <w:tcW w:w="3404" w:type="dxa"/>
            <w:shd w:val="clear" w:color="auto" w:fill="D0E6F6" w:themeFill="accent2" w:themeFillTint="33"/>
            <w:noWrap/>
            <w:vAlign w:val="center"/>
          </w:tcPr>
          <w:p w14:paraId="5E9C8393" w14:textId="7F6B90F2" w:rsidR="000F35E7" w:rsidRPr="007F14AF" w:rsidRDefault="00B67625" w:rsidP="000F35E7">
            <w:pPr>
              <w:cnfStyle w:val="000000000000" w:firstRow="0" w:lastRow="0" w:firstColumn="0" w:lastColumn="0" w:oddVBand="0" w:evenVBand="0" w:oddHBand="0" w:evenHBand="0" w:firstRowFirstColumn="0" w:firstRowLastColumn="0" w:lastRowFirstColumn="0" w:lastRowLastColumn="0"/>
            </w:pPr>
            <w:proofErr w:type="spellStart"/>
            <w:r w:rsidRPr="00B67625">
              <w:t>BLK_n_FLR_n_BLT_UP_AREA_DEDUCT_EXISTING</w:t>
            </w:r>
            <w:bookmarkStart w:id="203" w:name="_GoBack"/>
            <w:bookmarkEnd w:id="203"/>
            <w:proofErr w:type="spellEnd"/>
          </w:p>
        </w:tc>
        <w:tc>
          <w:tcPr>
            <w:tcW w:w="2340" w:type="dxa"/>
            <w:shd w:val="clear" w:color="auto" w:fill="D0E6F6" w:themeFill="accent2" w:themeFillTint="33"/>
          </w:tcPr>
          <w:p w14:paraId="35707758" w14:textId="1CBC3673" w:rsidR="000F35E7" w:rsidRPr="007F14AF" w:rsidRDefault="000F35E7" w:rsidP="000F35E7">
            <w:pPr>
              <w:cnfStyle w:val="000000000000" w:firstRow="0" w:lastRow="0" w:firstColumn="0" w:lastColumn="0" w:oddVBand="0" w:evenVBand="0" w:oddHBand="0" w:evenHBand="0" w:firstRowFirstColumn="0" w:firstRowLastColumn="0" w:lastRowFirstColumn="0" w:lastRowLastColumn="0"/>
            </w:pPr>
            <w:r w:rsidRPr="007F14AF">
              <w:t xml:space="preserve">Draw as polygon on each floor outlining </w:t>
            </w:r>
            <w:r>
              <w:t xml:space="preserve">existing </w:t>
            </w:r>
            <w:r w:rsidRPr="007F14AF">
              <w:t>build up area for FAR deduction</w:t>
            </w:r>
          </w:p>
        </w:tc>
        <w:tc>
          <w:tcPr>
            <w:tcW w:w="991" w:type="dxa"/>
            <w:shd w:val="clear" w:color="auto" w:fill="D0E6F6" w:themeFill="accent2" w:themeFillTint="33"/>
            <w:noWrap/>
          </w:tcPr>
          <w:p w14:paraId="369F35C0" w14:textId="0F138616" w:rsidR="000F35E7" w:rsidRPr="007F14AF" w:rsidRDefault="000F35E7" w:rsidP="000F35E7">
            <w:pPr>
              <w:jc w:val="center"/>
              <w:cnfStyle w:val="000000000000" w:firstRow="0" w:lastRow="0" w:firstColumn="0" w:lastColumn="0" w:oddVBand="0" w:evenVBand="0" w:oddHBand="0" w:evenHBand="0" w:firstRowFirstColumn="0" w:firstRowLastColumn="0" w:lastRowFirstColumn="0" w:lastRowLastColumn="0"/>
            </w:pPr>
            <w:r w:rsidRPr="007F14AF">
              <w:t>As per Sub - Occupancy type</w:t>
            </w:r>
          </w:p>
        </w:tc>
        <w:tc>
          <w:tcPr>
            <w:tcW w:w="1251" w:type="dxa"/>
            <w:shd w:val="clear" w:color="auto" w:fill="D0E6F6" w:themeFill="accent2" w:themeFillTint="33"/>
            <w:noWrap/>
          </w:tcPr>
          <w:p w14:paraId="14DDC4DE" w14:textId="7B0BBD80" w:rsidR="000F35E7" w:rsidRPr="007F14AF" w:rsidRDefault="000F35E7" w:rsidP="000F35E7">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0F35E7" w:rsidRPr="007F14AF" w14:paraId="344B670C" w14:textId="77777777" w:rsidTr="00366A76">
        <w:trPr>
          <w:cnfStyle w:val="000000100000" w:firstRow="0" w:lastRow="0" w:firstColumn="0" w:lastColumn="0" w:oddVBand="0" w:evenVBand="0" w:oddHBand="1"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831" w:type="dxa"/>
            <w:shd w:val="clear" w:color="auto" w:fill="auto"/>
            <w:vAlign w:val="center"/>
          </w:tcPr>
          <w:p w14:paraId="28C6065F" w14:textId="7F8C40BA" w:rsidR="000F35E7" w:rsidRPr="007F14AF" w:rsidRDefault="000F35E7" w:rsidP="000F35E7">
            <w:pPr>
              <w:jc w:val="center"/>
            </w:pPr>
            <w:r>
              <w:t>3</w:t>
            </w:r>
          </w:p>
        </w:tc>
        <w:tc>
          <w:tcPr>
            <w:tcW w:w="1363" w:type="dxa"/>
            <w:shd w:val="clear" w:color="auto" w:fill="auto"/>
            <w:vAlign w:val="center"/>
          </w:tcPr>
          <w:p w14:paraId="4FEF2089" w14:textId="7638E3E8" w:rsidR="000F35E7" w:rsidRPr="007F14AF" w:rsidRDefault="000F35E7" w:rsidP="00366A76">
            <w:pPr>
              <w:cnfStyle w:val="000000100000" w:firstRow="0" w:lastRow="0" w:firstColumn="0" w:lastColumn="0" w:oddVBand="0" w:evenVBand="0" w:oddHBand="1" w:evenHBand="0" w:firstRowFirstColumn="0" w:firstRowLastColumn="0" w:lastRowFirstColumn="0" w:lastRowLastColumn="0"/>
            </w:pPr>
            <w:r w:rsidRPr="000F35E7">
              <w:t>Approved Existing Construction</w:t>
            </w:r>
            <w:r>
              <w:t xml:space="preserve"> </w:t>
            </w:r>
            <w:r w:rsidRPr="000F35E7">
              <w:t xml:space="preserve"> : For Addition &amp; Alteration service only</w:t>
            </w:r>
          </w:p>
        </w:tc>
        <w:tc>
          <w:tcPr>
            <w:tcW w:w="3404" w:type="dxa"/>
            <w:shd w:val="clear" w:color="auto" w:fill="auto"/>
            <w:noWrap/>
            <w:vAlign w:val="center"/>
          </w:tcPr>
          <w:p w14:paraId="23C00030" w14:textId="0EBE7CFB" w:rsidR="000F35E7" w:rsidRPr="007F14AF" w:rsidRDefault="000F35E7" w:rsidP="00366A76">
            <w:pPr>
              <w:cnfStyle w:val="000000100000" w:firstRow="0" w:lastRow="0" w:firstColumn="0" w:lastColumn="0" w:oddVBand="0" w:evenVBand="0" w:oddHBand="1" w:evenHBand="0" w:firstRowFirstColumn="0" w:firstRowLastColumn="0" w:lastRowFirstColumn="0" w:lastRowLastColumn="0"/>
            </w:pPr>
            <w:proofErr w:type="spellStart"/>
            <w:r w:rsidRPr="000F35E7">
              <w:t>BLK_n_FLR_n_APPROVED_CONSTRUCTION</w:t>
            </w:r>
            <w:proofErr w:type="spellEnd"/>
          </w:p>
        </w:tc>
        <w:tc>
          <w:tcPr>
            <w:tcW w:w="2340" w:type="dxa"/>
            <w:shd w:val="clear" w:color="auto" w:fill="auto"/>
            <w:vAlign w:val="center"/>
          </w:tcPr>
          <w:p w14:paraId="17D3F1CE" w14:textId="49BD7B3F" w:rsidR="000F35E7" w:rsidRPr="007F14AF" w:rsidRDefault="000F35E7" w:rsidP="00366A76">
            <w:pPr>
              <w:cnfStyle w:val="000000100000" w:firstRow="0" w:lastRow="0" w:firstColumn="0" w:lastColumn="0" w:oddVBand="0" w:evenVBand="0" w:oddHBand="1" w:evenHBand="0" w:firstRowFirstColumn="0" w:firstRowLastColumn="0" w:lastRowFirstColumn="0" w:lastRowLastColumn="0"/>
            </w:pPr>
            <w:r w:rsidRPr="007F14AF">
              <w:t>Draw as polygon on each floor outlining</w:t>
            </w:r>
            <w:r w:rsidR="00366A76">
              <w:t xml:space="preserve"> </w:t>
            </w:r>
            <w:r>
              <w:t>approved</w:t>
            </w:r>
            <w:r w:rsidR="00366A76">
              <w:t xml:space="preserve"> existing area</w:t>
            </w:r>
          </w:p>
        </w:tc>
        <w:tc>
          <w:tcPr>
            <w:tcW w:w="991" w:type="dxa"/>
            <w:shd w:val="clear" w:color="auto" w:fill="auto"/>
            <w:noWrap/>
            <w:vAlign w:val="center"/>
          </w:tcPr>
          <w:p w14:paraId="38F02070" w14:textId="5C245A0D" w:rsidR="000F35E7" w:rsidRPr="007F14AF" w:rsidRDefault="00E11085" w:rsidP="00366A76">
            <w:pPr>
              <w:cnfStyle w:val="000000100000" w:firstRow="0" w:lastRow="0" w:firstColumn="0" w:lastColumn="0" w:oddVBand="0" w:evenVBand="0" w:oddHBand="1" w:evenHBand="0" w:firstRowFirstColumn="0" w:firstRowLastColumn="0" w:lastRowFirstColumn="0" w:lastRowLastColumn="0"/>
            </w:pPr>
            <w:r w:rsidRPr="007F14AF">
              <w:t>As per Sub - Occupancy type</w:t>
            </w:r>
          </w:p>
        </w:tc>
        <w:tc>
          <w:tcPr>
            <w:tcW w:w="1251" w:type="dxa"/>
            <w:shd w:val="clear" w:color="auto" w:fill="auto"/>
            <w:noWrap/>
            <w:vAlign w:val="center"/>
          </w:tcPr>
          <w:p w14:paraId="6F192FCB" w14:textId="026633DE" w:rsidR="000F35E7" w:rsidRPr="007F14AF" w:rsidRDefault="000F35E7" w:rsidP="00366A76">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366A76" w:rsidRPr="007F14AF" w14:paraId="345D8B40" w14:textId="77777777" w:rsidTr="00366A76">
        <w:trPr>
          <w:trHeight w:val="1547"/>
        </w:trPr>
        <w:tc>
          <w:tcPr>
            <w:cnfStyle w:val="001000000000" w:firstRow="0" w:lastRow="0" w:firstColumn="1" w:lastColumn="0" w:oddVBand="0" w:evenVBand="0" w:oddHBand="0" w:evenHBand="0" w:firstRowFirstColumn="0" w:firstRowLastColumn="0" w:lastRowFirstColumn="0" w:lastRowLastColumn="0"/>
            <w:tcW w:w="831" w:type="dxa"/>
            <w:shd w:val="clear" w:color="auto" w:fill="D0E6F6" w:themeFill="accent2" w:themeFillTint="33"/>
            <w:vAlign w:val="center"/>
          </w:tcPr>
          <w:p w14:paraId="4C461A05" w14:textId="1173876F" w:rsidR="00366A76" w:rsidRPr="007F14AF" w:rsidRDefault="00366A76" w:rsidP="00366A76">
            <w:pPr>
              <w:jc w:val="center"/>
            </w:pPr>
            <w:r>
              <w:t>4</w:t>
            </w:r>
          </w:p>
        </w:tc>
        <w:tc>
          <w:tcPr>
            <w:tcW w:w="1363" w:type="dxa"/>
            <w:shd w:val="clear" w:color="auto" w:fill="D0E6F6" w:themeFill="accent2" w:themeFillTint="33"/>
            <w:vAlign w:val="center"/>
          </w:tcPr>
          <w:p w14:paraId="3861097C" w14:textId="02B09041"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366A76">
              <w:t>Demolition Area : For Addition &amp; Alteration service only</w:t>
            </w:r>
          </w:p>
        </w:tc>
        <w:tc>
          <w:tcPr>
            <w:tcW w:w="3404" w:type="dxa"/>
            <w:shd w:val="clear" w:color="auto" w:fill="D0E6F6" w:themeFill="accent2" w:themeFillTint="33"/>
            <w:noWrap/>
            <w:vAlign w:val="center"/>
          </w:tcPr>
          <w:p w14:paraId="7DB5A173" w14:textId="7E119839"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366A76">
              <w:t>BLK_n_FLR_n_DEMOLITION_AREA</w:t>
            </w:r>
            <w:proofErr w:type="spellEnd"/>
          </w:p>
        </w:tc>
        <w:tc>
          <w:tcPr>
            <w:tcW w:w="2340" w:type="dxa"/>
            <w:shd w:val="clear" w:color="auto" w:fill="D0E6F6" w:themeFill="accent2" w:themeFillTint="33"/>
            <w:vAlign w:val="center"/>
          </w:tcPr>
          <w:p w14:paraId="3BFFBCF4" w14:textId="39562FA1"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Draw as polygon on each floor outlining</w:t>
            </w:r>
            <w:r>
              <w:t xml:space="preserve"> demolition area</w:t>
            </w:r>
          </w:p>
        </w:tc>
        <w:tc>
          <w:tcPr>
            <w:tcW w:w="991" w:type="dxa"/>
            <w:shd w:val="clear" w:color="auto" w:fill="D0E6F6" w:themeFill="accent2" w:themeFillTint="33"/>
            <w:noWrap/>
            <w:vAlign w:val="center"/>
          </w:tcPr>
          <w:p w14:paraId="5D00A000" w14:textId="3A6E028A"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t>7</w:t>
            </w:r>
          </w:p>
        </w:tc>
        <w:tc>
          <w:tcPr>
            <w:tcW w:w="1251" w:type="dxa"/>
            <w:shd w:val="clear" w:color="auto" w:fill="D0E6F6" w:themeFill="accent2" w:themeFillTint="33"/>
            <w:noWrap/>
            <w:vAlign w:val="center"/>
          </w:tcPr>
          <w:p w14:paraId="7C070526" w14:textId="2275A350"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FE31D6">
              <w:t>Optional as per design</w:t>
            </w:r>
          </w:p>
        </w:tc>
      </w:tr>
      <w:tr w:rsidR="00366A76" w:rsidRPr="007F14AF" w14:paraId="48D17AF8" w14:textId="77777777" w:rsidTr="00366A7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auto"/>
            <w:noWrap/>
            <w:vAlign w:val="center"/>
            <w:hideMark/>
          </w:tcPr>
          <w:p w14:paraId="467ED247" w14:textId="24FE35E3" w:rsidR="00366A76" w:rsidRPr="007F14AF" w:rsidRDefault="00366A76" w:rsidP="00366A76">
            <w:pPr>
              <w:jc w:val="center"/>
              <w:rPr>
                <w:ins w:id="204" w:author="Geetali Baruah" w:date="2020-12-28T21:44:00Z"/>
              </w:rPr>
            </w:pPr>
            <w:r>
              <w:t>5</w:t>
            </w:r>
          </w:p>
        </w:tc>
        <w:tc>
          <w:tcPr>
            <w:tcW w:w="1363" w:type="dxa"/>
            <w:vMerge w:val="restart"/>
            <w:shd w:val="clear" w:color="auto" w:fill="auto"/>
            <w:vAlign w:val="center"/>
            <w:hideMark/>
          </w:tcPr>
          <w:p w14:paraId="6B0854F5" w14:textId="139B43A5"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Carpet Area</w:t>
            </w:r>
          </w:p>
        </w:tc>
        <w:tc>
          <w:tcPr>
            <w:tcW w:w="3404" w:type="dxa"/>
            <w:shd w:val="clear" w:color="auto" w:fill="auto"/>
            <w:noWrap/>
            <w:vAlign w:val="center"/>
            <w:hideMark/>
          </w:tcPr>
          <w:p w14:paraId="39B028D9"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7F14AF">
              <w:t>BLK_n_FLR_n_CARPET_AREA</w:t>
            </w:r>
            <w:proofErr w:type="spellEnd"/>
          </w:p>
        </w:tc>
        <w:tc>
          <w:tcPr>
            <w:tcW w:w="2340" w:type="dxa"/>
            <w:shd w:val="clear" w:color="auto" w:fill="auto"/>
            <w:vAlign w:val="center"/>
            <w:hideMark/>
          </w:tcPr>
          <w:p w14:paraId="361BF1C3"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Draw carpet area of each floor using polygon</w:t>
            </w:r>
          </w:p>
        </w:tc>
        <w:tc>
          <w:tcPr>
            <w:tcW w:w="991" w:type="dxa"/>
            <w:shd w:val="clear" w:color="auto" w:fill="auto"/>
            <w:noWrap/>
            <w:vAlign w:val="center"/>
            <w:hideMark/>
          </w:tcPr>
          <w:p w14:paraId="69169304"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As per Sub - Occupancy type</w:t>
            </w:r>
          </w:p>
        </w:tc>
        <w:tc>
          <w:tcPr>
            <w:tcW w:w="1251" w:type="dxa"/>
            <w:shd w:val="clear" w:color="auto" w:fill="auto"/>
            <w:noWrap/>
            <w:vAlign w:val="center"/>
            <w:hideMark/>
          </w:tcPr>
          <w:p w14:paraId="2212DDBE"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366A76" w:rsidRPr="007F14AF" w14:paraId="1DD9A04B" w14:textId="77777777" w:rsidTr="00366A76">
        <w:trPr>
          <w:trHeight w:val="51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1A1749A9" w14:textId="77777777" w:rsidR="00366A76" w:rsidRPr="007F14AF" w:rsidRDefault="00366A76" w:rsidP="00366A76">
            <w:pPr>
              <w:jc w:val="center"/>
              <w:rPr>
                <w:ins w:id="205" w:author="Geetali Baruah" w:date="2020-12-28T21:44:00Z"/>
              </w:rPr>
            </w:pPr>
          </w:p>
        </w:tc>
        <w:tc>
          <w:tcPr>
            <w:tcW w:w="1363" w:type="dxa"/>
            <w:vMerge/>
            <w:shd w:val="clear" w:color="auto" w:fill="auto"/>
            <w:vAlign w:val="center"/>
            <w:hideMark/>
          </w:tcPr>
          <w:p w14:paraId="429D8064" w14:textId="0A55D69F"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shd w:val="clear" w:color="auto" w:fill="auto"/>
            <w:noWrap/>
            <w:vAlign w:val="center"/>
            <w:hideMark/>
          </w:tcPr>
          <w:p w14:paraId="2F5365E7"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7F14AF">
              <w:t>BLK_n_FLR_n_CRPT_AREA_DEDUCT</w:t>
            </w:r>
            <w:proofErr w:type="spellEnd"/>
          </w:p>
        </w:tc>
        <w:tc>
          <w:tcPr>
            <w:tcW w:w="2340" w:type="dxa"/>
            <w:shd w:val="clear" w:color="auto" w:fill="auto"/>
            <w:vAlign w:val="center"/>
            <w:hideMark/>
          </w:tcPr>
          <w:p w14:paraId="2D792623"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Draw carpet area of each floor using polygon</w:t>
            </w:r>
          </w:p>
        </w:tc>
        <w:tc>
          <w:tcPr>
            <w:tcW w:w="991" w:type="dxa"/>
            <w:shd w:val="clear" w:color="auto" w:fill="auto"/>
            <w:noWrap/>
            <w:vAlign w:val="center"/>
            <w:hideMark/>
          </w:tcPr>
          <w:p w14:paraId="1BB8D0AD"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As per Sub - Occupancy type</w:t>
            </w:r>
          </w:p>
        </w:tc>
        <w:tc>
          <w:tcPr>
            <w:tcW w:w="1251" w:type="dxa"/>
            <w:shd w:val="clear" w:color="auto" w:fill="auto"/>
            <w:noWrap/>
            <w:vAlign w:val="center"/>
            <w:hideMark/>
          </w:tcPr>
          <w:p w14:paraId="1C2A4D06"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366A76" w:rsidRPr="007F14AF" w14:paraId="266CF1A0" w14:textId="77777777" w:rsidTr="00366A7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vAlign w:val="center"/>
          </w:tcPr>
          <w:p w14:paraId="01F95BF2" w14:textId="6D3EC09D" w:rsidR="00366A76" w:rsidRPr="007F14AF" w:rsidRDefault="00366A76" w:rsidP="00366A76">
            <w:pPr>
              <w:jc w:val="center"/>
            </w:pPr>
            <w:r>
              <w:t>6</w:t>
            </w:r>
          </w:p>
        </w:tc>
        <w:tc>
          <w:tcPr>
            <w:tcW w:w="1363" w:type="dxa"/>
            <w:vAlign w:val="center"/>
          </w:tcPr>
          <w:p w14:paraId="56491693" w14:textId="5212A4E8"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CD4157">
              <w:t>Roof Area</w:t>
            </w:r>
          </w:p>
        </w:tc>
        <w:tc>
          <w:tcPr>
            <w:tcW w:w="3404" w:type="dxa"/>
            <w:noWrap/>
            <w:vAlign w:val="center"/>
          </w:tcPr>
          <w:p w14:paraId="4CF3E011" w14:textId="59A9B65D"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CD4157">
              <w:t>BLK_n_FLR_n_ROOF_AREA</w:t>
            </w:r>
            <w:proofErr w:type="spellEnd"/>
          </w:p>
        </w:tc>
        <w:tc>
          <w:tcPr>
            <w:tcW w:w="2340" w:type="dxa"/>
            <w:vAlign w:val="center"/>
          </w:tcPr>
          <w:p w14:paraId="42E7D4C7" w14:textId="6AC17929"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CD4157">
              <w:t>Draw as polygon outlining Roof area</w:t>
            </w:r>
          </w:p>
        </w:tc>
        <w:tc>
          <w:tcPr>
            <w:tcW w:w="991" w:type="dxa"/>
            <w:noWrap/>
            <w:vAlign w:val="center"/>
          </w:tcPr>
          <w:p w14:paraId="52DA9FA6" w14:textId="1B520784"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t>7</w:t>
            </w:r>
          </w:p>
        </w:tc>
        <w:tc>
          <w:tcPr>
            <w:tcW w:w="1251" w:type="dxa"/>
            <w:noWrap/>
            <w:vAlign w:val="center"/>
          </w:tcPr>
          <w:p w14:paraId="282B767A" w14:textId="7FD893CC"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366A76" w:rsidRPr="007F14AF" w14:paraId="72BF4F2A" w14:textId="77777777" w:rsidTr="00366A76">
        <w:trPr>
          <w:trHeight w:val="2123"/>
        </w:trPr>
        <w:tc>
          <w:tcPr>
            <w:cnfStyle w:val="001000000000" w:firstRow="0" w:lastRow="0" w:firstColumn="1" w:lastColumn="0" w:oddVBand="0" w:evenVBand="0" w:oddHBand="0" w:evenHBand="0" w:firstRowFirstColumn="0" w:firstRowLastColumn="0" w:lastRowFirstColumn="0" w:lastRowLastColumn="0"/>
            <w:tcW w:w="831" w:type="dxa"/>
            <w:shd w:val="clear" w:color="auto" w:fill="auto"/>
            <w:vAlign w:val="center"/>
          </w:tcPr>
          <w:p w14:paraId="7188AB2F" w14:textId="1B704AE9" w:rsidR="00366A76" w:rsidRDefault="00366A76" w:rsidP="00366A76">
            <w:pPr>
              <w:jc w:val="center"/>
            </w:pPr>
            <w:r>
              <w:t>7</w:t>
            </w:r>
          </w:p>
        </w:tc>
        <w:tc>
          <w:tcPr>
            <w:tcW w:w="1363" w:type="dxa"/>
            <w:shd w:val="clear" w:color="auto" w:fill="auto"/>
            <w:vAlign w:val="center"/>
          </w:tcPr>
          <w:p w14:paraId="231C1167" w14:textId="3891C969" w:rsidR="00366A76" w:rsidRPr="00CD4157" w:rsidRDefault="00366A76" w:rsidP="00366A76">
            <w:pPr>
              <w:cnfStyle w:val="000000000000" w:firstRow="0" w:lastRow="0" w:firstColumn="0" w:lastColumn="0" w:oddVBand="0" w:evenVBand="0" w:oddHBand="0" w:evenHBand="0" w:firstRowFirstColumn="0" w:firstRowLastColumn="0" w:lastRowFirstColumn="0" w:lastRowLastColumn="0"/>
            </w:pPr>
            <w:r w:rsidRPr="00366A76">
              <w:t>Typical Floors</w:t>
            </w:r>
          </w:p>
        </w:tc>
        <w:tc>
          <w:tcPr>
            <w:tcW w:w="3404" w:type="dxa"/>
            <w:shd w:val="clear" w:color="auto" w:fill="auto"/>
            <w:noWrap/>
            <w:vAlign w:val="center"/>
          </w:tcPr>
          <w:p w14:paraId="06D4627B" w14:textId="7CA782E4" w:rsidR="00366A76" w:rsidRPr="00CD4157"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366A76">
              <w:t>BLK_n_FLR_n_BLT_UP_AREA</w:t>
            </w:r>
            <w:proofErr w:type="spellEnd"/>
          </w:p>
        </w:tc>
        <w:tc>
          <w:tcPr>
            <w:tcW w:w="2340" w:type="dxa"/>
            <w:shd w:val="clear" w:color="auto" w:fill="auto"/>
            <w:vAlign w:val="center"/>
          </w:tcPr>
          <w:p w14:paraId="29268171" w14:textId="1223B6DA" w:rsidR="00366A76" w:rsidRDefault="00366A76" w:rsidP="00366A76">
            <w:pPr>
              <w:cnfStyle w:val="000000000000" w:firstRow="0" w:lastRow="0" w:firstColumn="0" w:lastColumn="0" w:oddVBand="0" w:evenVBand="0" w:oddHBand="0" w:evenHBand="0" w:firstRowFirstColumn="0" w:firstRowLastColumn="0" w:lastRowFirstColumn="0" w:lastRowLastColumn="0"/>
            </w:pPr>
            <w:r>
              <w:t xml:space="preserve">Denote all the typical floors in a building block in </w:t>
            </w:r>
            <w:proofErr w:type="spellStart"/>
            <w:r>
              <w:t>Mtext</w:t>
            </w:r>
            <w:proofErr w:type="spellEnd"/>
            <w:r>
              <w:t xml:space="preserve"> -  </w:t>
            </w:r>
          </w:p>
          <w:p w14:paraId="7F2A9279" w14:textId="77777777" w:rsidR="00366A76" w:rsidRDefault="00366A76" w:rsidP="00366A76">
            <w:pPr>
              <w:cnfStyle w:val="000000000000" w:firstRow="0" w:lastRow="0" w:firstColumn="0" w:lastColumn="0" w:oddVBand="0" w:evenVBand="0" w:oddHBand="0" w:evenHBand="0" w:firstRowFirstColumn="0" w:firstRowLastColumn="0" w:lastRowFirstColumn="0" w:lastRowLastColumn="0"/>
            </w:pPr>
          </w:p>
          <w:p w14:paraId="1CD2B5CB" w14:textId="2DE0EE66" w:rsidR="00366A76" w:rsidRPr="00CD4157" w:rsidRDefault="00366A76" w:rsidP="00366A76">
            <w:pPr>
              <w:cnfStyle w:val="000000000000" w:firstRow="0" w:lastRow="0" w:firstColumn="0" w:lastColumn="0" w:oddVBand="0" w:evenVBand="0" w:oddHBand="0" w:evenHBand="0" w:firstRowFirstColumn="0" w:firstRowLastColumn="0" w:lastRowFirstColumn="0" w:lastRowLastColumn="0"/>
            </w:pPr>
            <w:r w:rsidRPr="00366A76">
              <w:t>TYPICAL_FLOOR_PLAN=1,2,n</w:t>
            </w:r>
          </w:p>
        </w:tc>
        <w:tc>
          <w:tcPr>
            <w:tcW w:w="991" w:type="dxa"/>
            <w:shd w:val="clear" w:color="auto" w:fill="auto"/>
            <w:noWrap/>
            <w:vAlign w:val="center"/>
          </w:tcPr>
          <w:p w14:paraId="5A94ED8F" w14:textId="3CC5C59F" w:rsidR="00366A76" w:rsidRDefault="00366A76" w:rsidP="00366A76">
            <w:pPr>
              <w:cnfStyle w:val="000000000000" w:firstRow="0" w:lastRow="0" w:firstColumn="0" w:lastColumn="0" w:oddVBand="0" w:evenVBand="0" w:oddHBand="0" w:evenHBand="0" w:firstRowFirstColumn="0" w:firstRowLastColumn="0" w:lastRowFirstColumn="0" w:lastRowLastColumn="0"/>
            </w:pPr>
            <w:r w:rsidRPr="00366A76">
              <w:t>As per Sub-occupancy type</w:t>
            </w:r>
          </w:p>
        </w:tc>
        <w:tc>
          <w:tcPr>
            <w:tcW w:w="1251" w:type="dxa"/>
            <w:shd w:val="clear" w:color="auto" w:fill="auto"/>
            <w:noWrap/>
            <w:vAlign w:val="center"/>
          </w:tcPr>
          <w:p w14:paraId="1E6A655C" w14:textId="5D738A7A"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FE31D6">
              <w:t>Optional as per design</w:t>
            </w:r>
          </w:p>
        </w:tc>
      </w:tr>
      <w:tr w:rsidR="00366A76" w:rsidRPr="007F14AF" w14:paraId="2D45D217" w14:textId="77777777" w:rsidTr="00366A7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vMerge w:val="restart"/>
            <w:noWrap/>
            <w:vAlign w:val="center"/>
            <w:hideMark/>
          </w:tcPr>
          <w:p w14:paraId="43F55A51" w14:textId="4699CA2E" w:rsidR="00366A76" w:rsidRPr="007F14AF" w:rsidRDefault="00366A76" w:rsidP="00366A76">
            <w:pPr>
              <w:jc w:val="center"/>
            </w:pPr>
            <w:r>
              <w:t>8</w:t>
            </w:r>
          </w:p>
        </w:tc>
        <w:tc>
          <w:tcPr>
            <w:tcW w:w="1363" w:type="dxa"/>
            <w:vMerge w:val="restart"/>
            <w:noWrap/>
            <w:vAlign w:val="center"/>
            <w:hideMark/>
          </w:tcPr>
          <w:p w14:paraId="005602E3" w14:textId="0A719F35"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General Staircase</w:t>
            </w:r>
          </w:p>
        </w:tc>
        <w:tc>
          <w:tcPr>
            <w:tcW w:w="3404" w:type="dxa"/>
            <w:vMerge w:val="restart"/>
            <w:noWrap/>
            <w:vAlign w:val="center"/>
            <w:hideMark/>
          </w:tcPr>
          <w:p w14:paraId="7EB95DC8"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7F14AF">
              <w:t>BLK_n_FLR_n_STAIR_n</w:t>
            </w:r>
            <w:proofErr w:type="spellEnd"/>
          </w:p>
        </w:tc>
        <w:tc>
          <w:tcPr>
            <w:tcW w:w="2340" w:type="dxa"/>
            <w:noWrap/>
            <w:vAlign w:val="center"/>
            <w:hideMark/>
          </w:tcPr>
          <w:p w14:paraId="284FBF04"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Draw Polygon around staircase layout</w:t>
            </w:r>
          </w:p>
        </w:tc>
        <w:tc>
          <w:tcPr>
            <w:tcW w:w="991" w:type="dxa"/>
            <w:noWrap/>
            <w:vAlign w:val="center"/>
            <w:hideMark/>
          </w:tcPr>
          <w:p w14:paraId="165FB9F9"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7</w:t>
            </w:r>
          </w:p>
        </w:tc>
        <w:tc>
          <w:tcPr>
            <w:tcW w:w="1251" w:type="dxa"/>
            <w:noWrap/>
            <w:vAlign w:val="center"/>
            <w:hideMark/>
          </w:tcPr>
          <w:p w14:paraId="716E3DCD"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366A76" w:rsidRPr="007F14AF" w14:paraId="2B2853BF" w14:textId="77777777" w:rsidTr="00366A76">
        <w:trPr>
          <w:trHeight w:val="51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D0E6F6" w:themeFill="accent2" w:themeFillTint="33"/>
            <w:vAlign w:val="center"/>
            <w:hideMark/>
          </w:tcPr>
          <w:p w14:paraId="4F610345" w14:textId="77777777" w:rsidR="00366A76" w:rsidRPr="007F14AF" w:rsidRDefault="00366A76" w:rsidP="00366A76">
            <w:pPr>
              <w:jc w:val="center"/>
              <w:rPr>
                <w:ins w:id="206" w:author="Geetali Baruah" w:date="2020-12-28T21:44:00Z"/>
              </w:rPr>
            </w:pPr>
          </w:p>
        </w:tc>
        <w:tc>
          <w:tcPr>
            <w:tcW w:w="1363" w:type="dxa"/>
            <w:vMerge/>
            <w:shd w:val="clear" w:color="auto" w:fill="D0E6F6" w:themeFill="accent2" w:themeFillTint="33"/>
            <w:vAlign w:val="center"/>
            <w:hideMark/>
          </w:tcPr>
          <w:p w14:paraId="212F4D52" w14:textId="3696B9C1"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D0E6F6" w:themeFill="accent2" w:themeFillTint="33"/>
            <w:vAlign w:val="center"/>
            <w:hideMark/>
          </w:tcPr>
          <w:p w14:paraId="2EB60BB2"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D0E6F6" w:themeFill="accent2" w:themeFillTint="33"/>
            <w:noWrap/>
            <w:vAlign w:val="center"/>
            <w:hideMark/>
          </w:tcPr>
          <w:p w14:paraId="18EB7B64"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 xml:space="preserve">Add floor height in same layer with </w:t>
            </w:r>
            <w:proofErr w:type="spellStart"/>
            <w:r w:rsidRPr="007F14AF">
              <w:t>MText</w:t>
            </w:r>
            <w:proofErr w:type="spellEnd"/>
            <w:r w:rsidRPr="007F14AF">
              <w:t xml:space="preserve"> - FLR_HT_M=n</w:t>
            </w:r>
          </w:p>
        </w:tc>
        <w:tc>
          <w:tcPr>
            <w:tcW w:w="991" w:type="dxa"/>
            <w:shd w:val="clear" w:color="auto" w:fill="D0E6F6" w:themeFill="accent2" w:themeFillTint="33"/>
            <w:noWrap/>
            <w:vAlign w:val="center"/>
            <w:hideMark/>
          </w:tcPr>
          <w:p w14:paraId="1CE968FF"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7</w:t>
            </w:r>
          </w:p>
        </w:tc>
        <w:tc>
          <w:tcPr>
            <w:tcW w:w="1251" w:type="dxa"/>
            <w:shd w:val="clear" w:color="auto" w:fill="D0E6F6" w:themeFill="accent2" w:themeFillTint="33"/>
            <w:noWrap/>
            <w:vAlign w:val="center"/>
            <w:hideMark/>
          </w:tcPr>
          <w:p w14:paraId="416DC4EB"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366A76" w:rsidRPr="007F14AF" w14:paraId="747A8FEB" w14:textId="77777777" w:rsidTr="00366A7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vMerge/>
            <w:vAlign w:val="center"/>
            <w:hideMark/>
          </w:tcPr>
          <w:p w14:paraId="12D3A452" w14:textId="77777777" w:rsidR="00366A76" w:rsidRPr="007F14AF" w:rsidRDefault="00366A76" w:rsidP="00366A76">
            <w:pPr>
              <w:jc w:val="center"/>
              <w:rPr>
                <w:ins w:id="207" w:author="Geetali Baruah" w:date="2020-12-28T21:44:00Z"/>
              </w:rPr>
            </w:pPr>
          </w:p>
        </w:tc>
        <w:tc>
          <w:tcPr>
            <w:tcW w:w="1363" w:type="dxa"/>
            <w:vMerge/>
            <w:vAlign w:val="center"/>
            <w:hideMark/>
          </w:tcPr>
          <w:p w14:paraId="36320110" w14:textId="57C745F5"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restart"/>
            <w:noWrap/>
            <w:vAlign w:val="center"/>
            <w:hideMark/>
          </w:tcPr>
          <w:p w14:paraId="375F8CFE"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7F14AF">
              <w:t>BLK_n_FLR_n_STAIR_n_FLIGHT_n</w:t>
            </w:r>
            <w:proofErr w:type="spellEnd"/>
          </w:p>
        </w:tc>
        <w:tc>
          <w:tcPr>
            <w:tcW w:w="2340" w:type="dxa"/>
            <w:noWrap/>
            <w:vAlign w:val="center"/>
            <w:hideMark/>
          </w:tcPr>
          <w:p w14:paraId="67B0BF5E"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Draw Polygon around each flight in staircase</w:t>
            </w:r>
          </w:p>
        </w:tc>
        <w:tc>
          <w:tcPr>
            <w:tcW w:w="991" w:type="dxa"/>
            <w:noWrap/>
            <w:vAlign w:val="center"/>
            <w:hideMark/>
          </w:tcPr>
          <w:p w14:paraId="02AA63DA"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7</w:t>
            </w:r>
          </w:p>
        </w:tc>
        <w:tc>
          <w:tcPr>
            <w:tcW w:w="1251" w:type="dxa"/>
            <w:noWrap/>
            <w:vAlign w:val="center"/>
            <w:hideMark/>
          </w:tcPr>
          <w:p w14:paraId="5DC5487B"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366A76" w:rsidRPr="007F14AF" w14:paraId="4C85A27D" w14:textId="77777777" w:rsidTr="00366A76">
        <w:trPr>
          <w:trHeight w:val="63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0BB6BDDD" w14:textId="77777777" w:rsidR="00366A76" w:rsidRPr="007F14AF" w:rsidRDefault="00366A76" w:rsidP="00366A76">
            <w:pPr>
              <w:jc w:val="center"/>
              <w:rPr>
                <w:ins w:id="208" w:author="Geetali Baruah" w:date="2020-12-28T21:44:00Z"/>
              </w:rPr>
            </w:pPr>
          </w:p>
        </w:tc>
        <w:tc>
          <w:tcPr>
            <w:tcW w:w="1363" w:type="dxa"/>
            <w:vMerge/>
            <w:shd w:val="clear" w:color="auto" w:fill="D0E6F6" w:themeFill="accent2" w:themeFillTint="33"/>
            <w:vAlign w:val="center"/>
            <w:hideMark/>
          </w:tcPr>
          <w:p w14:paraId="41B59C92" w14:textId="5C5388DF"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D0E6F6" w:themeFill="accent2" w:themeFillTint="33"/>
            <w:vAlign w:val="center"/>
            <w:hideMark/>
          </w:tcPr>
          <w:p w14:paraId="6F445F9C"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D0E6F6" w:themeFill="accent2" w:themeFillTint="33"/>
            <w:noWrap/>
            <w:vAlign w:val="center"/>
            <w:hideMark/>
          </w:tcPr>
          <w:p w14:paraId="2D14C3F5"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Dimension for flight length</w:t>
            </w:r>
          </w:p>
        </w:tc>
        <w:tc>
          <w:tcPr>
            <w:tcW w:w="991" w:type="dxa"/>
            <w:shd w:val="clear" w:color="auto" w:fill="D0E6F6" w:themeFill="accent2" w:themeFillTint="33"/>
            <w:noWrap/>
            <w:vAlign w:val="center"/>
            <w:hideMark/>
          </w:tcPr>
          <w:p w14:paraId="10AE5138"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1</w:t>
            </w:r>
          </w:p>
        </w:tc>
        <w:tc>
          <w:tcPr>
            <w:tcW w:w="1251" w:type="dxa"/>
            <w:shd w:val="clear" w:color="auto" w:fill="D0E6F6" w:themeFill="accent2" w:themeFillTint="33"/>
            <w:noWrap/>
            <w:vAlign w:val="center"/>
            <w:hideMark/>
          </w:tcPr>
          <w:p w14:paraId="0A6E8233"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366A76" w:rsidRPr="007F14AF" w14:paraId="03EC1194" w14:textId="77777777" w:rsidTr="00366A7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66F51B37" w14:textId="77777777" w:rsidR="00366A76" w:rsidRPr="007F14AF" w:rsidRDefault="00366A76" w:rsidP="00366A76">
            <w:pPr>
              <w:jc w:val="center"/>
              <w:rPr>
                <w:ins w:id="209" w:author="Geetali Baruah" w:date="2020-12-28T21:44:00Z"/>
              </w:rPr>
            </w:pPr>
          </w:p>
        </w:tc>
        <w:tc>
          <w:tcPr>
            <w:tcW w:w="1363" w:type="dxa"/>
            <w:vMerge/>
            <w:vAlign w:val="center"/>
            <w:hideMark/>
          </w:tcPr>
          <w:p w14:paraId="3FC0EC9B" w14:textId="7C9E7B82"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ign w:val="center"/>
            <w:hideMark/>
          </w:tcPr>
          <w:p w14:paraId="6741CA3A"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noWrap/>
            <w:vAlign w:val="center"/>
            <w:hideMark/>
          </w:tcPr>
          <w:p w14:paraId="61F7FDB1"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Dimension for flight width</w:t>
            </w:r>
          </w:p>
        </w:tc>
        <w:tc>
          <w:tcPr>
            <w:tcW w:w="991" w:type="dxa"/>
            <w:noWrap/>
            <w:vAlign w:val="center"/>
            <w:hideMark/>
          </w:tcPr>
          <w:p w14:paraId="01CC5B5A"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2</w:t>
            </w:r>
          </w:p>
        </w:tc>
        <w:tc>
          <w:tcPr>
            <w:tcW w:w="1251" w:type="dxa"/>
            <w:noWrap/>
            <w:vAlign w:val="center"/>
            <w:hideMark/>
          </w:tcPr>
          <w:p w14:paraId="17D93C54"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366A76" w:rsidRPr="007F14AF" w14:paraId="015CF233" w14:textId="77777777" w:rsidTr="00366A76">
        <w:trPr>
          <w:trHeight w:val="51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08E21B71" w14:textId="77777777" w:rsidR="00366A76" w:rsidRPr="007F14AF" w:rsidRDefault="00366A76" w:rsidP="00366A76">
            <w:pPr>
              <w:jc w:val="center"/>
              <w:rPr>
                <w:ins w:id="210" w:author="Geetali Baruah" w:date="2020-12-28T21:44:00Z"/>
              </w:rPr>
            </w:pPr>
          </w:p>
        </w:tc>
        <w:tc>
          <w:tcPr>
            <w:tcW w:w="1363" w:type="dxa"/>
            <w:vMerge/>
            <w:shd w:val="clear" w:color="auto" w:fill="D0E6F6" w:themeFill="accent2" w:themeFillTint="33"/>
            <w:vAlign w:val="center"/>
            <w:hideMark/>
          </w:tcPr>
          <w:p w14:paraId="2E28680E" w14:textId="642209E2"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D0E6F6" w:themeFill="accent2" w:themeFillTint="33"/>
            <w:vAlign w:val="center"/>
            <w:hideMark/>
          </w:tcPr>
          <w:p w14:paraId="5F2C9A08"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D0E6F6" w:themeFill="accent2" w:themeFillTint="33"/>
            <w:noWrap/>
            <w:vAlign w:val="center"/>
            <w:hideMark/>
          </w:tcPr>
          <w:p w14:paraId="4D1E008B"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Number of rises by drawing lines</w:t>
            </w:r>
          </w:p>
        </w:tc>
        <w:tc>
          <w:tcPr>
            <w:tcW w:w="991" w:type="dxa"/>
            <w:shd w:val="clear" w:color="auto" w:fill="D0E6F6" w:themeFill="accent2" w:themeFillTint="33"/>
            <w:noWrap/>
            <w:vAlign w:val="center"/>
            <w:hideMark/>
          </w:tcPr>
          <w:p w14:paraId="1307B3F5"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3</w:t>
            </w:r>
          </w:p>
        </w:tc>
        <w:tc>
          <w:tcPr>
            <w:tcW w:w="1251" w:type="dxa"/>
            <w:shd w:val="clear" w:color="auto" w:fill="D0E6F6" w:themeFill="accent2" w:themeFillTint="33"/>
            <w:noWrap/>
            <w:vAlign w:val="center"/>
            <w:hideMark/>
          </w:tcPr>
          <w:p w14:paraId="298F8137"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366A76" w:rsidRPr="007F14AF" w14:paraId="641923C7" w14:textId="77777777" w:rsidTr="00366A7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65C36C98" w14:textId="77777777" w:rsidR="00366A76" w:rsidRPr="007F14AF" w:rsidRDefault="00366A76" w:rsidP="00366A76">
            <w:pPr>
              <w:jc w:val="center"/>
              <w:rPr>
                <w:ins w:id="211" w:author="Geetali Baruah" w:date="2020-12-28T21:44:00Z"/>
              </w:rPr>
            </w:pPr>
          </w:p>
        </w:tc>
        <w:tc>
          <w:tcPr>
            <w:tcW w:w="1363" w:type="dxa"/>
            <w:vMerge/>
            <w:vAlign w:val="center"/>
            <w:hideMark/>
          </w:tcPr>
          <w:p w14:paraId="379D5596" w14:textId="65436696"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restart"/>
            <w:noWrap/>
            <w:vAlign w:val="center"/>
            <w:hideMark/>
          </w:tcPr>
          <w:p w14:paraId="29E92812"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7F14AF">
              <w:t>BLK_n_FLR_n_STAIR_n_LANDING_n</w:t>
            </w:r>
            <w:proofErr w:type="spellEnd"/>
          </w:p>
        </w:tc>
        <w:tc>
          <w:tcPr>
            <w:tcW w:w="2340" w:type="dxa"/>
            <w:noWrap/>
            <w:vAlign w:val="center"/>
            <w:hideMark/>
          </w:tcPr>
          <w:p w14:paraId="70B30670"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Polygon around each landing</w:t>
            </w:r>
          </w:p>
        </w:tc>
        <w:tc>
          <w:tcPr>
            <w:tcW w:w="991" w:type="dxa"/>
            <w:noWrap/>
            <w:vAlign w:val="center"/>
            <w:hideMark/>
          </w:tcPr>
          <w:p w14:paraId="1F0AF6F8"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7</w:t>
            </w:r>
          </w:p>
        </w:tc>
        <w:tc>
          <w:tcPr>
            <w:tcW w:w="1251" w:type="dxa"/>
            <w:noWrap/>
            <w:vAlign w:val="center"/>
            <w:hideMark/>
          </w:tcPr>
          <w:p w14:paraId="02B13A60"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366A76" w:rsidRPr="007F14AF" w14:paraId="5A5A4AD5" w14:textId="77777777" w:rsidTr="00366A76">
        <w:trPr>
          <w:trHeight w:val="51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05EF2DA3" w14:textId="77777777" w:rsidR="00366A76" w:rsidRPr="007F14AF" w:rsidRDefault="00366A76" w:rsidP="00366A76">
            <w:pPr>
              <w:jc w:val="center"/>
              <w:rPr>
                <w:ins w:id="212" w:author="Geetali Baruah" w:date="2020-12-28T21:44:00Z"/>
              </w:rPr>
            </w:pPr>
          </w:p>
        </w:tc>
        <w:tc>
          <w:tcPr>
            <w:tcW w:w="1363" w:type="dxa"/>
            <w:vMerge/>
            <w:shd w:val="clear" w:color="auto" w:fill="D0E6F6" w:themeFill="accent2" w:themeFillTint="33"/>
            <w:vAlign w:val="center"/>
            <w:hideMark/>
          </w:tcPr>
          <w:p w14:paraId="16BE8937" w14:textId="1529F6D6"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D0E6F6" w:themeFill="accent2" w:themeFillTint="33"/>
            <w:vAlign w:val="center"/>
            <w:hideMark/>
          </w:tcPr>
          <w:p w14:paraId="26A2B14A"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D0E6F6" w:themeFill="accent2" w:themeFillTint="33"/>
            <w:noWrap/>
            <w:vAlign w:val="center"/>
            <w:hideMark/>
          </w:tcPr>
          <w:p w14:paraId="4A782119"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Dimension for flight length</w:t>
            </w:r>
          </w:p>
        </w:tc>
        <w:tc>
          <w:tcPr>
            <w:tcW w:w="991" w:type="dxa"/>
            <w:shd w:val="clear" w:color="auto" w:fill="D0E6F6" w:themeFill="accent2" w:themeFillTint="33"/>
            <w:noWrap/>
            <w:vAlign w:val="center"/>
            <w:hideMark/>
          </w:tcPr>
          <w:p w14:paraId="7D9AA547"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1</w:t>
            </w:r>
          </w:p>
        </w:tc>
        <w:tc>
          <w:tcPr>
            <w:tcW w:w="1251" w:type="dxa"/>
            <w:shd w:val="clear" w:color="auto" w:fill="D0E6F6" w:themeFill="accent2" w:themeFillTint="33"/>
            <w:noWrap/>
            <w:vAlign w:val="center"/>
            <w:hideMark/>
          </w:tcPr>
          <w:p w14:paraId="30C395E5"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366A76" w:rsidRPr="007F14AF" w14:paraId="2A1A7D30" w14:textId="77777777" w:rsidTr="00366A76">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4A9B0AA5" w14:textId="77777777" w:rsidR="00366A76" w:rsidRPr="007F14AF" w:rsidRDefault="00366A76" w:rsidP="00366A76">
            <w:pPr>
              <w:jc w:val="center"/>
              <w:rPr>
                <w:ins w:id="213" w:author="Geetali Baruah" w:date="2020-12-28T21:44:00Z"/>
              </w:rPr>
            </w:pPr>
          </w:p>
        </w:tc>
        <w:tc>
          <w:tcPr>
            <w:tcW w:w="1363" w:type="dxa"/>
            <w:vMerge/>
            <w:vAlign w:val="center"/>
            <w:hideMark/>
          </w:tcPr>
          <w:p w14:paraId="6E6D88E7" w14:textId="43B67B0A"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ign w:val="center"/>
            <w:hideMark/>
          </w:tcPr>
          <w:p w14:paraId="7B29F482"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noWrap/>
            <w:vAlign w:val="center"/>
            <w:hideMark/>
          </w:tcPr>
          <w:p w14:paraId="13962354"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Dimension for flight width</w:t>
            </w:r>
          </w:p>
        </w:tc>
        <w:tc>
          <w:tcPr>
            <w:tcW w:w="991" w:type="dxa"/>
            <w:noWrap/>
            <w:vAlign w:val="center"/>
            <w:hideMark/>
          </w:tcPr>
          <w:p w14:paraId="01D609FD"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2</w:t>
            </w:r>
          </w:p>
        </w:tc>
        <w:tc>
          <w:tcPr>
            <w:tcW w:w="1251" w:type="dxa"/>
            <w:noWrap/>
            <w:vAlign w:val="center"/>
            <w:hideMark/>
          </w:tcPr>
          <w:p w14:paraId="0B49D26E"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366A76" w:rsidRPr="007F14AF" w14:paraId="41828532" w14:textId="77777777" w:rsidTr="0022468D">
        <w:trPr>
          <w:trHeight w:val="600"/>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auto"/>
            <w:noWrap/>
            <w:vAlign w:val="center"/>
            <w:hideMark/>
          </w:tcPr>
          <w:p w14:paraId="0C1087B6" w14:textId="7B42C3F7" w:rsidR="00366A76" w:rsidRPr="007F14AF" w:rsidRDefault="00366A76" w:rsidP="00366A76">
            <w:pPr>
              <w:jc w:val="center"/>
              <w:rPr>
                <w:ins w:id="214" w:author="Geetali Baruah" w:date="2020-12-28T21:44:00Z"/>
              </w:rPr>
            </w:pPr>
            <w:r>
              <w:t>9</w:t>
            </w:r>
          </w:p>
        </w:tc>
        <w:tc>
          <w:tcPr>
            <w:tcW w:w="1363" w:type="dxa"/>
            <w:vMerge w:val="restart"/>
            <w:shd w:val="clear" w:color="auto" w:fill="auto"/>
            <w:noWrap/>
            <w:vAlign w:val="center"/>
            <w:hideMark/>
          </w:tcPr>
          <w:p w14:paraId="480860AB" w14:textId="38F437E1"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Dwelling Units</w:t>
            </w:r>
          </w:p>
        </w:tc>
        <w:tc>
          <w:tcPr>
            <w:tcW w:w="3404" w:type="dxa"/>
            <w:vMerge w:val="restart"/>
            <w:shd w:val="clear" w:color="auto" w:fill="auto"/>
            <w:noWrap/>
            <w:vAlign w:val="center"/>
            <w:hideMark/>
          </w:tcPr>
          <w:p w14:paraId="04715026" w14:textId="26A30890"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7F14AF">
              <w:t>BLK_</w:t>
            </w:r>
            <w:r>
              <w:t>n</w:t>
            </w:r>
            <w:r w:rsidRPr="007F14AF">
              <w:t>_FLR_</w:t>
            </w:r>
            <w:r>
              <w:t>n</w:t>
            </w:r>
            <w:r w:rsidRPr="007F14AF">
              <w:t>_UNITFA</w:t>
            </w:r>
            <w:proofErr w:type="spellEnd"/>
          </w:p>
        </w:tc>
        <w:tc>
          <w:tcPr>
            <w:tcW w:w="2340" w:type="dxa"/>
            <w:shd w:val="clear" w:color="auto" w:fill="auto"/>
            <w:noWrap/>
            <w:vAlign w:val="center"/>
            <w:hideMark/>
          </w:tcPr>
          <w:p w14:paraId="0A1C74FC"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 xml:space="preserve">Draw as polygon on each </w:t>
            </w:r>
            <w:r w:rsidRPr="00F638F0">
              <w:rPr>
                <w:b/>
                <w:bCs/>
              </w:rPr>
              <w:t>EWS Dwelling Unit</w:t>
            </w:r>
          </w:p>
        </w:tc>
        <w:tc>
          <w:tcPr>
            <w:tcW w:w="991" w:type="dxa"/>
            <w:shd w:val="clear" w:color="auto" w:fill="auto"/>
            <w:vAlign w:val="center"/>
            <w:hideMark/>
          </w:tcPr>
          <w:p w14:paraId="00C09D59"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1</w:t>
            </w:r>
          </w:p>
        </w:tc>
        <w:tc>
          <w:tcPr>
            <w:tcW w:w="1251" w:type="dxa"/>
            <w:shd w:val="clear" w:color="auto" w:fill="auto"/>
            <w:noWrap/>
            <w:vAlign w:val="center"/>
            <w:hideMark/>
          </w:tcPr>
          <w:p w14:paraId="786122D7"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13852881" w14:textId="77777777" w:rsidTr="0022468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4D274E2F" w14:textId="77777777" w:rsidR="00366A76" w:rsidRPr="007F14AF" w:rsidRDefault="00366A76" w:rsidP="00366A76">
            <w:pPr>
              <w:jc w:val="center"/>
              <w:rPr>
                <w:ins w:id="215" w:author="Geetali Baruah" w:date="2020-12-28T21:44:00Z"/>
              </w:rPr>
            </w:pPr>
          </w:p>
        </w:tc>
        <w:tc>
          <w:tcPr>
            <w:tcW w:w="1363" w:type="dxa"/>
            <w:vMerge/>
            <w:shd w:val="clear" w:color="auto" w:fill="auto"/>
            <w:vAlign w:val="center"/>
            <w:hideMark/>
          </w:tcPr>
          <w:p w14:paraId="7EE7091E" w14:textId="713303D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hideMark/>
          </w:tcPr>
          <w:p w14:paraId="0055AED3"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noWrap/>
            <w:vAlign w:val="center"/>
            <w:hideMark/>
          </w:tcPr>
          <w:p w14:paraId="72208FEB"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 xml:space="preserve">Draw as polygon on each </w:t>
            </w:r>
            <w:r w:rsidRPr="00F638F0">
              <w:rPr>
                <w:b/>
                <w:bCs/>
              </w:rPr>
              <w:t>LIG Dwelling Unit</w:t>
            </w:r>
          </w:p>
        </w:tc>
        <w:tc>
          <w:tcPr>
            <w:tcW w:w="991" w:type="dxa"/>
            <w:shd w:val="clear" w:color="auto" w:fill="auto"/>
            <w:noWrap/>
            <w:vAlign w:val="center"/>
            <w:hideMark/>
          </w:tcPr>
          <w:p w14:paraId="663E1E36"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2</w:t>
            </w:r>
          </w:p>
        </w:tc>
        <w:tc>
          <w:tcPr>
            <w:tcW w:w="1251" w:type="dxa"/>
            <w:shd w:val="clear" w:color="auto" w:fill="auto"/>
            <w:noWrap/>
            <w:vAlign w:val="center"/>
            <w:hideMark/>
          </w:tcPr>
          <w:p w14:paraId="7819DECC"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3794A3EF" w14:textId="77777777" w:rsidTr="0022468D">
        <w:trPr>
          <w:trHeight w:val="52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300FF08B" w14:textId="77777777" w:rsidR="00366A76" w:rsidRPr="007F14AF" w:rsidRDefault="00366A76" w:rsidP="00366A76">
            <w:pPr>
              <w:jc w:val="center"/>
              <w:rPr>
                <w:ins w:id="216" w:author="Geetali Baruah" w:date="2020-12-28T21:44:00Z"/>
              </w:rPr>
            </w:pPr>
          </w:p>
        </w:tc>
        <w:tc>
          <w:tcPr>
            <w:tcW w:w="1363" w:type="dxa"/>
            <w:vMerge/>
            <w:shd w:val="clear" w:color="auto" w:fill="auto"/>
            <w:vAlign w:val="center"/>
            <w:hideMark/>
          </w:tcPr>
          <w:p w14:paraId="33A78CC2" w14:textId="77EF3D4F"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hideMark/>
          </w:tcPr>
          <w:p w14:paraId="3DCFBA87"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noWrap/>
            <w:vAlign w:val="center"/>
            <w:hideMark/>
          </w:tcPr>
          <w:p w14:paraId="6533B4E4"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 xml:space="preserve">Draw as polygon on each </w:t>
            </w:r>
            <w:r w:rsidRPr="00F638F0">
              <w:rPr>
                <w:b/>
                <w:bCs/>
              </w:rPr>
              <w:t>MIG 1 Dwelling Unit</w:t>
            </w:r>
          </w:p>
        </w:tc>
        <w:tc>
          <w:tcPr>
            <w:tcW w:w="991" w:type="dxa"/>
            <w:shd w:val="clear" w:color="auto" w:fill="auto"/>
            <w:noWrap/>
            <w:vAlign w:val="center"/>
            <w:hideMark/>
          </w:tcPr>
          <w:p w14:paraId="0BAF8598"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3</w:t>
            </w:r>
          </w:p>
        </w:tc>
        <w:tc>
          <w:tcPr>
            <w:tcW w:w="1251" w:type="dxa"/>
            <w:shd w:val="clear" w:color="auto" w:fill="auto"/>
            <w:noWrap/>
            <w:vAlign w:val="center"/>
            <w:hideMark/>
          </w:tcPr>
          <w:p w14:paraId="67A4C7DF"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2CED47AF" w14:textId="77777777" w:rsidTr="0022468D">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044DF868" w14:textId="77777777" w:rsidR="00366A76" w:rsidRPr="007F14AF" w:rsidRDefault="00366A76" w:rsidP="00366A76">
            <w:pPr>
              <w:jc w:val="center"/>
              <w:rPr>
                <w:ins w:id="217" w:author="Geetali Baruah" w:date="2020-12-28T21:44:00Z"/>
              </w:rPr>
            </w:pPr>
          </w:p>
        </w:tc>
        <w:tc>
          <w:tcPr>
            <w:tcW w:w="1363" w:type="dxa"/>
            <w:vMerge/>
            <w:shd w:val="clear" w:color="auto" w:fill="auto"/>
            <w:vAlign w:val="center"/>
            <w:hideMark/>
          </w:tcPr>
          <w:p w14:paraId="2F0A4BBD" w14:textId="6E8BCD40"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hideMark/>
          </w:tcPr>
          <w:p w14:paraId="39085133"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noWrap/>
            <w:vAlign w:val="center"/>
            <w:hideMark/>
          </w:tcPr>
          <w:p w14:paraId="0F1FEC92"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 xml:space="preserve">Draw as polygon on each </w:t>
            </w:r>
            <w:r w:rsidRPr="00F638F0">
              <w:rPr>
                <w:b/>
                <w:bCs/>
              </w:rPr>
              <w:t>MIG 2 Dwelling Unit</w:t>
            </w:r>
          </w:p>
        </w:tc>
        <w:tc>
          <w:tcPr>
            <w:tcW w:w="991" w:type="dxa"/>
            <w:shd w:val="clear" w:color="auto" w:fill="auto"/>
            <w:noWrap/>
            <w:vAlign w:val="center"/>
            <w:hideMark/>
          </w:tcPr>
          <w:p w14:paraId="56C344C0"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4</w:t>
            </w:r>
          </w:p>
        </w:tc>
        <w:tc>
          <w:tcPr>
            <w:tcW w:w="1251" w:type="dxa"/>
            <w:shd w:val="clear" w:color="auto" w:fill="auto"/>
            <w:noWrap/>
            <w:vAlign w:val="center"/>
            <w:hideMark/>
          </w:tcPr>
          <w:p w14:paraId="1C315DEE"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422A9E7D" w14:textId="77777777" w:rsidTr="0022468D">
        <w:trPr>
          <w:trHeight w:val="58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1D8C14CB" w14:textId="77777777" w:rsidR="00366A76" w:rsidRPr="007F14AF" w:rsidRDefault="00366A76" w:rsidP="00366A76">
            <w:pPr>
              <w:jc w:val="center"/>
              <w:rPr>
                <w:ins w:id="218" w:author="Geetali Baruah" w:date="2020-12-28T21:44:00Z"/>
              </w:rPr>
            </w:pPr>
          </w:p>
        </w:tc>
        <w:tc>
          <w:tcPr>
            <w:tcW w:w="1363" w:type="dxa"/>
            <w:vMerge/>
            <w:shd w:val="clear" w:color="auto" w:fill="auto"/>
            <w:vAlign w:val="center"/>
            <w:hideMark/>
          </w:tcPr>
          <w:p w14:paraId="2D0A1188" w14:textId="3E3F4D7A"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hideMark/>
          </w:tcPr>
          <w:p w14:paraId="764F66E5"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noWrap/>
            <w:vAlign w:val="center"/>
            <w:hideMark/>
          </w:tcPr>
          <w:p w14:paraId="5F2B4CE3"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 xml:space="preserve">Draw as polygon on each </w:t>
            </w:r>
            <w:r w:rsidRPr="00F638F0">
              <w:rPr>
                <w:b/>
                <w:bCs/>
              </w:rPr>
              <w:t>Other Category of  Dwelling Unit</w:t>
            </w:r>
          </w:p>
        </w:tc>
        <w:tc>
          <w:tcPr>
            <w:tcW w:w="991" w:type="dxa"/>
            <w:shd w:val="clear" w:color="auto" w:fill="auto"/>
            <w:noWrap/>
            <w:vAlign w:val="center"/>
            <w:hideMark/>
          </w:tcPr>
          <w:p w14:paraId="1B31774F"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5</w:t>
            </w:r>
          </w:p>
        </w:tc>
        <w:tc>
          <w:tcPr>
            <w:tcW w:w="1251" w:type="dxa"/>
            <w:shd w:val="clear" w:color="auto" w:fill="auto"/>
            <w:noWrap/>
            <w:vAlign w:val="center"/>
            <w:hideMark/>
          </w:tcPr>
          <w:p w14:paraId="53BAD92E"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0D9DDB15" w14:textId="77777777" w:rsidTr="0022468D">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6C18FC5B" w14:textId="77777777" w:rsidR="00366A76" w:rsidRPr="007F14AF" w:rsidRDefault="00366A76" w:rsidP="00366A76">
            <w:pPr>
              <w:jc w:val="center"/>
              <w:rPr>
                <w:ins w:id="219" w:author="Geetali Baruah" w:date="2020-12-28T21:44:00Z"/>
              </w:rPr>
            </w:pPr>
          </w:p>
        </w:tc>
        <w:tc>
          <w:tcPr>
            <w:tcW w:w="1363" w:type="dxa"/>
            <w:vMerge/>
            <w:shd w:val="clear" w:color="auto" w:fill="auto"/>
            <w:vAlign w:val="center"/>
            <w:hideMark/>
          </w:tcPr>
          <w:p w14:paraId="738CE39D" w14:textId="22067090"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hideMark/>
          </w:tcPr>
          <w:p w14:paraId="7F050308"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noWrap/>
            <w:vAlign w:val="center"/>
            <w:hideMark/>
          </w:tcPr>
          <w:p w14:paraId="7E5233A0"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 xml:space="preserve">Draw as polygon on each </w:t>
            </w:r>
            <w:r w:rsidRPr="00F638F0">
              <w:rPr>
                <w:b/>
                <w:bCs/>
              </w:rPr>
              <w:t>Room Unit</w:t>
            </w:r>
          </w:p>
        </w:tc>
        <w:tc>
          <w:tcPr>
            <w:tcW w:w="991" w:type="dxa"/>
            <w:shd w:val="clear" w:color="auto" w:fill="auto"/>
            <w:noWrap/>
            <w:vAlign w:val="center"/>
            <w:hideMark/>
          </w:tcPr>
          <w:p w14:paraId="32938CB8"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6</w:t>
            </w:r>
          </w:p>
        </w:tc>
        <w:tc>
          <w:tcPr>
            <w:tcW w:w="1251" w:type="dxa"/>
            <w:shd w:val="clear" w:color="auto" w:fill="auto"/>
            <w:noWrap/>
            <w:vAlign w:val="center"/>
            <w:hideMark/>
          </w:tcPr>
          <w:p w14:paraId="618A319A"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1CBAB8B3" w14:textId="77777777" w:rsidTr="00366A76">
        <w:trPr>
          <w:trHeight w:val="510"/>
        </w:trPr>
        <w:tc>
          <w:tcPr>
            <w:cnfStyle w:val="001000000000" w:firstRow="0" w:lastRow="0" w:firstColumn="1" w:lastColumn="0" w:oddVBand="0" w:evenVBand="0" w:oddHBand="0" w:evenHBand="0" w:firstRowFirstColumn="0" w:firstRowLastColumn="0" w:lastRowFirstColumn="0" w:lastRowLastColumn="0"/>
            <w:tcW w:w="831" w:type="dxa"/>
            <w:shd w:val="clear" w:color="auto" w:fill="D0E6F6" w:themeFill="accent2" w:themeFillTint="33"/>
            <w:noWrap/>
            <w:vAlign w:val="center"/>
            <w:hideMark/>
          </w:tcPr>
          <w:p w14:paraId="3CDC77E2" w14:textId="343DC3CB" w:rsidR="00366A76" w:rsidRPr="007F14AF" w:rsidRDefault="00366A76" w:rsidP="00366A76">
            <w:pPr>
              <w:jc w:val="center"/>
              <w:rPr>
                <w:ins w:id="220" w:author="Geetali Baruah" w:date="2020-12-28T21:44:00Z"/>
              </w:rPr>
            </w:pPr>
            <w:r>
              <w:t>10</w:t>
            </w:r>
          </w:p>
        </w:tc>
        <w:tc>
          <w:tcPr>
            <w:tcW w:w="1363" w:type="dxa"/>
            <w:shd w:val="clear" w:color="auto" w:fill="D0E6F6" w:themeFill="accent2" w:themeFillTint="33"/>
            <w:noWrap/>
            <w:hideMark/>
          </w:tcPr>
          <w:p w14:paraId="6B15E090" w14:textId="15962A2B"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Exit Travel Distance</w:t>
            </w:r>
          </w:p>
        </w:tc>
        <w:tc>
          <w:tcPr>
            <w:tcW w:w="3404" w:type="dxa"/>
            <w:shd w:val="clear" w:color="auto" w:fill="D0E6F6" w:themeFill="accent2" w:themeFillTint="33"/>
            <w:noWrap/>
            <w:hideMark/>
          </w:tcPr>
          <w:p w14:paraId="4154F0EB"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DIST_EXIT</w:t>
            </w:r>
          </w:p>
        </w:tc>
        <w:tc>
          <w:tcPr>
            <w:tcW w:w="2340" w:type="dxa"/>
            <w:shd w:val="clear" w:color="auto" w:fill="D0E6F6" w:themeFill="accent2" w:themeFillTint="33"/>
            <w:noWrap/>
            <w:hideMark/>
          </w:tcPr>
          <w:p w14:paraId="72AB43E8"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Multiple Dimensions for Maximum Travel Distance</w:t>
            </w:r>
          </w:p>
        </w:tc>
        <w:tc>
          <w:tcPr>
            <w:tcW w:w="991" w:type="dxa"/>
            <w:shd w:val="clear" w:color="auto" w:fill="D0E6F6" w:themeFill="accent2" w:themeFillTint="33"/>
            <w:noWrap/>
            <w:hideMark/>
          </w:tcPr>
          <w:p w14:paraId="2F5901A2" w14:textId="77777777" w:rsidR="00366A76" w:rsidRPr="007F14AF" w:rsidRDefault="00366A76" w:rsidP="00366A76">
            <w:pPr>
              <w:jc w:val="center"/>
              <w:cnfStyle w:val="000000000000" w:firstRow="0" w:lastRow="0" w:firstColumn="0" w:lastColumn="0" w:oddVBand="0" w:evenVBand="0" w:oddHBand="0" w:evenHBand="0" w:firstRowFirstColumn="0" w:firstRowLastColumn="0" w:lastRowFirstColumn="0" w:lastRowLastColumn="0"/>
            </w:pPr>
            <w:r w:rsidRPr="007F14AF">
              <w:t>7</w:t>
            </w:r>
          </w:p>
        </w:tc>
        <w:tc>
          <w:tcPr>
            <w:tcW w:w="1251" w:type="dxa"/>
            <w:shd w:val="clear" w:color="auto" w:fill="D0E6F6" w:themeFill="accent2" w:themeFillTint="33"/>
            <w:noWrap/>
            <w:hideMark/>
          </w:tcPr>
          <w:p w14:paraId="04A0827D"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366A76" w:rsidRPr="007F14AF" w14:paraId="79CC7BAB" w14:textId="77777777" w:rsidTr="0022468D">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shd w:val="clear" w:color="auto" w:fill="auto"/>
            <w:noWrap/>
            <w:vAlign w:val="center"/>
            <w:hideMark/>
          </w:tcPr>
          <w:p w14:paraId="3D429C03" w14:textId="05271A9F" w:rsidR="00366A76" w:rsidRPr="007F14AF" w:rsidRDefault="00366A76" w:rsidP="00366A76">
            <w:pPr>
              <w:jc w:val="center"/>
              <w:rPr>
                <w:ins w:id="221" w:author="Geetali Baruah" w:date="2020-12-28T21:44:00Z"/>
              </w:rPr>
            </w:pPr>
            <w:r>
              <w:t>11</w:t>
            </w:r>
          </w:p>
        </w:tc>
        <w:tc>
          <w:tcPr>
            <w:tcW w:w="1363" w:type="dxa"/>
            <w:shd w:val="clear" w:color="auto" w:fill="auto"/>
            <w:noWrap/>
            <w:hideMark/>
          </w:tcPr>
          <w:p w14:paraId="0779050A" w14:textId="70EFDEC8"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Exit Width Staircase</w:t>
            </w:r>
          </w:p>
        </w:tc>
        <w:tc>
          <w:tcPr>
            <w:tcW w:w="3404" w:type="dxa"/>
            <w:shd w:val="clear" w:color="auto" w:fill="auto"/>
            <w:hideMark/>
          </w:tcPr>
          <w:p w14:paraId="48C2FAD1"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7F14AF">
              <w:t>BLK_n_FLR_n_EXIT_WIDTH_STAIR</w:t>
            </w:r>
            <w:proofErr w:type="spellEnd"/>
          </w:p>
        </w:tc>
        <w:tc>
          <w:tcPr>
            <w:tcW w:w="2340" w:type="dxa"/>
            <w:shd w:val="clear" w:color="auto" w:fill="auto"/>
            <w:noWrap/>
            <w:hideMark/>
          </w:tcPr>
          <w:p w14:paraId="7B1D07E0"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Dimension for Staircase Exit width</w:t>
            </w:r>
          </w:p>
        </w:tc>
        <w:tc>
          <w:tcPr>
            <w:tcW w:w="991" w:type="dxa"/>
            <w:shd w:val="clear" w:color="auto" w:fill="auto"/>
            <w:noWrap/>
            <w:hideMark/>
          </w:tcPr>
          <w:p w14:paraId="23C4286B" w14:textId="77777777" w:rsidR="00366A76" w:rsidRPr="007F14AF" w:rsidRDefault="00366A76" w:rsidP="00366A76">
            <w:pPr>
              <w:jc w:val="center"/>
              <w:cnfStyle w:val="000000100000" w:firstRow="0" w:lastRow="0" w:firstColumn="0" w:lastColumn="0" w:oddVBand="0" w:evenVBand="0" w:oddHBand="1" w:evenHBand="0" w:firstRowFirstColumn="0" w:firstRowLastColumn="0" w:lastRowFirstColumn="0" w:lastRowLastColumn="0"/>
            </w:pPr>
            <w:r w:rsidRPr="007F14AF">
              <w:t>7</w:t>
            </w:r>
          </w:p>
        </w:tc>
        <w:tc>
          <w:tcPr>
            <w:tcW w:w="1251" w:type="dxa"/>
            <w:shd w:val="clear" w:color="auto" w:fill="auto"/>
            <w:noWrap/>
            <w:hideMark/>
          </w:tcPr>
          <w:p w14:paraId="374F5714"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366A76" w:rsidRPr="007F14AF" w14:paraId="359F84C3" w14:textId="77777777" w:rsidTr="00366A76">
        <w:trPr>
          <w:trHeight w:val="585"/>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D0E6F6" w:themeFill="accent2" w:themeFillTint="33"/>
            <w:noWrap/>
            <w:vAlign w:val="center"/>
            <w:hideMark/>
          </w:tcPr>
          <w:p w14:paraId="121EDBA3" w14:textId="7FA795D6" w:rsidR="00366A76" w:rsidRPr="007F14AF" w:rsidRDefault="00366A76" w:rsidP="00366A76">
            <w:pPr>
              <w:jc w:val="center"/>
              <w:rPr>
                <w:ins w:id="222" w:author="Geetali Baruah" w:date="2020-12-28T21:44:00Z"/>
              </w:rPr>
            </w:pPr>
            <w:r>
              <w:t>12</w:t>
            </w:r>
          </w:p>
        </w:tc>
        <w:tc>
          <w:tcPr>
            <w:tcW w:w="1363" w:type="dxa"/>
            <w:vMerge w:val="restart"/>
            <w:shd w:val="clear" w:color="auto" w:fill="D0E6F6" w:themeFill="accent2" w:themeFillTint="33"/>
            <w:noWrap/>
            <w:vAlign w:val="center"/>
            <w:hideMark/>
          </w:tcPr>
          <w:p w14:paraId="12006C1C" w14:textId="3F67F495"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DA Ramp</w:t>
            </w:r>
          </w:p>
        </w:tc>
        <w:tc>
          <w:tcPr>
            <w:tcW w:w="3404" w:type="dxa"/>
            <w:vMerge w:val="restart"/>
            <w:shd w:val="clear" w:color="auto" w:fill="D0E6F6" w:themeFill="accent2" w:themeFillTint="33"/>
            <w:vAlign w:val="center"/>
            <w:hideMark/>
          </w:tcPr>
          <w:p w14:paraId="35401C7B"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7F14AF">
              <w:t>BLK_n_DA_RAMP_n</w:t>
            </w:r>
            <w:proofErr w:type="spellEnd"/>
          </w:p>
        </w:tc>
        <w:tc>
          <w:tcPr>
            <w:tcW w:w="2340" w:type="dxa"/>
            <w:shd w:val="clear" w:color="auto" w:fill="D0E6F6" w:themeFill="accent2" w:themeFillTint="33"/>
            <w:vAlign w:val="center"/>
            <w:hideMark/>
          </w:tcPr>
          <w:p w14:paraId="779157E6"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Draw polygon around DA Ramp</w:t>
            </w:r>
          </w:p>
        </w:tc>
        <w:tc>
          <w:tcPr>
            <w:tcW w:w="991" w:type="dxa"/>
            <w:shd w:val="clear" w:color="auto" w:fill="D0E6F6" w:themeFill="accent2" w:themeFillTint="33"/>
            <w:noWrap/>
            <w:vAlign w:val="center"/>
            <w:hideMark/>
          </w:tcPr>
          <w:p w14:paraId="1DE5FBC2"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7</w:t>
            </w:r>
          </w:p>
        </w:tc>
        <w:tc>
          <w:tcPr>
            <w:tcW w:w="1251" w:type="dxa"/>
            <w:shd w:val="clear" w:color="auto" w:fill="D0E6F6" w:themeFill="accent2" w:themeFillTint="33"/>
            <w:noWrap/>
            <w:vAlign w:val="center"/>
            <w:hideMark/>
          </w:tcPr>
          <w:p w14:paraId="1AF7F5DB"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366A76" w:rsidRPr="007F14AF" w14:paraId="73D87773" w14:textId="77777777" w:rsidTr="00E33E1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831" w:type="dxa"/>
            <w:vMerge/>
            <w:vAlign w:val="center"/>
            <w:hideMark/>
          </w:tcPr>
          <w:p w14:paraId="628EDC7D" w14:textId="77777777" w:rsidR="00366A76" w:rsidRPr="007F14AF" w:rsidRDefault="00366A76" w:rsidP="00366A76">
            <w:pPr>
              <w:jc w:val="center"/>
              <w:rPr>
                <w:ins w:id="223" w:author="Geetali Baruah" w:date="2020-12-28T21:44:00Z"/>
              </w:rPr>
            </w:pPr>
          </w:p>
        </w:tc>
        <w:tc>
          <w:tcPr>
            <w:tcW w:w="1363" w:type="dxa"/>
            <w:vMerge/>
            <w:vAlign w:val="center"/>
            <w:hideMark/>
          </w:tcPr>
          <w:p w14:paraId="111366CD" w14:textId="44DCB815"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ign w:val="center"/>
            <w:hideMark/>
          </w:tcPr>
          <w:p w14:paraId="305B8E55"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vAlign w:val="center"/>
            <w:hideMark/>
          </w:tcPr>
          <w:p w14:paraId="43700DC6"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 xml:space="preserve">Add Slope in same layer with </w:t>
            </w:r>
            <w:proofErr w:type="spellStart"/>
            <w:r w:rsidRPr="007F14AF">
              <w:t>Mtext</w:t>
            </w:r>
            <w:proofErr w:type="spellEnd"/>
            <w:r w:rsidRPr="007F14AF">
              <w:t xml:space="preserve"> -  SLOPE=1IN8</w:t>
            </w:r>
          </w:p>
        </w:tc>
        <w:tc>
          <w:tcPr>
            <w:tcW w:w="991" w:type="dxa"/>
            <w:noWrap/>
            <w:vAlign w:val="center"/>
            <w:hideMark/>
          </w:tcPr>
          <w:p w14:paraId="3CCD35ED"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7</w:t>
            </w:r>
          </w:p>
        </w:tc>
        <w:tc>
          <w:tcPr>
            <w:tcW w:w="1251" w:type="dxa"/>
            <w:noWrap/>
            <w:vAlign w:val="center"/>
            <w:hideMark/>
          </w:tcPr>
          <w:p w14:paraId="279AAC80"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366A76" w:rsidRPr="007F14AF" w14:paraId="6EE6D8FC" w14:textId="77777777" w:rsidTr="00944E5E">
        <w:trPr>
          <w:trHeight w:val="570"/>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auto"/>
            <w:noWrap/>
            <w:vAlign w:val="center"/>
            <w:hideMark/>
          </w:tcPr>
          <w:p w14:paraId="240508C5" w14:textId="706E7E8A" w:rsidR="00366A76" w:rsidRPr="007F14AF" w:rsidRDefault="00366A76" w:rsidP="00366A76">
            <w:pPr>
              <w:jc w:val="center"/>
              <w:rPr>
                <w:ins w:id="224" w:author="Geetali Baruah" w:date="2020-12-28T21:44:00Z"/>
              </w:rPr>
            </w:pPr>
            <w:r>
              <w:t>13</w:t>
            </w:r>
          </w:p>
        </w:tc>
        <w:tc>
          <w:tcPr>
            <w:tcW w:w="1363" w:type="dxa"/>
            <w:vMerge w:val="restart"/>
            <w:shd w:val="clear" w:color="auto" w:fill="auto"/>
            <w:noWrap/>
            <w:vAlign w:val="center"/>
            <w:hideMark/>
          </w:tcPr>
          <w:p w14:paraId="7D228B23" w14:textId="1DAD7F9A"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Vehicular Ramp</w:t>
            </w:r>
          </w:p>
        </w:tc>
        <w:tc>
          <w:tcPr>
            <w:tcW w:w="3404" w:type="dxa"/>
            <w:vMerge w:val="restart"/>
            <w:shd w:val="clear" w:color="auto" w:fill="auto"/>
            <w:vAlign w:val="center"/>
            <w:hideMark/>
          </w:tcPr>
          <w:p w14:paraId="3140A62B"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7F14AF">
              <w:t>BLK_n_FLR_n_VEHICLE_RAMP_n</w:t>
            </w:r>
            <w:proofErr w:type="spellEnd"/>
          </w:p>
        </w:tc>
        <w:tc>
          <w:tcPr>
            <w:tcW w:w="2340" w:type="dxa"/>
            <w:shd w:val="clear" w:color="auto" w:fill="auto"/>
            <w:vAlign w:val="center"/>
            <w:hideMark/>
          </w:tcPr>
          <w:p w14:paraId="6CD1413A" w14:textId="77777777" w:rsidR="00366A76" w:rsidRPr="00F638F0" w:rsidRDefault="00366A76" w:rsidP="00366A76">
            <w:pPr>
              <w:cnfStyle w:val="000000000000" w:firstRow="0" w:lastRow="0" w:firstColumn="0" w:lastColumn="0" w:oddVBand="0" w:evenVBand="0" w:oddHBand="0" w:evenHBand="0" w:firstRowFirstColumn="0" w:firstRowLastColumn="0" w:lastRowFirstColumn="0" w:lastRowLastColumn="0"/>
              <w:rPr>
                <w:b/>
                <w:bCs/>
              </w:rPr>
            </w:pPr>
            <w:r w:rsidRPr="00F638F0">
              <w:rPr>
                <w:b/>
                <w:bCs/>
              </w:rPr>
              <w:t>LMV 1 Way</w:t>
            </w:r>
          </w:p>
          <w:p w14:paraId="32C04D27" w14:textId="7A2AD3A4" w:rsidR="00366A76" w:rsidRDefault="00366A76" w:rsidP="00366A76">
            <w:pPr>
              <w:cnfStyle w:val="000000000000" w:firstRow="0" w:lastRow="0" w:firstColumn="0" w:lastColumn="0" w:oddVBand="0" w:evenVBand="0" w:oddHBand="0" w:evenHBand="0" w:firstRowFirstColumn="0" w:firstRowLastColumn="0" w:lastRowFirstColumn="0" w:lastRowLastColumn="0"/>
            </w:pPr>
            <w:r>
              <w:t>-Draw polygon around Vehicular Ramp</w:t>
            </w:r>
          </w:p>
          <w:p w14:paraId="18337B31" w14:textId="58062640"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t xml:space="preserve">-Add Slope in same layer with </w:t>
            </w:r>
            <w:proofErr w:type="spellStart"/>
            <w:r>
              <w:t>Mtext</w:t>
            </w:r>
            <w:proofErr w:type="spellEnd"/>
            <w:r>
              <w:t xml:space="preserve"> -  SLOPE=1IN8</w:t>
            </w:r>
          </w:p>
        </w:tc>
        <w:tc>
          <w:tcPr>
            <w:tcW w:w="991" w:type="dxa"/>
            <w:shd w:val="clear" w:color="auto" w:fill="auto"/>
            <w:noWrap/>
            <w:vAlign w:val="center"/>
            <w:hideMark/>
          </w:tcPr>
          <w:p w14:paraId="0A09C9CA" w14:textId="2FC337BA"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t>1</w:t>
            </w:r>
          </w:p>
        </w:tc>
        <w:tc>
          <w:tcPr>
            <w:tcW w:w="1251" w:type="dxa"/>
            <w:shd w:val="clear" w:color="auto" w:fill="auto"/>
            <w:noWrap/>
            <w:vAlign w:val="center"/>
            <w:hideMark/>
          </w:tcPr>
          <w:p w14:paraId="348F0CB2"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162C748E" w14:textId="77777777" w:rsidTr="0022468D">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hideMark/>
          </w:tcPr>
          <w:p w14:paraId="36BBDD64" w14:textId="77777777" w:rsidR="00366A76" w:rsidRPr="007F14AF" w:rsidRDefault="00366A76" w:rsidP="00366A76">
            <w:pPr>
              <w:jc w:val="center"/>
              <w:rPr>
                <w:ins w:id="225" w:author="Geetali Baruah" w:date="2020-12-28T21:44:00Z"/>
              </w:rPr>
            </w:pPr>
          </w:p>
        </w:tc>
        <w:tc>
          <w:tcPr>
            <w:tcW w:w="1363" w:type="dxa"/>
            <w:vMerge/>
            <w:shd w:val="clear" w:color="auto" w:fill="auto"/>
            <w:vAlign w:val="center"/>
            <w:hideMark/>
          </w:tcPr>
          <w:p w14:paraId="2CA6191F" w14:textId="702E2E8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hideMark/>
          </w:tcPr>
          <w:p w14:paraId="7B1E863C"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vAlign w:val="center"/>
            <w:hideMark/>
          </w:tcPr>
          <w:p w14:paraId="438F733E" w14:textId="77777777" w:rsidR="00366A76" w:rsidRPr="00F638F0" w:rsidRDefault="00366A76" w:rsidP="00366A76">
            <w:pPr>
              <w:cnfStyle w:val="000000100000" w:firstRow="0" w:lastRow="0" w:firstColumn="0" w:lastColumn="0" w:oddVBand="0" w:evenVBand="0" w:oddHBand="1" w:evenHBand="0" w:firstRowFirstColumn="0" w:firstRowLastColumn="0" w:lastRowFirstColumn="0" w:lastRowLastColumn="0"/>
              <w:rPr>
                <w:b/>
                <w:bCs/>
              </w:rPr>
            </w:pPr>
            <w:r w:rsidRPr="00F638F0">
              <w:rPr>
                <w:b/>
                <w:bCs/>
              </w:rPr>
              <w:t>LMV - 2 Way</w:t>
            </w:r>
          </w:p>
          <w:p w14:paraId="7144DE2C" w14:textId="41AF3549" w:rsidR="00366A76" w:rsidRDefault="00366A76" w:rsidP="00366A76">
            <w:pPr>
              <w:cnfStyle w:val="000000100000" w:firstRow="0" w:lastRow="0" w:firstColumn="0" w:lastColumn="0" w:oddVBand="0" w:evenVBand="0" w:oddHBand="1" w:evenHBand="0" w:firstRowFirstColumn="0" w:firstRowLastColumn="0" w:lastRowFirstColumn="0" w:lastRowLastColumn="0"/>
            </w:pPr>
            <w:r>
              <w:t>-Draw polygon around Vehicular Ramp</w:t>
            </w:r>
          </w:p>
          <w:p w14:paraId="5D10B30A" w14:textId="799C188B"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t xml:space="preserve">-Add Slope in same layer with </w:t>
            </w:r>
            <w:proofErr w:type="spellStart"/>
            <w:r>
              <w:t>Mtext</w:t>
            </w:r>
            <w:proofErr w:type="spellEnd"/>
            <w:r>
              <w:t xml:space="preserve"> -  SLOPE=1IN8</w:t>
            </w:r>
          </w:p>
        </w:tc>
        <w:tc>
          <w:tcPr>
            <w:tcW w:w="991" w:type="dxa"/>
            <w:shd w:val="clear" w:color="auto" w:fill="auto"/>
            <w:noWrap/>
            <w:vAlign w:val="center"/>
            <w:hideMark/>
          </w:tcPr>
          <w:p w14:paraId="64B18197" w14:textId="2A33F4DE"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t>2</w:t>
            </w:r>
          </w:p>
        </w:tc>
        <w:tc>
          <w:tcPr>
            <w:tcW w:w="1251" w:type="dxa"/>
            <w:shd w:val="clear" w:color="auto" w:fill="auto"/>
            <w:noWrap/>
            <w:vAlign w:val="center"/>
            <w:hideMark/>
          </w:tcPr>
          <w:p w14:paraId="08C55A78"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0054EE2C" w14:textId="77777777" w:rsidTr="0022468D">
        <w:trPr>
          <w:trHeight w:val="58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4FA8B865" w14:textId="77777777" w:rsidR="00366A76" w:rsidRPr="007F14AF" w:rsidRDefault="00366A76" w:rsidP="00366A76">
            <w:pPr>
              <w:jc w:val="center"/>
            </w:pPr>
          </w:p>
        </w:tc>
        <w:tc>
          <w:tcPr>
            <w:tcW w:w="1363" w:type="dxa"/>
            <w:vMerge/>
            <w:shd w:val="clear" w:color="auto" w:fill="auto"/>
            <w:vAlign w:val="center"/>
          </w:tcPr>
          <w:p w14:paraId="16B6E551"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tcPr>
          <w:p w14:paraId="01881A1D"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tcPr>
          <w:p w14:paraId="7CF57A50" w14:textId="77777777" w:rsidR="00366A76" w:rsidRPr="00CD6DA7" w:rsidRDefault="00366A76" w:rsidP="00366A76">
            <w:pPr>
              <w:cnfStyle w:val="000000000000" w:firstRow="0" w:lastRow="0" w:firstColumn="0" w:lastColumn="0" w:oddVBand="0" w:evenVBand="0" w:oddHBand="0" w:evenHBand="0" w:firstRowFirstColumn="0" w:firstRowLastColumn="0" w:lastRowFirstColumn="0" w:lastRowLastColumn="0"/>
              <w:rPr>
                <w:b/>
                <w:bCs/>
              </w:rPr>
            </w:pPr>
            <w:r w:rsidRPr="00CD6DA7">
              <w:rPr>
                <w:b/>
                <w:bCs/>
              </w:rPr>
              <w:t>LCV - 1 way</w:t>
            </w:r>
          </w:p>
          <w:p w14:paraId="70623DF4" w14:textId="4AF0B74A" w:rsidR="00366A76" w:rsidRDefault="00366A76" w:rsidP="00366A76">
            <w:pPr>
              <w:cnfStyle w:val="000000000000" w:firstRow="0" w:lastRow="0" w:firstColumn="0" w:lastColumn="0" w:oddVBand="0" w:evenVBand="0" w:oddHBand="0" w:evenHBand="0" w:firstRowFirstColumn="0" w:firstRowLastColumn="0" w:lastRowFirstColumn="0" w:lastRowLastColumn="0"/>
            </w:pPr>
            <w:r>
              <w:t>-Draw polygon around Vehicular Ramp</w:t>
            </w:r>
          </w:p>
          <w:p w14:paraId="5D5E7B2A" w14:textId="0FB47444"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t xml:space="preserve">-Add Slope in same layer with </w:t>
            </w:r>
            <w:proofErr w:type="spellStart"/>
            <w:r>
              <w:t>Mtext</w:t>
            </w:r>
            <w:proofErr w:type="spellEnd"/>
            <w:r>
              <w:t xml:space="preserve"> -  SLOPE=1IN8</w:t>
            </w:r>
          </w:p>
        </w:tc>
        <w:tc>
          <w:tcPr>
            <w:tcW w:w="991" w:type="dxa"/>
            <w:shd w:val="clear" w:color="auto" w:fill="auto"/>
            <w:noWrap/>
            <w:vAlign w:val="center"/>
          </w:tcPr>
          <w:p w14:paraId="0CA7CFAE" w14:textId="2645A006"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t>3</w:t>
            </w:r>
          </w:p>
        </w:tc>
        <w:tc>
          <w:tcPr>
            <w:tcW w:w="1251" w:type="dxa"/>
            <w:shd w:val="clear" w:color="auto" w:fill="auto"/>
            <w:noWrap/>
            <w:vAlign w:val="center"/>
          </w:tcPr>
          <w:p w14:paraId="1CD707DA" w14:textId="17B6C2EB"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352A9A">
              <w:t>Optional as per design</w:t>
            </w:r>
          </w:p>
        </w:tc>
      </w:tr>
      <w:tr w:rsidR="00366A76" w:rsidRPr="007F14AF" w14:paraId="04B55F64" w14:textId="77777777" w:rsidTr="0022468D">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07517AC1" w14:textId="77777777" w:rsidR="00366A76" w:rsidRPr="007F14AF" w:rsidRDefault="00366A76" w:rsidP="00366A76">
            <w:pPr>
              <w:jc w:val="center"/>
            </w:pPr>
          </w:p>
        </w:tc>
        <w:tc>
          <w:tcPr>
            <w:tcW w:w="1363" w:type="dxa"/>
            <w:vMerge/>
            <w:shd w:val="clear" w:color="auto" w:fill="auto"/>
            <w:vAlign w:val="center"/>
          </w:tcPr>
          <w:p w14:paraId="5BDEE380"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tcPr>
          <w:p w14:paraId="10CA97D8"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vAlign w:val="center"/>
          </w:tcPr>
          <w:p w14:paraId="5B0F7993" w14:textId="77777777" w:rsidR="00366A76" w:rsidRPr="00CD6DA7" w:rsidRDefault="00366A76" w:rsidP="00366A76">
            <w:pPr>
              <w:cnfStyle w:val="000000100000" w:firstRow="0" w:lastRow="0" w:firstColumn="0" w:lastColumn="0" w:oddVBand="0" w:evenVBand="0" w:oddHBand="1" w:evenHBand="0" w:firstRowFirstColumn="0" w:firstRowLastColumn="0" w:lastRowFirstColumn="0" w:lastRowLastColumn="0"/>
              <w:rPr>
                <w:b/>
                <w:bCs/>
              </w:rPr>
            </w:pPr>
            <w:r w:rsidRPr="00CD6DA7">
              <w:rPr>
                <w:b/>
                <w:bCs/>
              </w:rPr>
              <w:t>LCV - 2 way</w:t>
            </w:r>
          </w:p>
          <w:p w14:paraId="7BB7E3BA" w14:textId="18DD1B23" w:rsidR="00366A76" w:rsidRDefault="00366A76" w:rsidP="00366A76">
            <w:pPr>
              <w:cnfStyle w:val="000000100000" w:firstRow="0" w:lastRow="0" w:firstColumn="0" w:lastColumn="0" w:oddVBand="0" w:evenVBand="0" w:oddHBand="1" w:evenHBand="0" w:firstRowFirstColumn="0" w:firstRowLastColumn="0" w:lastRowFirstColumn="0" w:lastRowLastColumn="0"/>
            </w:pPr>
            <w:r>
              <w:t>-Draw polygon around Vehicular Ramp</w:t>
            </w:r>
          </w:p>
          <w:p w14:paraId="472FF3FD" w14:textId="7566DDA9"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t xml:space="preserve">-Add Slope in same layer with </w:t>
            </w:r>
            <w:proofErr w:type="spellStart"/>
            <w:r>
              <w:t>Mtext</w:t>
            </w:r>
            <w:proofErr w:type="spellEnd"/>
            <w:r>
              <w:t xml:space="preserve"> -  SLOPE=1IN8</w:t>
            </w:r>
          </w:p>
        </w:tc>
        <w:tc>
          <w:tcPr>
            <w:tcW w:w="991" w:type="dxa"/>
            <w:shd w:val="clear" w:color="auto" w:fill="auto"/>
            <w:noWrap/>
            <w:vAlign w:val="center"/>
          </w:tcPr>
          <w:p w14:paraId="15B0056F" w14:textId="5818C292"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t>4</w:t>
            </w:r>
          </w:p>
        </w:tc>
        <w:tc>
          <w:tcPr>
            <w:tcW w:w="1251" w:type="dxa"/>
            <w:shd w:val="clear" w:color="auto" w:fill="auto"/>
            <w:noWrap/>
            <w:vAlign w:val="center"/>
          </w:tcPr>
          <w:p w14:paraId="1CCD229B" w14:textId="59606F1C"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352A9A">
              <w:t>Optional as per design</w:t>
            </w:r>
          </w:p>
        </w:tc>
      </w:tr>
      <w:tr w:rsidR="00366A76" w:rsidRPr="007F14AF" w14:paraId="09CC6F90" w14:textId="77777777" w:rsidTr="0022468D">
        <w:trPr>
          <w:trHeight w:val="58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1FBFDEAD" w14:textId="77777777" w:rsidR="00366A76" w:rsidRPr="007F14AF" w:rsidRDefault="00366A76" w:rsidP="00366A76">
            <w:pPr>
              <w:jc w:val="center"/>
            </w:pPr>
          </w:p>
        </w:tc>
        <w:tc>
          <w:tcPr>
            <w:tcW w:w="1363" w:type="dxa"/>
            <w:vMerge/>
            <w:shd w:val="clear" w:color="auto" w:fill="auto"/>
            <w:vAlign w:val="center"/>
          </w:tcPr>
          <w:p w14:paraId="1ECE4427"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tcPr>
          <w:p w14:paraId="6A195393"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tcPr>
          <w:p w14:paraId="6CE81ED7" w14:textId="77777777" w:rsidR="00366A76" w:rsidRPr="00CD6DA7" w:rsidRDefault="00366A76" w:rsidP="00366A76">
            <w:pPr>
              <w:cnfStyle w:val="000000000000" w:firstRow="0" w:lastRow="0" w:firstColumn="0" w:lastColumn="0" w:oddVBand="0" w:evenVBand="0" w:oddHBand="0" w:evenHBand="0" w:firstRowFirstColumn="0" w:firstRowLastColumn="0" w:lastRowFirstColumn="0" w:lastRowLastColumn="0"/>
              <w:rPr>
                <w:b/>
                <w:bCs/>
              </w:rPr>
            </w:pPr>
            <w:r w:rsidRPr="00CD6DA7">
              <w:rPr>
                <w:b/>
                <w:bCs/>
              </w:rPr>
              <w:t>HMV - 1 way</w:t>
            </w:r>
          </w:p>
          <w:p w14:paraId="1FF3FE77" w14:textId="06529555" w:rsidR="00366A76" w:rsidRDefault="00366A76" w:rsidP="00366A76">
            <w:pPr>
              <w:cnfStyle w:val="000000000000" w:firstRow="0" w:lastRow="0" w:firstColumn="0" w:lastColumn="0" w:oddVBand="0" w:evenVBand="0" w:oddHBand="0" w:evenHBand="0" w:firstRowFirstColumn="0" w:firstRowLastColumn="0" w:lastRowFirstColumn="0" w:lastRowLastColumn="0"/>
            </w:pPr>
            <w:r>
              <w:t>-Draw polygon around Vehicular Ramp</w:t>
            </w:r>
          </w:p>
          <w:p w14:paraId="68A80C36" w14:textId="293797F3"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t xml:space="preserve">-Add Slope in same layer with </w:t>
            </w:r>
            <w:proofErr w:type="spellStart"/>
            <w:r>
              <w:t>Mtext</w:t>
            </w:r>
            <w:proofErr w:type="spellEnd"/>
            <w:r>
              <w:t xml:space="preserve"> -  SLOPE=1IN8</w:t>
            </w:r>
          </w:p>
        </w:tc>
        <w:tc>
          <w:tcPr>
            <w:tcW w:w="991" w:type="dxa"/>
            <w:shd w:val="clear" w:color="auto" w:fill="auto"/>
            <w:noWrap/>
            <w:vAlign w:val="center"/>
          </w:tcPr>
          <w:p w14:paraId="11E95D58" w14:textId="48ED4450"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t>5</w:t>
            </w:r>
          </w:p>
        </w:tc>
        <w:tc>
          <w:tcPr>
            <w:tcW w:w="1251" w:type="dxa"/>
            <w:shd w:val="clear" w:color="auto" w:fill="auto"/>
            <w:noWrap/>
            <w:vAlign w:val="center"/>
          </w:tcPr>
          <w:p w14:paraId="40AEB7C2" w14:textId="639378C9"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352A9A">
              <w:t>Optional as per design</w:t>
            </w:r>
          </w:p>
        </w:tc>
      </w:tr>
      <w:tr w:rsidR="00366A76" w:rsidRPr="007F14AF" w14:paraId="2A864F44" w14:textId="77777777" w:rsidTr="0022468D">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15A3721F" w14:textId="77777777" w:rsidR="00366A76" w:rsidRPr="007F14AF" w:rsidRDefault="00366A76" w:rsidP="00366A76">
            <w:pPr>
              <w:jc w:val="center"/>
            </w:pPr>
          </w:p>
        </w:tc>
        <w:tc>
          <w:tcPr>
            <w:tcW w:w="1363" w:type="dxa"/>
            <w:vMerge/>
            <w:shd w:val="clear" w:color="auto" w:fill="auto"/>
            <w:vAlign w:val="center"/>
          </w:tcPr>
          <w:p w14:paraId="3A5DD1B9"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tcPr>
          <w:p w14:paraId="3C438478"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vAlign w:val="center"/>
          </w:tcPr>
          <w:p w14:paraId="1847528A" w14:textId="77777777" w:rsidR="00366A76" w:rsidRPr="00CD6DA7" w:rsidRDefault="00366A76" w:rsidP="00366A76">
            <w:pPr>
              <w:cnfStyle w:val="000000100000" w:firstRow="0" w:lastRow="0" w:firstColumn="0" w:lastColumn="0" w:oddVBand="0" w:evenVBand="0" w:oddHBand="1" w:evenHBand="0" w:firstRowFirstColumn="0" w:firstRowLastColumn="0" w:lastRowFirstColumn="0" w:lastRowLastColumn="0"/>
              <w:rPr>
                <w:b/>
                <w:bCs/>
              </w:rPr>
            </w:pPr>
            <w:r w:rsidRPr="00CD6DA7">
              <w:rPr>
                <w:b/>
                <w:bCs/>
              </w:rPr>
              <w:t>HMV - 2 way</w:t>
            </w:r>
          </w:p>
          <w:p w14:paraId="0336259E" w14:textId="54CD1659" w:rsidR="00366A76" w:rsidRDefault="00366A76" w:rsidP="00366A76">
            <w:pPr>
              <w:cnfStyle w:val="000000100000" w:firstRow="0" w:lastRow="0" w:firstColumn="0" w:lastColumn="0" w:oddVBand="0" w:evenVBand="0" w:oddHBand="1" w:evenHBand="0" w:firstRowFirstColumn="0" w:firstRowLastColumn="0" w:lastRowFirstColumn="0" w:lastRowLastColumn="0"/>
            </w:pPr>
            <w:r>
              <w:t>-Draw polygon around Vehicular Ramp</w:t>
            </w:r>
          </w:p>
          <w:p w14:paraId="053DB668" w14:textId="5ADF42B3"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t xml:space="preserve">-Add Slope in same layer with </w:t>
            </w:r>
            <w:proofErr w:type="spellStart"/>
            <w:r>
              <w:t>Mtext</w:t>
            </w:r>
            <w:proofErr w:type="spellEnd"/>
            <w:r>
              <w:t xml:space="preserve"> -  SLOPE=1IN8</w:t>
            </w:r>
          </w:p>
        </w:tc>
        <w:tc>
          <w:tcPr>
            <w:tcW w:w="991" w:type="dxa"/>
            <w:shd w:val="clear" w:color="auto" w:fill="auto"/>
            <w:noWrap/>
            <w:vAlign w:val="center"/>
          </w:tcPr>
          <w:p w14:paraId="2B8B59D9" w14:textId="516292C5"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t>6</w:t>
            </w:r>
          </w:p>
        </w:tc>
        <w:tc>
          <w:tcPr>
            <w:tcW w:w="1251" w:type="dxa"/>
            <w:shd w:val="clear" w:color="auto" w:fill="auto"/>
            <w:noWrap/>
            <w:vAlign w:val="center"/>
          </w:tcPr>
          <w:p w14:paraId="1C0297CD" w14:textId="2B8D9B46"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352A9A">
              <w:t>Optional as per design</w:t>
            </w:r>
          </w:p>
        </w:tc>
      </w:tr>
      <w:tr w:rsidR="00366A76" w:rsidRPr="007F14AF" w14:paraId="19958DFE" w14:textId="77777777" w:rsidTr="0022468D">
        <w:trPr>
          <w:trHeight w:val="58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3724F6CE" w14:textId="77777777" w:rsidR="00366A76" w:rsidRPr="007F14AF" w:rsidRDefault="00366A76" w:rsidP="00366A76">
            <w:pPr>
              <w:jc w:val="center"/>
            </w:pPr>
          </w:p>
        </w:tc>
        <w:tc>
          <w:tcPr>
            <w:tcW w:w="1363" w:type="dxa"/>
            <w:vMerge/>
            <w:shd w:val="clear" w:color="auto" w:fill="auto"/>
            <w:vAlign w:val="center"/>
          </w:tcPr>
          <w:p w14:paraId="201D0ECF"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tcPr>
          <w:p w14:paraId="15CDEA1A"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tcPr>
          <w:p w14:paraId="63E97622" w14:textId="77777777" w:rsidR="00366A76" w:rsidRPr="00CD6DA7" w:rsidRDefault="00366A76" w:rsidP="00366A76">
            <w:pPr>
              <w:cnfStyle w:val="000000000000" w:firstRow="0" w:lastRow="0" w:firstColumn="0" w:lastColumn="0" w:oddVBand="0" w:evenVBand="0" w:oddHBand="0" w:evenHBand="0" w:firstRowFirstColumn="0" w:firstRowLastColumn="0" w:lastRowFirstColumn="0" w:lastRowLastColumn="0"/>
              <w:rPr>
                <w:b/>
                <w:bCs/>
              </w:rPr>
            </w:pPr>
            <w:r w:rsidRPr="00CD6DA7">
              <w:rPr>
                <w:b/>
                <w:bCs/>
              </w:rPr>
              <w:t>Fire tender</w:t>
            </w:r>
          </w:p>
          <w:p w14:paraId="0E65DBE2" w14:textId="420EBC39" w:rsidR="00366A76" w:rsidRDefault="00366A76" w:rsidP="00366A76">
            <w:pPr>
              <w:cnfStyle w:val="000000000000" w:firstRow="0" w:lastRow="0" w:firstColumn="0" w:lastColumn="0" w:oddVBand="0" w:evenVBand="0" w:oddHBand="0" w:evenHBand="0" w:firstRowFirstColumn="0" w:firstRowLastColumn="0" w:lastRowFirstColumn="0" w:lastRowLastColumn="0"/>
            </w:pPr>
            <w:r>
              <w:t>-Draw polygon around Vehicular Ramp</w:t>
            </w:r>
          </w:p>
          <w:p w14:paraId="179AA530" w14:textId="4A579F76"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t xml:space="preserve">-Add Slope in same layer with </w:t>
            </w:r>
            <w:proofErr w:type="spellStart"/>
            <w:r>
              <w:t>Mtext</w:t>
            </w:r>
            <w:proofErr w:type="spellEnd"/>
            <w:r>
              <w:t xml:space="preserve"> -  SLOPE=1IN10</w:t>
            </w:r>
          </w:p>
        </w:tc>
        <w:tc>
          <w:tcPr>
            <w:tcW w:w="991" w:type="dxa"/>
            <w:shd w:val="clear" w:color="auto" w:fill="auto"/>
            <w:noWrap/>
            <w:vAlign w:val="center"/>
          </w:tcPr>
          <w:p w14:paraId="22BFEFB1" w14:textId="4DA56403"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t>8</w:t>
            </w:r>
          </w:p>
        </w:tc>
        <w:tc>
          <w:tcPr>
            <w:tcW w:w="1251" w:type="dxa"/>
            <w:shd w:val="clear" w:color="auto" w:fill="auto"/>
            <w:noWrap/>
            <w:vAlign w:val="center"/>
          </w:tcPr>
          <w:p w14:paraId="385B1731" w14:textId="728AA79D"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352A9A">
              <w:t>Optional as per design</w:t>
            </w:r>
          </w:p>
        </w:tc>
      </w:tr>
      <w:tr w:rsidR="00366A76" w:rsidRPr="007F14AF" w14:paraId="0902B4AB" w14:textId="77777777" w:rsidTr="00E33E1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192399D4" w14:textId="1BF37A25" w:rsidR="00366A76" w:rsidRPr="007F14AF" w:rsidRDefault="00366A76" w:rsidP="00366A76">
            <w:pPr>
              <w:jc w:val="center"/>
            </w:pPr>
            <w:r>
              <w:t>14</w:t>
            </w:r>
          </w:p>
        </w:tc>
        <w:tc>
          <w:tcPr>
            <w:tcW w:w="1363" w:type="dxa"/>
            <w:vAlign w:val="center"/>
          </w:tcPr>
          <w:p w14:paraId="05D1124A" w14:textId="10D6ADEA"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5A73C2">
              <w:t>Interior open space</w:t>
            </w:r>
          </w:p>
        </w:tc>
        <w:tc>
          <w:tcPr>
            <w:tcW w:w="3404" w:type="dxa"/>
            <w:vAlign w:val="center"/>
          </w:tcPr>
          <w:p w14:paraId="40B7642B" w14:textId="0FA12DCF"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5A73C2">
              <w:t>BLK_n_FLR_n_COURTYARD_INNER</w:t>
            </w:r>
            <w:proofErr w:type="spellEnd"/>
          </w:p>
        </w:tc>
        <w:tc>
          <w:tcPr>
            <w:tcW w:w="2340" w:type="dxa"/>
            <w:vAlign w:val="center"/>
          </w:tcPr>
          <w:p w14:paraId="568AA3CE" w14:textId="11BEC290"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5A73C2">
              <w:t>Draw polygon around interior open space on each floor</w:t>
            </w:r>
          </w:p>
        </w:tc>
        <w:tc>
          <w:tcPr>
            <w:tcW w:w="991" w:type="dxa"/>
            <w:noWrap/>
            <w:vAlign w:val="center"/>
          </w:tcPr>
          <w:p w14:paraId="1FBAFC0A" w14:textId="5E3AD79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t>7</w:t>
            </w:r>
          </w:p>
        </w:tc>
        <w:tc>
          <w:tcPr>
            <w:tcW w:w="1251" w:type="dxa"/>
            <w:noWrap/>
            <w:vAlign w:val="center"/>
          </w:tcPr>
          <w:p w14:paraId="6363DC2E" w14:textId="7BE652A6"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366A76" w:rsidRPr="007F14AF" w14:paraId="3C50973E" w14:textId="77777777" w:rsidTr="0022468D">
        <w:trPr>
          <w:trHeight w:val="585"/>
        </w:trPr>
        <w:tc>
          <w:tcPr>
            <w:cnfStyle w:val="001000000000" w:firstRow="0" w:lastRow="0" w:firstColumn="1" w:lastColumn="0" w:oddVBand="0" w:evenVBand="0" w:oddHBand="0" w:evenHBand="0" w:firstRowFirstColumn="0" w:firstRowLastColumn="0" w:lastRowFirstColumn="0" w:lastRowLastColumn="0"/>
            <w:tcW w:w="831" w:type="dxa"/>
            <w:shd w:val="clear" w:color="auto" w:fill="auto"/>
            <w:vAlign w:val="center"/>
          </w:tcPr>
          <w:p w14:paraId="14BC030D" w14:textId="6D0DD6BA" w:rsidR="00366A76" w:rsidRDefault="00366A76" w:rsidP="00366A76">
            <w:pPr>
              <w:jc w:val="center"/>
            </w:pPr>
            <w:r>
              <w:t>15</w:t>
            </w:r>
          </w:p>
        </w:tc>
        <w:tc>
          <w:tcPr>
            <w:tcW w:w="1363" w:type="dxa"/>
            <w:shd w:val="clear" w:color="auto" w:fill="auto"/>
            <w:vAlign w:val="center"/>
          </w:tcPr>
          <w:p w14:paraId="0BCDD853" w14:textId="4F099741" w:rsidR="00366A76" w:rsidRPr="005A73C2" w:rsidRDefault="00366A76" w:rsidP="00366A76">
            <w:pPr>
              <w:cnfStyle w:val="000000000000" w:firstRow="0" w:lastRow="0" w:firstColumn="0" w:lastColumn="0" w:oddVBand="0" w:evenVBand="0" w:oddHBand="0" w:evenHBand="0" w:firstRowFirstColumn="0" w:firstRowLastColumn="0" w:lastRowFirstColumn="0" w:lastRowLastColumn="0"/>
            </w:pPr>
            <w:r w:rsidRPr="002D6111">
              <w:t>Light and Ventilation</w:t>
            </w:r>
          </w:p>
        </w:tc>
        <w:tc>
          <w:tcPr>
            <w:tcW w:w="3404" w:type="dxa"/>
            <w:shd w:val="clear" w:color="auto" w:fill="auto"/>
            <w:vAlign w:val="center"/>
          </w:tcPr>
          <w:p w14:paraId="72F0B061" w14:textId="3EC65BDA" w:rsidR="00366A76" w:rsidRPr="005A73C2"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2D6111">
              <w:t>BLK_n_FLR_n_ROOM_n_LIGHT_VENTILATION_n</w:t>
            </w:r>
            <w:proofErr w:type="spellEnd"/>
          </w:p>
        </w:tc>
        <w:tc>
          <w:tcPr>
            <w:tcW w:w="2340" w:type="dxa"/>
            <w:shd w:val="clear" w:color="auto" w:fill="auto"/>
            <w:vAlign w:val="center"/>
          </w:tcPr>
          <w:p w14:paraId="16AB7D57" w14:textId="11A0455B" w:rsidR="00366A76" w:rsidRPr="005A73C2" w:rsidRDefault="00366A76" w:rsidP="00366A76">
            <w:pPr>
              <w:cnfStyle w:val="000000000000" w:firstRow="0" w:lastRow="0" w:firstColumn="0" w:lastColumn="0" w:oddVBand="0" w:evenVBand="0" w:oddHBand="0" w:evenHBand="0" w:firstRowFirstColumn="0" w:firstRowLastColumn="0" w:lastRowFirstColumn="0" w:lastRowLastColumn="0"/>
            </w:pPr>
            <w:r w:rsidRPr="002D6111">
              <w:t>Draw polygon with dimension of window on the floor plan</w:t>
            </w:r>
          </w:p>
        </w:tc>
        <w:tc>
          <w:tcPr>
            <w:tcW w:w="991" w:type="dxa"/>
            <w:shd w:val="clear" w:color="auto" w:fill="auto"/>
            <w:noWrap/>
            <w:vAlign w:val="center"/>
          </w:tcPr>
          <w:p w14:paraId="4BF42F12" w14:textId="35F7516C" w:rsidR="00366A76" w:rsidRDefault="00366A76" w:rsidP="00366A76">
            <w:pPr>
              <w:cnfStyle w:val="000000000000" w:firstRow="0" w:lastRow="0" w:firstColumn="0" w:lastColumn="0" w:oddVBand="0" w:evenVBand="0" w:oddHBand="0" w:evenHBand="0" w:firstRowFirstColumn="0" w:firstRowLastColumn="0" w:lastRowFirstColumn="0" w:lastRowLastColumn="0"/>
            </w:pPr>
            <w:r w:rsidRPr="002D6111">
              <w:t>RGB 19,155,72</w:t>
            </w:r>
          </w:p>
        </w:tc>
        <w:tc>
          <w:tcPr>
            <w:tcW w:w="1251" w:type="dxa"/>
            <w:shd w:val="clear" w:color="auto" w:fill="auto"/>
            <w:noWrap/>
            <w:vAlign w:val="center"/>
          </w:tcPr>
          <w:p w14:paraId="71BEB5C7" w14:textId="677A3C1C"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2D6111">
              <w:t>Mandatory where habitable room (Naturally Ventilated) is provided</w:t>
            </w:r>
          </w:p>
        </w:tc>
      </w:tr>
      <w:tr w:rsidR="00366A76" w:rsidRPr="007F14AF" w14:paraId="35D2DDC7" w14:textId="77777777" w:rsidTr="00E33E1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5585A2F1" w14:textId="4AF049BB" w:rsidR="00366A76" w:rsidRDefault="00366A76" w:rsidP="00366A76">
            <w:pPr>
              <w:jc w:val="center"/>
            </w:pPr>
            <w:r>
              <w:t>16</w:t>
            </w:r>
          </w:p>
        </w:tc>
        <w:tc>
          <w:tcPr>
            <w:tcW w:w="1363" w:type="dxa"/>
            <w:vAlign w:val="center"/>
          </w:tcPr>
          <w:p w14:paraId="02C8D597" w14:textId="20A4074A"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r w:rsidRPr="00CD6DA7">
              <w:t>Solar photo voltaic Panels</w:t>
            </w:r>
          </w:p>
        </w:tc>
        <w:tc>
          <w:tcPr>
            <w:tcW w:w="3404" w:type="dxa"/>
            <w:vAlign w:val="center"/>
          </w:tcPr>
          <w:p w14:paraId="6DB6B3C1" w14:textId="6A9202C3"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r w:rsidRPr="00CD6DA7">
              <w:t>SOLAR_PANEL</w:t>
            </w:r>
          </w:p>
        </w:tc>
        <w:tc>
          <w:tcPr>
            <w:tcW w:w="2340" w:type="dxa"/>
            <w:vAlign w:val="center"/>
          </w:tcPr>
          <w:p w14:paraId="151AF246" w14:textId="261B63C8"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r w:rsidRPr="00CD6DA7">
              <w:t>Draw polygon outlining Solar Panels to mention location and provide Generation capacity in Plan Info</w:t>
            </w:r>
          </w:p>
        </w:tc>
        <w:tc>
          <w:tcPr>
            <w:tcW w:w="991" w:type="dxa"/>
            <w:noWrap/>
            <w:vAlign w:val="center"/>
          </w:tcPr>
          <w:p w14:paraId="45CD14E9" w14:textId="1124CD70"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r>
              <w:t>3</w:t>
            </w:r>
          </w:p>
        </w:tc>
        <w:tc>
          <w:tcPr>
            <w:tcW w:w="1251" w:type="dxa"/>
            <w:noWrap/>
            <w:vAlign w:val="center"/>
          </w:tcPr>
          <w:p w14:paraId="67A8124C" w14:textId="6AF246A3"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r w:rsidRPr="00CD6DA7">
              <w:t>Mandatory as per rule</w:t>
            </w:r>
          </w:p>
        </w:tc>
      </w:tr>
      <w:tr w:rsidR="00366A76" w:rsidRPr="007F14AF" w14:paraId="3416979F" w14:textId="77777777" w:rsidTr="0022468D">
        <w:trPr>
          <w:trHeight w:val="585"/>
        </w:trPr>
        <w:tc>
          <w:tcPr>
            <w:cnfStyle w:val="001000000000" w:firstRow="0" w:lastRow="0" w:firstColumn="1" w:lastColumn="0" w:oddVBand="0" w:evenVBand="0" w:oddHBand="0" w:evenHBand="0" w:firstRowFirstColumn="0" w:firstRowLastColumn="0" w:lastRowFirstColumn="0" w:lastRowLastColumn="0"/>
            <w:tcW w:w="831" w:type="dxa"/>
            <w:shd w:val="clear" w:color="auto" w:fill="auto"/>
            <w:vAlign w:val="center"/>
          </w:tcPr>
          <w:p w14:paraId="5B27294B" w14:textId="2AD5CEAF" w:rsidR="00366A76" w:rsidRDefault="00366A76" w:rsidP="00366A76">
            <w:pPr>
              <w:jc w:val="center"/>
            </w:pPr>
            <w:r>
              <w:t>17</w:t>
            </w:r>
          </w:p>
        </w:tc>
        <w:tc>
          <w:tcPr>
            <w:tcW w:w="1363" w:type="dxa"/>
            <w:shd w:val="clear" w:color="auto" w:fill="auto"/>
            <w:vAlign w:val="center"/>
          </w:tcPr>
          <w:p w14:paraId="0867FE69" w14:textId="27F345D0"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r w:rsidRPr="00CD6DA7">
              <w:t>Solar water heating system</w:t>
            </w:r>
          </w:p>
        </w:tc>
        <w:tc>
          <w:tcPr>
            <w:tcW w:w="3404" w:type="dxa"/>
            <w:shd w:val="clear" w:color="auto" w:fill="auto"/>
            <w:vAlign w:val="center"/>
          </w:tcPr>
          <w:p w14:paraId="1897C5A8" w14:textId="61419D51"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r w:rsidRPr="00CD6DA7">
              <w:t>SOLAR_WATER_HEATER</w:t>
            </w:r>
          </w:p>
        </w:tc>
        <w:tc>
          <w:tcPr>
            <w:tcW w:w="2340" w:type="dxa"/>
            <w:shd w:val="clear" w:color="auto" w:fill="auto"/>
            <w:vAlign w:val="center"/>
          </w:tcPr>
          <w:p w14:paraId="11868AC3" w14:textId="6A851BE6"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r w:rsidRPr="00CD6DA7">
              <w:t>Draw polygon outlining Solar Water Heater to mention location and provide capacity in LPD in Plan Info</w:t>
            </w:r>
          </w:p>
        </w:tc>
        <w:tc>
          <w:tcPr>
            <w:tcW w:w="991" w:type="dxa"/>
            <w:shd w:val="clear" w:color="auto" w:fill="auto"/>
            <w:noWrap/>
            <w:vAlign w:val="center"/>
          </w:tcPr>
          <w:p w14:paraId="71860E50" w14:textId="4BEA0E44"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r>
              <w:t>7</w:t>
            </w:r>
          </w:p>
        </w:tc>
        <w:tc>
          <w:tcPr>
            <w:tcW w:w="1251" w:type="dxa"/>
            <w:shd w:val="clear" w:color="auto" w:fill="auto"/>
            <w:noWrap/>
            <w:vAlign w:val="center"/>
          </w:tcPr>
          <w:p w14:paraId="3EE00B19" w14:textId="41A90FF7"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r w:rsidRPr="00CD6DA7">
              <w:t>Mandatory as per rule</w:t>
            </w:r>
          </w:p>
        </w:tc>
      </w:tr>
      <w:tr w:rsidR="00366A76" w:rsidRPr="007F14AF" w14:paraId="7C744240" w14:textId="77777777" w:rsidTr="00E33E1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val="restart"/>
            <w:vAlign w:val="center"/>
          </w:tcPr>
          <w:p w14:paraId="2E6DC413" w14:textId="2AD9F3C3" w:rsidR="00366A76" w:rsidRDefault="00366A76" w:rsidP="00366A76">
            <w:pPr>
              <w:jc w:val="center"/>
            </w:pPr>
            <w:r>
              <w:t>18</w:t>
            </w:r>
          </w:p>
        </w:tc>
        <w:tc>
          <w:tcPr>
            <w:tcW w:w="1363" w:type="dxa"/>
            <w:vMerge w:val="restart"/>
            <w:vAlign w:val="center"/>
          </w:tcPr>
          <w:p w14:paraId="4407D8A8" w14:textId="4898FE37"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r w:rsidRPr="00CD6DA7">
              <w:t>Lifts</w:t>
            </w:r>
          </w:p>
        </w:tc>
        <w:tc>
          <w:tcPr>
            <w:tcW w:w="3404" w:type="dxa"/>
            <w:vMerge w:val="restart"/>
            <w:vAlign w:val="center"/>
          </w:tcPr>
          <w:p w14:paraId="7C0F7101" w14:textId="66E7F2CD"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CD6DA7">
              <w:t>BLK_n_FLR_n_LIFT_n</w:t>
            </w:r>
            <w:proofErr w:type="spellEnd"/>
          </w:p>
        </w:tc>
        <w:tc>
          <w:tcPr>
            <w:tcW w:w="2340" w:type="dxa"/>
            <w:vAlign w:val="center"/>
          </w:tcPr>
          <w:p w14:paraId="27FE01C7" w14:textId="77777777" w:rsidR="00366A76" w:rsidRPr="005C48A2" w:rsidRDefault="00366A76" w:rsidP="00366A76">
            <w:pPr>
              <w:cnfStyle w:val="000000100000" w:firstRow="0" w:lastRow="0" w:firstColumn="0" w:lastColumn="0" w:oddVBand="0" w:evenVBand="0" w:oddHBand="1" w:evenHBand="0" w:firstRowFirstColumn="0" w:firstRowLastColumn="0" w:lastRowFirstColumn="0" w:lastRowLastColumn="0"/>
              <w:rPr>
                <w:b/>
                <w:bCs/>
              </w:rPr>
            </w:pPr>
            <w:r w:rsidRPr="005C48A2">
              <w:rPr>
                <w:b/>
                <w:bCs/>
              </w:rPr>
              <w:t>General Lift</w:t>
            </w:r>
          </w:p>
          <w:p w14:paraId="776F3A9B" w14:textId="56970529"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r>
              <w:t>Draw polygon to mark lift location</w:t>
            </w:r>
          </w:p>
        </w:tc>
        <w:tc>
          <w:tcPr>
            <w:tcW w:w="991" w:type="dxa"/>
            <w:noWrap/>
            <w:vAlign w:val="center"/>
          </w:tcPr>
          <w:p w14:paraId="01284745" w14:textId="3A53E287"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r>
              <w:t>1</w:t>
            </w:r>
          </w:p>
        </w:tc>
        <w:tc>
          <w:tcPr>
            <w:tcW w:w="1251" w:type="dxa"/>
            <w:noWrap/>
            <w:vAlign w:val="center"/>
          </w:tcPr>
          <w:p w14:paraId="0142D865" w14:textId="60AF4749"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r w:rsidRPr="00CD6DA7">
              <w:t>Mandatory as per rule</w:t>
            </w:r>
          </w:p>
        </w:tc>
      </w:tr>
      <w:tr w:rsidR="00366A76" w:rsidRPr="007F14AF" w14:paraId="4D2B1F0D" w14:textId="77777777" w:rsidTr="00366A76">
        <w:trPr>
          <w:trHeight w:val="585"/>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6BDF920B" w14:textId="77777777" w:rsidR="00366A76" w:rsidRDefault="00366A76" w:rsidP="00366A76">
            <w:pPr>
              <w:jc w:val="center"/>
            </w:pPr>
          </w:p>
        </w:tc>
        <w:tc>
          <w:tcPr>
            <w:tcW w:w="1363" w:type="dxa"/>
            <w:vMerge/>
            <w:vAlign w:val="center"/>
          </w:tcPr>
          <w:p w14:paraId="7AF29BF7" w14:textId="77777777"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vAlign w:val="center"/>
          </w:tcPr>
          <w:p w14:paraId="48564931" w14:textId="77777777"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D0E6F6" w:themeFill="accent2" w:themeFillTint="33"/>
            <w:vAlign w:val="center"/>
          </w:tcPr>
          <w:p w14:paraId="1C42DAFA" w14:textId="54640906" w:rsidR="00366A76" w:rsidRPr="005C48A2" w:rsidRDefault="00366A76" w:rsidP="00366A76">
            <w:pPr>
              <w:cnfStyle w:val="000000000000" w:firstRow="0" w:lastRow="0" w:firstColumn="0" w:lastColumn="0" w:oddVBand="0" w:evenVBand="0" w:oddHBand="0" w:evenHBand="0" w:firstRowFirstColumn="0" w:firstRowLastColumn="0" w:lastRowFirstColumn="0" w:lastRowLastColumn="0"/>
              <w:rPr>
                <w:b/>
                <w:bCs/>
              </w:rPr>
            </w:pPr>
            <w:r w:rsidRPr="005C48A2">
              <w:rPr>
                <w:b/>
                <w:bCs/>
              </w:rPr>
              <w:t>Lift for Physically Disabled</w:t>
            </w:r>
          </w:p>
          <w:p w14:paraId="3142BD62" w14:textId="4BD76763"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r>
              <w:t>Draw polygon to mark lift location</w:t>
            </w:r>
          </w:p>
        </w:tc>
        <w:tc>
          <w:tcPr>
            <w:tcW w:w="991" w:type="dxa"/>
            <w:shd w:val="clear" w:color="auto" w:fill="D0E6F6" w:themeFill="accent2" w:themeFillTint="33"/>
            <w:noWrap/>
            <w:vAlign w:val="center"/>
          </w:tcPr>
          <w:p w14:paraId="6868379C" w14:textId="3F262C43"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r>
              <w:t>2</w:t>
            </w:r>
          </w:p>
        </w:tc>
        <w:tc>
          <w:tcPr>
            <w:tcW w:w="1251" w:type="dxa"/>
            <w:shd w:val="clear" w:color="auto" w:fill="D0E6F6" w:themeFill="accent2" w:themeFillTint="33"/>
            <w:noWrap/>
            <w:vAlign w:val="center"/>
          </w:tcPr>
          <w:p w14:paraId="012A41CE" w14:textId="4870B1CE"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r w:rsidRPr="00CD6DA7">
              <w:t>Mandatory as per rule</w:t>
            </w:r>
          </w:p>
        </w:tc>
      </w:tr>
      <w:tr w:rsidR="00366A76" w:rsidRPr="007F14AF" w14:paraId="587566F6" w14:textId="77777777" w:rsidTr="00E33E1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1EE92758" w14:textId="77777777" w:rsidR="00366A76" w:rsidRDefault="00366A76" w:rsidP="00366A76">
            <w:pPr>
              <w:jc w:val="center"/>
            </w:pPr>
          </w:p>
        </w:tc>
        <w:tc>
          <w:tcPr>
            <w:tcW w:w="1363" w:type="dxa"/>
            <w:vMerge/>
            <w:vAlign w:val="center"/>
          </w:tcPr>
          <w:p w14:paraId="7197133D" w14:textId="77777777"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ign w:val="center"/>
          </w:tcPr>
          <w:p w14:paraId="4BC9F4CF" w14:textId="77777777"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vAlign w:val="center"/>
          </w:tcPr>
          <w:p w14:paraId="55C5BF5B" w14:textId="77777777" w:rsidR="00366A76" w:rsidRPr="005C48A2" w:rsidRDefault="00366A76" w:rsidP="00366A76">
            <w:pPr>
              <w:cnfStyle w:val="000000100000" w:firstRow="0" w:lastRow="0" w:firstColumn="0" w:lastColumn="0" w:oddVBand="0" w:evenVBand="0" w:oddHBand="1" w:evenHBand="0" w:firstRowFirstColumn="0" w:firstRowLastColumn="0" w:lastRowFirstColumn="0" w:lastRowLastColumn="0"/>
              <w:rPr>
                <w:b/>
                <w:bCs/>
              </w:rPr>
            </w:pPr>
            <w:r w:rsidRPr="005C48A2">
              <w:rPr>
                <w:b/>
                <w:bCs/>
              </w:rPr>
              <w:t>Car Lift</w:t>
            </w:r>
          </w:p>
          <w:p w14:paraId="1DC18789" w14:textId="1E4AE585"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r>
              <w:t>Draw polygon to mark lift location</w:t>
            </w:r>
          </w:p>
        </w:tc>
        <w:tc>
          <w:tcPr>
            <w:tcW w:w="991" w:type="dxa"/>
            <w:noWrap/>
            <w:vAlign w:val="center"/>
          </w:tcPr>
          <w:p w14:paraId="2479608C" w14:textId="367CCA4D"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r>
              <w:t>3</w:t>
            </w:r>
          </w:p>
        </w:tc>
        <w:tc>
          <w:tcPr>
            <w:tcW w:w="1251" w:type="dxa"/>
            <w:noWrap/>
            <w:vAlign w:val="center"/>
          </w:tcPr>
          <w:p w14:paraId="5F79A32A" w14:textId="48C232B7" w:rsidR="00366A76" w:rsidRPr="002D6111"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4F8B7E76" w14:textId="77777777" w:rsidTr="0022468D">
        <w:trPr>
          <w:trHeight w:val="585"/>
        </w:trPr>
        <w:tc>
          <w:tcPr>
            <w:cnfStyle w:val="001000000000" w:firstRow="0" w:lastRow="0" w:firstColumn="1" w:lastColumn="0" w:oddVBand="0" w:evenVBand="0" w:oddHBand="0" w:evenHBand="0" w:firstRowFirstColumn="0" w:firstRowLastColumn="0" w:lastRowFirstColumn="0" w:lastRowLastColumn="0"/>
            <w:tcW w:w="831" w:type="dxa"/>
            <w:shd w:val="clear" w:color="auto" w:fill="auto"/>
            <w:vAlign w:val="center"/>
          </w:tcPr>
          <w:p w14:paraId="645D644E" w14:textId="14770ACC" w:rsidR="00366A76" w:rsidRDefault="00366A76" w:rsidP="00366A76">
            <w:pPr>
              <w:jc w:val="center"/>
            </w:pPr>
            <w:r>
              <w:t>19</w:t>
            </w:r>
          </w:p>
        </w:tc>
        <w:tc>
          <w:tcPr>
            <w:tcW w:w="1363" w:type="dxa"/>
            <w:shd w:val="clear" w:color="auto" w:fill="auto"/>
            <w:vAlign w:val="center"/>
          </w:tcPr>
          <w:p w14:paraId="6DDDF0D4" w14:textId="7F7D21DC"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r w:rsidRPr="005C48A2">
              <w:t>Owner's Society Office</w:t>
            </w:r>
          </w:p>
        </w:tc>
        <w:tc>
          <w:tcPr>
            <w:tcW w:w="3404" w:type="dxa"/>
            <w:shd w:val="clear" w:color="auto" w:fill="auto"/>
            <w:vAlign w:val="center"/>
          </w:tcPr>
          <w:p w14:paraId="766CF5D0" w14:textId="6F4ADF9D"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r w:rsidRPr="005C48A2">
              <w:t>BLK_1_FLR_0_UNITFA</w:t>
            </w:r>
          </w:p>
        </w:tc>
        <w:tc>
          <w:tcPr>
            <w:tcW w:w="2340" w:type="dxa"/>
            <w:shd w:val="clear" w:color="auto" w:fill="auto"/>
            <w:vAlign w:val="center"/>
          </w:tcPr>
          <w:p w14:paraId="4D1F360E" w14:textId="48170988"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r w:rsidRPr="005C48A2">
              <w:t>Draw as polygon for Owner's Society Office</w:t>
            </w:r>
          </w:p>
        </w:tc>
        <w:tc>
          <w:tcPr>
            <w:tcW w:w="991" w:type="dxa"/>
            <w:shd w:val="clear" w:color="auto" w:fill="auto"/>
            <w:noWrap/>
            <w:vAlign w:val="center"/>
          </w:tcPr>
          <w:p w14:paraId="41699CEA" w14:textId="5D208094"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r>
              <w:t>8</w:t>
            </w:r>
          </w:p>
        </w:tc>
        <w:tc>
          <w:tcPr>
            <w:tcW w:w="1251" w:type="dxa"/>
            <w:shd w:val="clear" w:color="auto" w:fill="auto"/>
            <w:noWrap/>
            <w:vAlign w:val="center"/>
          </w:tcPr>
          <w:p w14:paraId="0BB59115" w14:textId="5427D0BD" w:rsidR="00366A76" w:rsidRPr="002D6111" w:rsidRDefault="00366A76" w:rsidP="00366A76">
            <w:pPr>
              <w:cnfStyle w:val="000000000000" w:firstRow="0" w:lastRow="0" w:firstColumn="0" w:lastColumn="0" w:oddVBand="0" w:evenVBand="0" w:oddHBand="0" w:evenHBand="0" w:firstRowFirstColumn="0" w:firstRowLastColumn="0" w:lastRowFirstColumn="0" w:lastRowLastColumn="0"/>
            </w:pPr>
            <w:r w:rsidRPr="00CD6DA7">
              <w:t>Mandatory as per rule</w:t>
            </w:r>
          </w:p>
        </w:tc>
      </w:tr>
      <w:tr w:rsidR="00366A76" w:rsidRPr="007F14AF" w14:paraId="44ACFC40" w14:textId="77777777" w:rsidTr="00E33E18">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3D91F87D" w14:textId="1B86722E" w:rsidR="00366A76" w:rsidRDefault="00366A76" w:rsidP="00366A76">
            <w:pPr>
              <w:jc w:val="center"/>
            </w:pPr>
            <w:r>
              <w:t>20</w:t>
            </w:r>
          </w:p>
        </w:tc>
        <w:tc>
          <w:tcPr>
            <w:tcW w:w="1363" w:type="dxa"/>
            <w:vAlign w:val="center"/>
          </w:tcPr>
          <w:p w14:paraId="23F6AADA" w14:textId="5AB55DB6" w:rsidR="00366A76" w:rsidRPr="005C48A2" w:rsidRDefault="00366A76" w:rsidP="00366A76">
            <w:pPr>
              <w:cnfStyle w:val="000000100000" w:firstRow="0" w:lastRow="0" w:firstColumn="0" w:lastColumn="0" w:oddVBand="0" w:evenVBand="0" w:oddHBand="1" w:evenHBand="0" w:firstRowFirstColumn="0" w:firstRowLastColumn="0" w:lastRowFirstColumn="0" w:lastRowLastColumn="0"/>
            </w:pPr>
            <w:r w:rsidRPr="001F4D06">
              <w:t>Outhouse</w:t>
            </w:r>
          </w:p>
        </w:tc>
        <w:tc>
          <w:tcPr>
            <w:tcW w:w="3404" w:type="dxa"/>
            <w:vAlign w:val="center"/>
          </w:tcPr>
          <w:p w14:paraId="4905460F" w14:textId="6014D186" w:rsidR="00366A76" w:rsidRPr="005C48A2"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1F4D06">
              <w:t>BLK_n_FLR_n_BLT_UP_AREA</w:t>
            </w:r>
            <w:proofErr w:type="spellEnd"/>
          </w:p>
        </w:tc>
        <w:tc>
          <w:tcPr>
            <w:tcW w:w="2340" w:type="dxa"/>
            <w:vAlign w:val="center"/>
          </w:tcPr>
          <w:p w14:paraId="6A5D979F" w14:textId="112C011A" w:rsidR="00366A76" w:rsidRPr="005C48A2" w:rsidRDefault="00366A76" w:rsidP="00366A76">
            <w:pPr>
              <w:cnfStyle w:val="000000100000" w:firstRow="0" w:lastRow="0" w:firstColumn="0" w:lastColumn="0" w:oddVBand="0" w:evenVBand="0" w:oddHBand="1" w:evenHBand="0" w:firstRowFirstColumn="0" w:firstRowLastColumn="0" w:lastRowFirstColumn="0" w:lastRowLastColumn="0"/>
            </w:pPr>
            <w:r w:rsidRPr="001F4D06">
              <w:t>Draw as polygon on floor outlining build up area of the outhouse block</w:t>
            </w:r>
          </w:p>
        </w:tc>
        <w:tc>
          <w:tcPr>
            <w:tcW w:w="991" w:type="dxa"/>
            <w:noWrap/>
            <w:vAlign w:val="center"/>
          </w:tcPr>
          <w:p w14:paraId="238E975D" w14:textId="279A1FB9" w:rsidR="00366A76" w:rsidRDefault="00366A76" w:rsidP="00366A76">
            <w:pPr>
              <w:cnfStyle w:val="000000100000" w:firstRow="0" w:lastRow="0" w:firstColumn="0" w:lastColumn="0" w:oddVBand="0" w:evenVBand="0" w:oddHBand="1" w:evenHBand="0" w:firstRowFirstColumn="0" w:firstRowLastColumn="0" w:lastRowFirstColumn="0" w:lastRowLastColumn="0"/>
            </w:pPr>
            <w:r>
              <w:t>100</w:t>
            </w:r>
          </w:p>
        </w:tc>
        <w:tc>
          <w:tcPr>
            <w:tcW w:w="1251" w:type="dxa"/>
            <w:noWrap/>
            <w:vAlign w:val="center"/>
          </w:tcPr>
          <w:p w14:paraId="30519424" w14:textId="324EBAEB" w:rsidR="00366A76" w:rsidRPr="00CD6DA7"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15CEE6D4" w14:textId="77777777" w:rsidTr="00E33E18">
        <w:trPr>
          <w:trHeight w:val="58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56197A31" w14:textId="2F6DDC19" w:rsidR="00366A76" w:rsidRDefault="00366A76" w:rsidP="00366A76">
            <w:pPr>
              <w:jc w:val="center"/>
            </w:pPr>
            <w:r>
              <w:t>21</w:t>
            </w:r>
          </w:p>
        </w:tc>
        <w:tc>
          <w:tcPr>
            <w:tcW w:w="1363" w:type="dxa"/>
            <w:vAlign w:val="center"/>
          </w:tcPr>
          <w:p w14:paraId="2A71813E" w14:textId="6CE7A4A5"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r>
              <w:t>Public Washroom Complex</w:t>
            </w:r>
          </w:p>
        </w:tc>
        <w:tc>
          <w:tcPr>
            <w:tcW w:w="3404" w:type="dxa"/>
            <w:vAlign w:val="center"/>
          </w:tcPr>
          <w:p w14:paraId="5F780063" w14:textId="28D3140D"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1F4D06">
              <w:t>BLK_n_FLR_n_BLT_UP_AREA</w:t>
            </w:r>
            <w:proofErr w:type="spellEnd"/>
          </w:p>
        </w:tc>
        <w:tc>
          <w:tcPr>
            <w:tcW w:w="2340" w:type="dxa"/>
            <w:vAlign w:val="center"/>
          </w:tcPr>
          <w:p w14:paraId="19B3C024" w14:textId="7CFC13CA" w:rsidR="00366A76" w:rsidRPr="001F4D06" w:rsidRDefault="00366A76" w:rsidP="00366A76">
            <w:pPr>
              <w:cnfStyle w:val="000000000000" w:firstRow="0" w:lastRow="0" w:firstColumn="0" w:lastColumn="0" w:oddVBand="0" w:evenVBand="0" w:oddHBand="0" w:evenHBand="0" w:firstRowFirstColumn="0" w:firstRowLastColumn="0" w:lastRowFirstColumn="0" w:lastRowLastColumn="0"/>
            </w:pPr>
            <w:r w:rsidRPr="001F4D06">
              <w:t>Draw as polygon on</w:t>
            </w:r>
            <w:r>
              <w:t xml:space="preserve"> </w:t>
            </w:r>
            <w:r w:rsidRPr="001F4D06">
              <w:t xml:space="preserve">floor outlining build up area of the </w:t>
            </w:r>
            <w:r>
              <w:t>Public Washroom Complex</w:t>
            </w:r>
            <w:r w:rsidRPr="001F4D06">
              <w:t xml:space="preserve"> block</w:t>
            </w:r>
          </w:p>
        </w:tc>
        <w:tc>
          <w:tcPr>
            <w:tcW w:w="991" w:type="dxa"/>
            <w:noWrap/>
            <w:vAlign w:val="center"/>
          </w:tcPr>
          <w:p w14:paraId="1FDEE751" w14:textId="6CFD5322" w:rsidR="00366A76" w:rsidRDefault="00366A76" w:rsidP="00366A76">
            <w:pPr>
              <w:cnfStyle w:val="000000000000" w:firstRow="0" w:lastRow="0" w:firstColumn="0" w:lastColumn="0" w:oddVBand="0" w:evenVBand="0" w:oddHBand="0" w:evenHBand="0" w:firstRowFirstColumn="0" w:firstRowLastColumn="0" w:lastRowFirstColumn="0" w:lastRowLastColumn="0"/>
            </w:pPr>
            <w:r>
              <w:t>101</w:t>
            </w:r>
          </w:p>
        </w:tc>
        <w:tc>
          <w:tcPr>
            <w:tcW w:w="1251" w:type="dxa"/>
            <w:noWrap/>
            <w:vAlign w:val="center"/>
          </w:tcPr>
          <w:p w14:paraId="455CD7C8" w14:textId="1E306D0B"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CD6DA7">
              <w:t>Mandatory as per rule</w:t>
            </w:r>
          </w:p>
        </w:tc>
      </w:tr>
      <w:tr w:rsidR="00E017F3" w:rsidRPr="007F14AF" w14:paraId="3E863C32" w14:textId="77777777" w:rsidTr="00E017F3">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831" w:type="dxa"/>
            <w:vAlign w:val="center"/>
          </w:tcPr>
          <w:p w14:paraId="5E92A019" w14:textId="3EC01851" w:rsidR="00E017F3" w:rsidRDefault="00E017F3" w:rsidP="00366A76">
            <w:pPr>
              <w:jc w:val="center"/>
            </w:pPr>
            <w:r>
              <w:t>22</w:t>
            </w:r>
          </w:p>
        </w:tc>
        <w:tc>
          <w:tcPr>
            <w:tcW w:w="1363" w:type="dxa"/>
            <w:vAlign w:val="center"/>
          </w:tcPr>
          <w:p w14:paraId="3A14D864" w14:textId="1E279A5E" w:rsidR="00E017F3" w:rsidRDefault="00E017F3" w:rsidP="00366A76">
            <w:pPr>
              <w:cnfStyle w:val="000000100000" w:firstRow="0" w:lastRow="0" w:firstColumn="0" w:lastColumn="0" w:oddVBand="0" w:evenVBand="0" w:oddHBand="1" w:evenHBand="0" w:firstRowFirstColumn="0" w:firstRowLastColumn="0" w:lastRowFirstColumn="0" w:lastRowLastColumn="0"/>
            </w:pPr>
            <w:r>
              <w:t>Wash Basin</w:t>
            </w:r>
          </w:p>
        </w:tc>
        <w:tc>
          <w:tcPr>
            <w:tcW w:w="3404" w:type="dxa"/>
            <w:vAlign w:val="center"/>
          </w:tcPr>
          <w:p w14:paraId="4CBE5117" w14:textId="61F45A6D" w:rsidR="00E017F3" w:rsidRPr="001F4D06" w:rsidRDefault="00E017F3" w:rsidP="00366A76">
            <w:pPr>
              <w:cnfStyle w:val="000000100000" w:firstRow="0" w:lastRow="0" w:firstColumn="0" w:lastColumn="0" w:oddVBand="0" w:evenVBand="0" w:oddHBand="1" w:evenHBand="0" w:firstRowFirstColumn="0" w:firstRowLastColumn="0" w:lastRowFirstColumn="0" w:lastRowLastColumn="0"/>
            </w:pPr>
            <w:proofErr w:type="spellStart"/>
            <w:r w:rsidRPr="00E017F3">
              <w:t>BLK_n_FLR_n_WASH</w:t>
            </w:r>
            <w:proofErr w:type="spellEnd"/>
          </w:p>
        </w:tc>
        <w:tc>
          <w:tcPr>
            <w:tcW w:w="2340" w:type="dxa"/>
            <w:vAlign w:val="center"/>
          </w:tcPr>
          <w:p w14:paraId="3C39B440" w14:textId="6C4A8FDC" w:rsidR="00E017F3" w:rsidRPr="001F4D06" w:rsidRDefault="00E017F3" w:rsidP="00366A76">
            <w:pPr>
              <w:cnfStyle w:val="000000100000" w:firstRow="0" w:lastRow="0" w:firstColumn="0" w:lastColumn="0" w:oddVBand="0" w:evenVBand="0" w:oddHBand="1" w:evenHBand="0" w:firstRowFirstColumn="0" w:firstRowLastColumn="0" w:lastRowFirstColumn="0" w:lastRowLastColumn="0"/>
            </w:pPr>
            <w:r>
              <w:t>Draw a polygon on wash basin of public washroom complex.</w:t>
            </w:r>
          </w:p>
        </w:tc>
        <w:tc>
          <w:tcPr>
            <w:tcW w:w="991" w:type="dxa"/>
            <w:noWrap/>
            <w:vAlign w:val="center"/>
          </w:tcPr>
          <w:p w14:paraId="0CC4CD60" w14:textId="763DE495" w:rsidR="00E017F3" w:rsidRDefault="00E017F3" w:rsidP="00366A76">
            <w:pPr>
              <w:cnfStyle w:val="000000100000" w:firstRow="0" w:lastRow="0" w:firstColumn="0" w:lastColumn="0" w:oddVBand="0" w:evenVBand="0" w:oddHBand="1" w:evenHBand="0" w:firstRowFirstColumn="0" w:firstRowLastColumn="0" w:lastRowFirstColumn="0" w:lastRowLastColumn="0"/>
            </w:pPr>
            <w:r>
              <w:t>7</w:t>
            </w:r>
          </w:p>
        </w:tc>
        <w:tc>
          <w:tcPr>
            <w:tcW w:w="1251" w:type="dxa"/>
            <w:noWrap/>
            <w:vAlign w:val="center"/>
          </w:tcPr>
          <w:p w14:paraId="75079258" w14:textId="17574B4E" w:rsidR="00E017F3" w:rsidRPr="00CD6DA7" w:rsidRDefault="00E017F3" w:rsidP="00366A76">
            <w:pPr>
              <w:cnfStyle w:val="000000100000" w:firstRow="0" w:lastRow="0" w:firstColumn="0" w:lastColumn="0" w:oddVBand="0" w:evenVBand="0" w:oddHBand="1" w:evenHBand="0" w:firstRowFirstColumn="0" w:firstRowLastColumn="0" w:lastRowFirstColumn="0" w:lastRowLastColumn="0"/>
            </w:pPr>
            <w:r w:rsidRPr="00CD6DA7">
              <w:t>Mandatory as per rule</w:t>
            </w:r>
          </w:p>
        </w:tc>
      </w:tr>
      <w:tr w:rsidR="00366A76" w:rsidRPr="007F14AF" w14:paraId="2A2C716D" w14:textId="77777777" w:rsidTr="00E33E18">
        <w:trPr>
          <w:trHeight w:val="58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1DC869E2" w14:textId="241C07B8" w:rsidR="00366A76" w:rsidRDefault="00E017F3" w:rsidP="00366A76">
            <w:pPr>
              <w:jc w:val="center"/>
            </w:pPr>
            <w:r>
              <w:t>23</w:t>
            </w:r>
          </w:p>
        </w:tc>
        <w:tc>
          <w:tcPr>
            <w:tcW w:w="1363" w:type="dxa"/>
            <w:vAlign w:val="center"/>
          </w:tcPr>
          <w:p w14:paraId="2C92C245" w14:textId="6F391891" w:rsidR="00366A76" w:rsidRPr="001F4D06"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BD059E">
              <w:t>Chaj</w:t>
            </w:r>
            <w:r>
              <w:t>j</w:t>
            </w:r>
            <w:r w:rsidRPr="00BD059E">
              <w:t>a</w:t>
            </w:r>
            <w:proofErr w:type="spellEnd"/>
            <w:r>
              <w:t>/Projections over setback</w:t>
            </w:r>
          </w:p>
        </w:tc>
        <w:tc>
          <w:tcPr>
            <w:tcW w:w="3404" w:type="dxa"/>
            <w:vAlign w:val="center"/>
          </w:tcPr>
          <w:p w14:paraId="15338944" w14:textId="73F23A26" w:rsidR="00366A76" w:rsidRPr="001F4D06"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BD059E">
              <w:t>BLK_n_FLR_n_CHAJJA</w:t>
            </w:r>
            <w:proofErr w:type="spellEnd"/>
          </w:p>
        </w:tc>
        <w:tc>
          <w:tcPr>
            <w:tcW w:w="2340" w:type="dxa"/>
            <w:vAlign w:val="center"/>
          </w:tcPr>
          <w:p w14:paraId="7525B204" w14:textId="14D2B9F9" w:rsidR="00366A76" w:rsidRPr="001F4D06" w:rsidRDefault="00366A76" w:rsidP="00366A76">
            <w:pPr>
              <w:cnfStyle w:val="000000000000" w:firstRow="0" w:lastRow="0" w:firstColumn="0" w:lastColumn="0" w:oddVBand="0" w:evenVBand="0" w:oddHBand="0" w:evenHBand="0" w:firstRowFirstColumn="0" w:firstRowLastColumn="0" w:lastRowFirstColumn="0" w:lastRowLastColumn="0"/>
            </w:pPr>
            <w:r w:rsidRPr="001F4D06">
              <w:t xml:space="preserve">Draw as polygon on each floor outlining </w:t>
            </w:r>
            <w:proofErr w:type="spellStart"/>
            <w:r>
              <w:t>Chajja</w:t>
            </w:r>
            <w:proofErr w:type="spellEnd"/>
            <w:r>
              <w:t>/Projections</w:t>
            </w:r>
          </w:p>
        </w:tc>
        <w:tc>
          <w:tcPr>
            <w:tcW w:w="991" w:type="dxa"/>
            <w:noWrap/>
            <w:vAlign w:val="center"/>
          </w:tcPr>
          <w:p w14:paraId="422B4C1F" w14:textId="2EADC4D5" w:rsidR="00366A76" w:rsidRDefault="00366A76" w:rsidP="00366A76">
            <w:pPr>
              <w:cnfStyle w:val="000000000000" w:firstRow="0" w:lastRow="0" w:firstColumn="0" w:lastColumn="0" w:oddVBand="0" w:evenVBand="0" w:oddHBand="0" w:evenHBand="0" w:firstRowFirstColumn="0" w:firstRowLastColumn="0" w:lastRowFirstColumn="0" w:lastRowLastColumn="0"/>
            </w:pPr>
            <w:r>
              <w:t>7</w:t>
            </w:r>
          </w:p>
        </w:tc>
        <w:tc>
          <w:tcPr>
            <w:tcW w:w="1251" w:type="dxa"/>
            <w:noWrap/>
            <w:vAlign w:val="center"/>
          </w:tcPr>
          <w:p w14:paraId="12142718" w14:textId="152E7191"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1965DF89" w14:textId="77777777" w:rsidTr="009D1E6A">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val="restart"/>
            <w:vAlign w:val="center"/>
          </w:tcPr>
          <w:p w14:paraId="58C4FB5A" w14:textId="384ADCF4" w:rsidR="00366A76" w:rsidRDefault="00E017F3" w:rsidP="00366A76">
            <w:pPr>
              <w:jc w:val="center"/>
            </w:pPr>
            <w:r>
              <w:t>24</w:t>
            </w:r>
          </w:p>
        </w:tc>
        <w:tc>
          <w:tcPr>
            <w:tcW w:w="1363" w:type="dxa"/>
            <w:vMerge w:val="restart"/>
            <w:vAlign w:val="center"/>
          </w:tcPr>
          <w:p w14:paraId="17EB8370" w14:textId="20E1E677"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r w:rsidRPr="009D1E6A">
              <w:t>Water Closet</w:t>
            </w:r>
          </w:p>
        </w:tc>
        <w:tc>
          <w:tcPr>
            <w:tcW w:w="3404" w:type="dxa"/>
            <w:vMerge w:val="restart"/>
            <w:vAlign w:val="center"/>
          </w:tcPr>
          <w:p w14:paraId="411E2E10" w14:textId="5552A14D"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9D1E6A">
              <w:t>BLK_n_FLR_n_WATER_CLOSET</w:t>
            </w:r>
            <w:proofErr w:type="spellEnd"/>
          </w:p>
        </w:tc>
        <w:tc>
          <w:tcPr>
            <w:tcW w:w="2340" w:type="dxa"/>
            <w:vAlign w:val="center"/>
          </w:tcPr>
          <w:p w14:paraId="3DD9F581" w14:textId="3361424E" w:rsidR="00366A76" w:rsidRPr="001F4D06" w:rsidRDefault="00366A76" w:rsidP="00366A76">
            <w:pPr>
              <w:cnfStyle w:val="000000100000" w:firstRow="0" w:lastRow="0" w:firstColumn="0" w:lastColumn="0" w:oddVBand="0" w:evenVBand="0" w:oddHBand="1" w:evenHBand="0" w:firstRowFirstColumn="0" w:firstRowLastColumn="0" w:lastRowFirstColumn="0" w:lastRowLastColumn="0"/>
            </w:pPr>
            <w:r w:rsidRPr="001F4D06">
              <w:t>Draw as polygon</w:t>
            </w:r>
            <w:r>
              <w:t xml:space="preserve"> for Common Water closet</w:t>
            </w:r>
          </w:p>
        </w:tc>
        <w:tc>
          <w:tcPr>
            <w:tcW w:w="991" w:type="dxa"/>
            <w:noWrap/>
            <w:vAlign w:val="center"/>
          </w:tcPr>
          <w:p w14:paraId="6DAC1999" w14:textId="468C7F9F" w:rsidR="00366A76" w:rsidRDefault="00366A76" w:rsidP="00366A76">
            <w:pPr>
              <w:cnfStyle w:val="000000100000" w:firstRow="0" w:lastRow="0" w:firstColumn="0" w:lastColumn="0" w:oddVBand="0" w:evenVBand="0" w:oddHBand="1" w:evenHBand="0" w:firstRowFirstColumn="0" w:firstRowLastColumn="0" w:lastRowFirstColumn="0" w:lastRowLastColumn="0"/>
            </w:pPr>
            <w:r>
              <w:t>3</w:t>
            </w:r>
          </w:p>
        </w:tc>
        <w:tc>
          <w:tcPr>
            <w:tcW w:w="1251" w:type="dxa"/>
            <w:noWrap/>
            <w:vAlign w:val="center"/>
          </w:tcPr>
          <w:p w14:paraId="7E5EE436" w14:textId="4D1CB195"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CD6DA7">
              <w:t>Mandatory as per rule</w:t>
            </w:r>
          </w:p>
        </w:tc>
      </w:tr>
      <w:tr w:rsidR="00366A76" w:rsidRPr="007F14AF" w14:paraId="0A74B0F1" w14:textId="77777777" w:rsidTr="00104CDA">
        <w:trPr>
          <w:trHeight w:val="585"/>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51F0B53B" w14:textId="77777777" w:rsidR="00366A76" w:rsidRDefault="00366A76" w:rsidP="00366A76">
            <w:pPr>
              <w:jc w:val="center"/>
            </w:pPr>
          </w:p>
        </w:tc>
        <w:tc>
          <w:tcPr>
            <w:tcW w:w="1363" w:type="dxa"/>
            <w:vMerge/>
            <w:vAlign w:val="center"/>
          </w:tcPr>
          <w:p w14:paraId="1A6566F6" w14:textId="77777777"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vAlign w:val="center"/>
          </w:tcPr>
          <w:p w14:paraId="3F2BACA1" w14:textId="77777777"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tcPr>
          <w:p w14:paraId="098A7E59" w14:textId="65C257FB" w:rsidR="00366A76" w:rsidRPr="001F4D06" w:rsidRDefault="00366A76" w:rsidP="00366A76">
            <w:pPr>
              <w:cnfStyle w:val="000000000000" w:firstRow="0" w:lastRow="0" w:firstColumn="0" w:lastColumn="0" w:oddVBand="0" w:evenVBand="0" w:oddHBand="0" w:evenHBand="0" w:firstRowFirstColumn="0" w:firstRowLastColumn="0" w:lastRowFirstColumn="0" w:lastRowLastColumn="0"/>
            </w:pPr>
            <w:r w:rsidRPr="001F4D06">
              <w:t>Draw as polygon</w:t>
            </w:r>
            <w:r>
              <w:t xml:space="preserve"> for Female Water closet</w:t>
            </w:r>
          </w:p>
        </w:tc>
        <w:tc>
          <w:tcPr>
            <w:tcW w:w="991" w:type="dxa"/>
            <w:shd w:val="clear" w:color="auto" w:fill="auto"/>
            <w:noWrap/>
            <w:vAlign w:val="center"/>
          </w:tcPr>
          <w:p w14:paraId="211DD85A" w14:textId="1708D1E1" w:rsidR="00366A76" w:rsidRDefault="00366A76" w:rsidP="00366A76">
            <w:pPr>
              <w:cnfStyle w:val="000000000000" w:firstRow="0" w:lastRow="0" w:firstColumn="0" w:lastColumn="0" w:oddVBand="0" w:evenVBand="0" w:oddHBand="0" w:evenHBand="0" w:firstRowFirstColumn="0" w:firstRowLastColumn="0" w:lastRowFirstColumn="0" w:lastRowLastColumn="0"/>
            </w:pPr>
            <w:r>
              <w:t>2</w:t>
            </w:r>
          </w:p>
        </w:tc>
        <w:tc>
          <w:tcPr>
            <w:tcW w:w="1251" w:type="dxa"/>
            <w:shd w:val="clear" w:color="auto" w:fill="auto"/>
            <w:noWrap/>
            <w:vAlign w:val="center"/>
          </w:tcPr>
          <w:p w14:paraId="1101BB22" w14:textId="6CFD7EA9"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CD6DA7">
              <w:t>Mandatory as per rule</w:t>
            </w:r>
          </w:p>
        </w:tc>
      </w:tr>
      <w:tr w:rsidR="00366A76" w:rsidRPr="007F14AF" w14:paraId="0FD401CC" w14:textId="77777777" w:rsidTr="009D1E6A">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535C2CD6" w14:textId="77777777" w:rsidR="00366A76" w:rsidRDefault="00366A76" w:rsidP="00366A76">
            <w:pPr>
              <w:jc w:val="center"/>
            </w:pPr>
          </w:p>
        </w:tc>
        <w:tc>
          <w:tcPr>
            <w:tcW w:w="1363" w:type="dxa"/>
            <w:vMerge/>
            <w:vAlign w:val="center"/>
          </w:tcPr>
          <w:p w14:paraId="1230F6A5" w14:textId="77777777"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ign w:val="center"/>
          </w:tcPr>
          <w:p w14:paraId="7B72D6CE" w14:textId="77777777"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vAlign w:val="center"/>
          </w:tcPr>
          <w:p w14:paraId="7FA785E2" w14:textId="17CE7ED0" w:rsidR="00366A76" w:rsidRPr="001F4D06" w:rsidRDefault="00366A76" w:rsidP="00366A76">
            <w:pPr>
              <w:cnfStyle w:val="000000100000" w:firstRow="0" w:lastRow="0" w:firstColumn="0" w:lastColumn="0" w:oddVBand="0" w:evenVBand="0" w:oddHBand="1" w:evenHBand="0" w:firstRowFirstColumn="0" w:firstRowLastColumn="0" w:lastRowFirstColumn="0" w:lastRowLastColumn="0"/>
            </w:pPr>
            <w:r w:rsidRPr="001F4D06">
              <w:t>Draw as polygon</w:t>
            </w:r>
            <w:r>
              <w:t xml:space="preserve"> for Male Water closet</w:t>
            </w:r>
          </w:p>
        </w:tc>
        <w:tc>
          <w:tcPr>
            <w:tcW w:w="991" w:type="dxa"/>
            <w:noWrap/>
            <w:vAlign w:val="center"/>
          </w:tcPr>
          <w:p w14:paraId="58C8226A" w14:textId="4868536B" w:rsidR="00366A76" w:rsidRDefault="00366A76" w:rsidP="00366A76">
            <w:pPr>
              <w:cnfStyle w:val="000000100000" w:firstRow="0" w:lastRow="0" w:firstColumn="0" w:lastColumn="0" w:oddVBand="0" w:evenVBand="0" w:oddHBand="1" w:evenHBand="0" w:firstRowFirstColumn="0" w:firstRowLastColumn="0" w:lastRowFirstColumn="0" w:lastRowLastColumn="0"/>
            </w:pPr>
            <w:r>
              <w:t>1</w:t>
            </w:r>
          </w:p>
        </w:tc>
        <w:tc>
          <w:tcPr>
            <w:tcW w:w="1251" w:type="dxa"/>
            <w:noWrap/>
            <w:vAlign w:val="center"/>
          </w:tcPr>
          <w:p w14:paraId="10DD2B54" w14:textId="25D41F0A"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CD6DA7">
              <w:t>Mandatory as per rule</w:t>
            </w:r>
          </w:p>
        </w:tc>
      </w:tr>
      <w:tr w:rsidR="00366A76" w:rsidRPr="007F14AF" w14:paraId="55CC8F4D" w14:textId="77777777" w:rsidTr="00E33E18">
        <w:trPr>
          <w:trHeight w:val="58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457D41CA" w14:textId="69B7443F" w:rsidR="00366A76" w:rsidRDefault="00366A76" w:rsidP="00E017F3">
            <w:pPr>
              <w:jc w:val="center"/>
            </w:pPr>
            <w:r>
              <w:t>2</w:t>
            </w:r>
            <w:r w:rsidR="00E017F3">
              <w:t>5</w:t>
            </w:r>
          </w:p>
        </w:tc>
        <w:tc>
          <w:tcPr>
            <w:tcW w:w="1363" w:type="dxa"/>
            <w:vAlign w:val="center"/>
          </w:tcPr>
          <w:p w14:paraId="7151BB52" w14:textId="00B4981F"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r w:rsidRPr="009D1E6A">
              <w:t>Urinals</w:t>
            </w:r>
          </w:p>
        </w:tc>
        <w:tc>
          <w:tcPr>
            <w:tcW w:w="3404" w:type="dxa"/>
            <w:vAlign w:val="center"/>
          </w:tcPr>
          <w:p w14:paraId="678C29EE" w14:textId="5A36664E"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9D1E6A">
              <w:t>BLK_n_FLR_n_URINAL</w:t>
            </w:r>
            <w:proofErr w:type="spellEnd"/>
          </w:p>
        </w:tc>
        <w:tc>
          <w:tcPr>
            <w:tcW w:w="2340" w:type="dxa"/>
            <w:vAlign w:val="center"/>
          </w:tcPr>
          <w:p w14:paraId="07317418" w14:textId="40C4B2C5" w:rsidR="00366A76" w:rsidRPr="001F4D06" w:rsidRDefault="00366A76" w:rsidP="00366A76">
            <w:pPr>
              <w:cnfStyle w:val="000000000000" w:firstRow="0" w:lastRow="0" w:firstColumn="0" w:lastColumn="0" w:oddVBand="0" w:evenVBand="0" w:oddHBand="0" w:evenHBand="0" w:firstRowFirstColumn="0" w:firstRowLastColumn="0" w:lastRowFirstColumn="0" w:lastRowLastColumn="0"/>
            </w:pPr>
            <w:r w:rsidRPr="001F4D06">
              <w:t>Draw as polygon</w:t>
            </w:r>
            <w:r>
              <w:t xml:space="preserve"> for Male Urinal</w:t>
            </w:r>
          </w:p>
        </w:tc>
        <w:tc>
          <w:tcPr>
            <w:tcW w:w="991" w:type="dxa"/>
            <w:noWrap/>
            <w:vAlign w:val="center"/>
          </w:tcPr>
          <w:p w14:paraId="0F3F6E06" w14:textId="550AFFAA" w:rsidR="00366A76" w:rsidRDefault="00366A76" w:rsidP="00366A76">
            <w:pPr>
              <w:cnfStyle w:val="000000000000" w:firstRow="0" w:lastRow="0" w:firstColumn="0" w:lastColumn="0" w:oddVBand="0" w:evenVBand="0" w:oddHBand="0" w:evenHBand="0" w:firstRowFirstColumn="0" w:firstRowLastColumn="0" w:lastRowFirstColumn="0" w:lastRowLastColumn="0"/>
            </w:pPr>
            <w:r>
              <w:t>1</w:t>
            </w:r>
          </w:p>
        </w:tc>
        <w:tc>
          <w:tcPr>
            <w:tcW w:w="1251" w:type="dxa"/>
            <w:noWrap/>
            <w:vAlign w:val="center"/>
          </w:tcPr>
          <w:p w14:paraId="0F6CA397" w14:textId="29F1D6BB"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CD6DA7">
              <w:t>Mandatory as per rule</w:t>
            </w:r>
          </w:p>
        </w:tc>
      </w:tr>
      <w:tr w:rsidR="00366A76" w:rsidRPr="007F14AF" w14:paraId="206283E8" w14:textId="77777777" w:rsidTr="009D1E6A">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val="restart"/>
            <w:vAlign w:val="center"/>
          </w:tcPr>
          <w:p w14:paraId="5475A34D" w14:textId="4DFF3897" w:rsidR="00366A76" w:rsidRDefault="00366A76" w:rsidP="00E017F3">
            <w:pPr>
              <w:jc w:val="center"/>
            </w:pPr>
            <w:r>
              <w:t>2</w:t>
            </w:r>
            <w:r w:rsidR="00E017F3">
              <w:t>6</w:t>
            </w:r>
          </w:p>
        </w:tc>
        <w:tc>
          <w:tcPr>
            <w:tcW w:w="1363" w:type="dxa"/>
            <w:vMerge w:val="restart"/>
            <w:vAlign w:val="center"/>
          </w:tcPr>
          <w:p w14:paraId="4006B02B" w14:textId="2F17DF32"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r w:rsidRPr="009D1E6A">
              <w:t>Bath</w:t>
            </w:r>
          </w:p>
        </w:tc>
        <w:tc>
          <w:tcPr>
            <w:tcW w:w="3404" w:type="dxa"/>
            <w:vMerge w:val="restart"/>
            <w:vAlign w:val="center"/>
          </w:tcPr>
          <w:p w14:paraId="5BA12A60" w14:textId="4FADEB0C"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9D1E6A">
              <w:t>BLK_n_FLR_n_BATH</w:t>
            </w:r>
            <w:proofErr w:type="spellEnd"/>
          </w:p>
        </w:tc>
        <w:tc>
          <w:tcPr>
            <w:tcW w:w="2340" w:type="dxa"/>
            <w:vAlign w:val="center"/>
          </w:tcPr>
          <w:p w14:paraId="50E38D06" w14:textId="0F9E9830" w:rsidR="00366A76" w:rsidRPr="001F4D06" w:rsidRDefault="00366A76" w:rsidP="00366A76">
            <w:pPr>
              <w:cnfStyle w:val="000000100000" w:firstRow="0" w:lastRow="0" w:firstColumn="0" w:lastColumn="0" w:oddVBand="0" w:evenVBand="0" w:oddHBand="1" w:evenHBand="0" w:firstRowFirstColumn="0" w:firstRowLastColumn="0" w:lastRowFirstColumn="0" w:lastRowLastColumn="0"/>
            </w:pPr>
            <w:r w:rsidRPr="001F4D06">
              <w:t>Draw as polygon</w:t>
            </w:r>
            <w:r>
              <w:t xml:space="preserve"> for Common Bath</w:t>
            </w:r>
          </w:p>
        </w:tc>
        <w:tc>
          <w:tcPr>
            <w:tcW w:w="991" w:type="dxa"/>
            <w:noWrap/>
            <w:vAlign w:val="center"/>
          </w:tcPr>
          <w:p w14:paraId="44A60B73" w14:textId="6B999D4B" w:rsidR="00366A76" w:rsidRDefault="00366A76" w:rsidP="00366A76">
            <w:pPr>
              <w:cnfStyle w:val="000000100000" w:firstRow="0" w:lastRow="0" w:firstColumn="0" w:lastColumn="0" w:oddVBand="0" w:evenVBand="0" w:oddHBand="1" w:evenHBand="0" w:firstRowFirstColumn="0" w:firstRowLastColumn="0" w:lastRowFirstColumn="0" w:lastRowLastColumn="0"/>
            </w:pPr>
            <w:r>
              <w:t>3</w:t>
            </w:r>
          </w:p>
        </w:tc>
        <w:tc>
          <w:tcPr>
            <w:tcW w:w="1251" w:type="dxa"/>
            <w:noWrap/>
          </w:tcPr>
          <w:p w14:paraId="311226AD" w14:textId="10E0729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593E74">
              <w:t>Mandatory as per rule</w:t>
            </w:r>
          </w:p>
        </w:tc>
      </w:tr>
      <w:tr w:rsidR="00366A76" w:rsidRPr="007F14AF" w14:paraId="0E5663DA" w14:textId="77777777" w:rsidTr="00104CDA">
        <w:trPr>
          <w:trHeight w:val="585"/>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521E88A4" w14:textId="77777777" w:rsidR="00366A76" w:rsidRDefault="00366A76" w:rsidP="00366A76">
            <w:pPr>
              <w:jc w:val="center"/>
            </w:pPr>
          </w:p>
        </w:tc>
        <w:tc>
          <w:tcPr>
            <w:tcW w:w="1363" w:type="dxa"/>
            <w:vMerge/>
            <w:vAlign w:val="center"/>
          </w:tcPr>
          <w:p w14:paraId="786CCEAC" w14:textId="77777777"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vAlign w:val="center"/>
          </w:tcPr>
          <w:p w14:paraId="01418730" w14:textId="77777777"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tcPr>
          <w:p w14:paraId="49EBE2BA" w14:textId="78BB2A30" w:rsidR="00366A76" w:rsidRPr="001F4D06" w:rsidRDefault="00366A76" w:rsidP="00366A76">
            <w:pPr>
              <w:cnfStyle w:val="000000000000" w:firstRow="0" w:lastRow="0" w:firstColumn="0" w:lastColumn="0" w:oddVBand="0" w:evenVBand="0" w:oddHBand="0" w:evenHBand="0" w:firstRowFirstColumn="0" w:firstRowLastColumn="0" w:lastRowFirstColumn="0" w:lastRowLastColumn="0"/>
            </w:pPr>
            <w:r w:rsidRPr="001F4D06">
              <w:t>Draw as polygon</w:t>
            </w:r>
            <w:r>
              <w:t xml:space="preserve"> for Female Bath</w:t>
            </w:r>
          </w:p>
        </w:tc>
        <w:tc>
          <w:tcPr>
            <w:tcW w:w="991" w:type="dxa"/>
            <w:shd w:val="clear" w:color="auto" w:fill="auto"/>
            <w:noWrap/>
            <w:vAlign w:val="center"/>
          </w:tcPr>
          <w:p w14:paraId="7965CC70" w14:textId="7F343E81" w:rsidR="00366A76" w:rsidRDefault="00366A76" w:rsidP="00366A76">
            <w:pPr>
              <w:cnfStyle w:val="000000000000" w:firstRow="0" w:lastRow="0" w:firstColumn="0" w:lastColumn="0" w:oddVBand="0" w:evenVBand="0" w:oddHBand="0" w:evenHBand="0" w:firstRowFirstColumn="0" w:firstRowLastColumn="0" w:lastRowFirstColumn="0" w:lastRowLastColumn="0"/>
            </w:pPr>
            <w:r>
              <w:t>2</w:t>
            </w:r>
          </w:p>
        </w:tc>
        <w:tc>
          <w:tcPr>
            <w:tcW w:w="1251" w:type="dxa"/>
            <w:shd w:val="clear" w:color="auto" w:fill="auto"/>
            <w:noWrap/>
          </w:tcPr>
          <w:p w14:paraId="5160EC4F" w14:textId="0D98D184"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593E74">
              <w:t>Mandatory as per rule</w:t>
            </w:r>
          </w:p>
        </w:tc>
      </w:tr>
      <w:tr w:rsidR="00366A76" w:rsidRPr="007F14AF" w14:paraId="69F6C466" w14:textId="77777777" w:rsidTr="009D1E6A">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0E6B4FA6" w14:textId="77777777" w:rsidR="00366A76" w:rsidRDefault="00366A76" w:rsidP="00366A76">
            <w:pPr>
              <w:jc w:val="center"/>
            </w:pPr>
          </w:p>
        </w:tc>
        <w:tc>
          <w:tcPr>
            <w:tcW w:w="1363" w:type="dxa"/>
            <w:vMerge/>
            <w:vAlign w:val="center"/>
          </w:tcPr>
          <w:p w14:paraId="45DB56AA" w14:textId="77777777"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ign w:val="center"/>
          </w:tcPr>
          <w:p w14:paraId="0A989CEA" w14:textId="77777777"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vAlign w:val="center"/>
          </w:tcPr>
          <w:p w14:paraId="1BC878BA" w14:textId="3DC5E2C6" w:rsidR="00366A76" w:rsidRPr="001F4D06" w:rsidRDefault="00366A76" w:rsidP="00366A76">
            <w:pPr>
              <w:cnfStyle w:val="000000100000" w:firstRow="0" w:lastRow="0" w:firstColumn="0" w:lastColumn="0" w:oddVBand="0" w:evenVBand="0" w:oddHBand="1" w:evenHBand="0" w:firstRowFirstColumn="0" w:firstRowLastColumn="0" w:lastRowFirstColumn="0" w:lastRowLastColumn="0"/>
            </w:pPr>
            <w:r w:rsidRPr="001F4D06">
              <w:t>Draw as polygon</w:t>
            </w:r>
            <w:r>
              <w:t xml:space="preserve"> for Male Bath</w:t>
            </w:r>
          </w:p>
        </w:tc>
        <w:tc>
          <w:tcPr>
            <w:tcW w:w="991" w:type="dxa"/>
            <w:noWrap/>
            <w:vAlign w:val="center"/>
          </w:tcPr>
          <w:p w14:paraId="74CC487D" w14:textId="124EC93C" w:rsidR="00366A76" w:rsidRDefault="00366A76" w:rsidP="00366A76">
            <w:pPr>
              <w:cnfStyle w:val="000000100000" w:firstRow="0" w:lastRow="0" w:firstColumn="0" w:lastColumn="0" w:oddVBand="0" w:evenVBand="0" w:oddHBand="1" w:evenHBand="0" w:firstRowFirstColumn="0" w:firstRowLastColumn="0" w:lastRowFirstColumn="0" w:lastRowLastColumn="0"/>
            </w:pPr>
            <w:r>
              <w:t>1</w:t>
            </w:r>
          </w:p>
        </w:tc>
        <w:tc>
          <w:tcPr>
            <w:tcW w:w="1251" w:type="dxa"/>
            <w:noWrap/>
          </w:tcPr>
          <w:p w14:paraId="5C05EA34" w14:textId="3AAA7372"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593E74">
              <w:t>Mandatory as per rule</w:t>
            </w:r>
          </w:p>
        </w:tc>
      </w:tr>
      <w:tr w:rsidR="00366A76" w:rsidRPr="007F14AF" w14:paraId="77B1C9F1" w14:textId="77777777" w:rsidTr="00104CDA">
        <w:trPr>
          <w:trHeight w:val="585"/>
        </w:trPr>
        <w:tc>
          <w:tcPr>
            <w:cnfStyle w:val="001000000000" w:firstRow="0" w:lastRow="0" w:firstColumn="1" w:lastColumn="0" w:oddVBand="0" w:evenVBand="0" w:oddHBand="0" w:evenHBand="0" w:firstRowFirstColumn="0" w:firstRowLastColumn="0" w:lastRowFirstColumn="0" w:lastRowLastColumn="0"/>
            <w:tcW w:w="831" w:type="dxa"/>
            <w:vMerge w:val="restart"/>
            <w:vAlign w:val="center"/>
          </w:tcPr>
          <w:p w14:paraId="155F0D4C" w14:textId="2FECC54A" w:rsidR="00366A76" w:rsidRDefault="00366A76" w:rsidP="00E017F3">
            <w:pPr>
              <w:jc w:val="center"/>
            </w:pPr>
            <w:r>
              <w:t>2</w:t>
            </w:r>
            <w:r w:rsidR="00E017F3">
              <w:t>7</w:t>
            </w:r>
          </w:p>
        </w:tc>
        <w:tc>
          <w:tcPr>
            <w:tcW w:w="1363" w:type="dxa"/>
            <w:vMerge w:val="restart"/>
            <w:vAlign w:val="center"/>
          </w:tcPr>
          <w:p w14:paraId="7A8DDFF7" w14:textId="4CD5758E"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r w:rsidRPr="009D1E6A">
              <w:t>Toilet</w:t>
            </w:r>
          </w:p>
        </w:tc>
        <w:tc>
          <w:tcPr>
            <w:tcW w:w="3404" w:type="dxa"/>
            <w:vMerge w:val="restart"/>
            <w:vAlign w:val="center"/>
          </w:tcPr>
          <w:p w14:paraId="2FD61240" w14:textId="57987193"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9D1E6A">
              <w:t>BLK_n_FLR_n_WC_BATH</w:t>
            </w:r>
            <w:proofErr w:type="spellEnd"/>
          </w:p>
        </w:tc>
        <w:tc>
          <w:tcPr>
            <w:tcW w:w="2340" w:type="dxa"/>
            <w:vAlign w:val="center"/>
          </w:tcPr>
          <w:p w14:paraId="4286DD1E" w14:textId="217BEE21" w:rsidR="00366A76" w:rsidRPr="001F4D06" w:rsidRDefault="00366A76" w:rsidP="00366A76">
            <w:pPr>
              <w:cnfStyle w:val="000000000000" w:firstRow="0" w:lastRow="0" w:firstColumn="0" w:lastColumn="0" w:oddVBand="0" w:evenVBand="0" w:oddHBand="0" w:evenHBand="0" w:firstRowFirstColumn="0" w:firstRowLastColumn="0" w:lastRowFirstColumn="0" w:lastRowLastColumn="0"/>
            </w:pPr>
            <w:r w:rsidRPr="001F4D06">
              <w:t>Draw as polygon</w:t>
            </w:r>
            <w:r>
              <w:t xml:space="preserve"> for Common Toilet</w:t>
            </w:r>
          </w:p>
        </w:tc>
        <w:tc>
          <w:tcPr>
            <w:tcW w:w="991" w:type="dxa"/>
            <w:noWrap/>
            <w:vAlign w:val="center"/>
          </w:tcPr>
          <w:p w14:paraId="4ADDA6C2" w14:textId="0E49EA6C" w:rsidR="00366A76" w:rsidRDefault="00366A76" w:rsidP="00366A76">
            <w:pPr>
              <w:cnfStyle w:val="000000000000" w:firstRow="0" w:lastRow="0" w:firstColumn="0" w:lastColumn="0" w:oddVBand="0" w:evenVBand="0" w:oddHBand="0" w:evenHBand="0" w:firstRowFirstColumn="0" w:firstRowLastColumn="0" w:lastRowFirstColumn="0" w:lastRowLastColumn="0"/>
            </w:pPr>
            <w:r>
              <w:t>3</w:t>
            </w:r>
          </w:p>
        </w:tc>
        <w:tc>
          <w:tcPr>
            <w:tcW w:w="1251" w:type="dxa"/>
            <w:noWrap/>
          </w:tcPr>
          <w:p w14:paraId="345338AB" w14:textId="4E76D67D"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1F30C5">
              <w:t>Mandatory as per rule</w:t>
            </w:r>
          </w:p>
        </w:tc>
      </w:tr>
      <w:tr w:rsidR="00366A76" w:rsidRPr="007F14AF" w14:paraId="6166DC76" w14:textId="77777777" w:rsidTr="00366A7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5F17744A" w14:textId="77777777" w:rsidR="00366A76" w:rsidRDefault="00366A76" w:rsidP="00366A76">
            <w:pPr>
              <w:jc w:val="center"/>
            </w:pPr>
          </w:p>
        </w:tc>
        <w:tc>
          <w:tcPr>
            <w:tcW w:w="1363" w:type="dxa"/>
            <w:vMerge/>
            <w:vAlign w:val="center"/>
          </w:tcPr>
          <w:p w14:paraId="21D52E33" w14:textId="77777777"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ign w:val="center"/>
          </w:tcPr>
          <w:p w14:paraId="0A5A22E9" w14:textId="77777777"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vAlign w:val="center"/>
          </w:tcPr>
          <w:p w14:paraId="3EFA09F4" w14:textId="38FE9B30" w:rsidR="00366A76" w:rsidRPr="001F4D06" w:rsidRDefault="00366A76" w:rsidP="00366A76">
            <w:pPr>
              <w:cnfStyle w:val="000000100000" w:firstRow="0" w:lastRow="0" w:firstColumn="0" w:lastColumn="0" w:oddVBand="0" w:evenVBand="0" w:oddHBand="1" w:evenHBand="0" w:firstRowFirstColumn="0" w:firstRowLastColumn="0" w:lastRowFirstColumn="0" w:lastRowLastColumn="0"/>
            </w:pPr>
            <w:r w:rsidRPr="001F4D06">
              <w:t>Draw as polygon</w:t>
            </w:r>
            <w:r>
              <w:t xml:space="preserve"> for Female Toilet</w:t>
            </w:r>
          </w:p>
        </w:tc>
        <w:tc>
          <w:tcPr>
            <w:tcW w:w="991" w:type="dxa"/>
            <w:noWrap/>
            <w:vAlign w:val="center"/>
          </w:tcPr>
          <w:p w14:paraId="195CB028" w14:textId="44B2F8CA" w:rsidR="00366A76" w:rsidRDefault="00366A76" w:rsidP="00366A76">
            <w:pPr>
              <w:cnfStyle w:val="000000100000" w:firstRow="0" w:lastRow="0" w:firstColumn="0" w:lastColumn="0" w:oddVBand="0" w:evenVBand="0" w:oddHBand="1" w:evenHBand="0" w:firstRowFirstColumn="0" w:firstRowLastColumn="0" w:lastRowFirstColumn="0" w:lastRowLastColumn="0"/>
            </w:pPr>
            <w:r>
              <w:t>2</w:t>
            </w:r>
          </w:p>
        </w:tc>
        <w:tc>
          <w:tcPr>
            <w:tcW w:w="1251" w:type="dxa"/>
            <w:noWrap/>
          </w:tcPr>
          <w:p w14:paraId="13DEB232" w14:textId="400F4DEE"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1F30C5">
              <w:t>Mandatory as per rule</w:t>
            </w:r>
          </w:p>
        </w:tc>
      </w:tr>
      <w:tr w:rsidR="00366A76" w:rsidRPr="007F14AF" w14:paraId="75B3121C" w14:textId="77777777" w:rsidTr="00104CDA">
        <w:trPr>
          <w:trHeight w:val="585"/>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4163EFAA" w14:textId="77777777" w:rsidR="00366A76" w:rsidRDefault="00366A76" w:rsidP="00366A76">
            <w:pPr>
              <w:jc w:val="center"/>
            </w:pPr>
          </w:p>
        </w:tc>
        <w:tc>
          <w:tcPr>
            <w:tcW w:w="1363" w:type="dxa"/>
            <w:vMerge/>
            <w:vAlign w:val="center"/>
          </w:tcPr>
          <w:p w14:paraId="31EE30A3" w14:textId="77777777"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vAlign w:val="center"/>
          </w:tcPr>
          <w:p w14:paraId="19CCBBED" w14:textId="77777777"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vAlign w:val="center"/>
          </w:tcPr>
          <w:p w14:paraId="5E523D5A" w14:textId="479A7000" w:rsidR="00366A76" w:rsidRPr="001F4D06" w:rsidRDefault="00366A76" w:rsidP="00366A76">
            <w:pPr>
              <w:cnfStyle w:val="000000000000" w:firstRow="0" w:lastRow="0" w:firstColumn="0" w:lastColumn="0" w:oddVBand="0" w:evenVBand="0" w:oddHBand="0" w:evenHBand="0" w:firstRowFirstColumn="0" w:firstRowLastColumn="0" w:lastRowFirstColumn="0" w:lastRowLastColumn="0"/>
            </w:pPr>
            <w:r w:rsidRPr="001F4D06">
              <w:t>Draw as polygon</w:t>
            </w:r>
            <w:r>
              <w:t xml:space="preserve"> for Male Toilet</w:t>
            </w:r>
          </w:p>
        </w:tc>
        <w:tc>
          <w:tcPr>
            <w:tcW w:w="991" w:type="dxa"/>
            <w:noWrap/>
            <w:vAlign w:val="center"/>
          </w:tcPr>
          <w:p w14:paraId="14087FC3" w14:textId="20FF4922" w:rsidR="00366A76" w:rsidRDefault="00366A76" w:rsidP="00366A76">
            <w:pPr>
              <w:cnfStyle w:val="000000000000" w:firstRow="0" w:lastRow="0" w:firstColumn="0" w:lastColumn="0" w:oddVBand="0" w:evenVBand="0" w:oddHBand="0" w:evenHBand="0" w:firstRowFirstColumn="0" w:firstRowLastColumn="0" w:lastRowFirstColumn="0" w:lastRowLastColumn="0"/>
            </w:pPr>
            <w:r>
              <w:t>1</w:t>
            </w:r>
          </w:p>
        </w:tc>
        <w:tc>
          <w:tcPr>
            <w:tcW w:w="1251" w:type="dxa"/>
            <w:noWrap/>
          </w:tcPr>
          <w:p w14:paraId="251A1C0E" w14:textId="262D791B"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1F30C5">
              <w:t>Mandatory as per rule</w:t>
            </w:r>
          </w:p>
        </w:tc>
      </w:tr>
      <w:tr w:rsidR="00366A76" w:rsidRPr="007F14AF" w14:paraId="45033711" w14:textId="77777777" w:rsidTr="0099149F">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val="restart"/>
            <w:vAlign w:val="center"/>
          </w:tcPr>
          <w:p w14:paraId="3BC8460E" w14:textId="691D5006" w:rsidR="00366A76" w:rsidRDefault="00366A76" w:rsidP="00E017F3">
            <w:pPr>
              <w:jc w:val="center"/>
            </w:pPr>
            <w:r>
              <w:t>2</w:t>
            </w:r>
            <w:r w:rsidR="00E017F3">
              <w:t>8</w:t>
            </w:r>
          </w:p>
        </w:tc>
        <w:tc>
          <w:tcPr>
            <w:tcW w:w="1363" w:type="dxa"/>
            <w:vMerge w:val="restart"/>
            <w:vAlign w:val="center"/>
          </w:tcPr>
          <w:p w14:paraId="0D345397" w14:textId="06F37E34"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r w:rsidRPr="009D1E6A">
              <w:t>Disabled Toilet</w:t>
            </w:r>
          </w:p>
        </w:tc>
        <w:tc>
          <w:tcPr>
            <w:tcW w:w="3404" w:type="dxa"/>
            <w:vMerge w:val="restart"/>
            <w:vAlign w:val="center"/>
          </w:tcPr>
          <w:p w14:paraId="2B778CCB" w14:textId="1B706D7E"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9D1E6A">
              <w:t>BLK_n_FLR_n_SP_WC</w:t>
            </w:r>
            <w:proofErr w:type="spellEnd"/>
          </w:p>
        </w:tc>
        <w:tc>
          <w:tcPr>
            <w:tcW w:w="2340" w:type="dxa"/>
            <w:vAlign w:val="center"/>
          </w:tcPr>
          <w:p w14:paraId="2460FF6B" w14:textId="56DF991D" w:rsidR="00366A76" w:rsidRPr="001F4D06" w:rsidRDefault="00366A76" w:rsidP="00366A76">
            <w:pPr>
              <w:cnfStyle w:val="000000100000" w:firstRow="0" w:lastRow="0" w:firstColumn="0" w:lastColumn="0" w:oddVBand="0" w:evenVBand="0" w:oddHBand="1" w:evenHBand="0" w:firstRowFirstColumn="0" w:firstRowLastColumn="0" w:lastRowFirstColumn="0" w:lastRowLastColumn="0"/>
            </w:pPr>
            <w:r w:rsidRPr="001F4D06">
              <w:t>Draw as polygon</w:t>
            </w:r>
            <w:r>
              <w:t xml:space="preserve"> for Common </w:t>
            </w:r>
            <w:r w:rsidRPr="009D1E6A">
              <w:t>Disabled Toilet</w:t>
            </w:r>
          </w:p>
        </w:tc>
        <w:tc>
          <w:tcPr>
            <w:tcW w:w="991" w:type="dxa"/>
            <w:noWrap/>
            <w:vAlign w:val="center"/>
          </w:tcPr>
          <w:p w14:paraId="38338423" w14:textId="3BADF7C8" w:rsidR="00366A76" w:rsidRDefault="00366A76" w:rsidP="00366A76">
            <w:pPr>
              <w:cnfStyle w:val="000000100000" w:firstRow="0" w:lastRow="0" w:firstColumn="0" w:lastColumn="0" w:oddVBand="0" w:evenVBand="0" w:oddHBand="1" w:evenHBand="0" w:firstRowFirstColumn="0" w:firstRowLastColumn="0" w:lastRowFirstColumn="0" w:lastRowLastColumn="0"/>
            </w:pPr>
            <w:r>
              <w:t>3</w:t>
            </w:r>
          </w:p>
        </w:tc>
        <w:tc>
          <w:tcPr>
            <w:tcW w:w="1251" w:type="dxa"/>
            <w:noWrap/>
          </w:tcPr>
          <w:p w14:paraId="2B610B82" w14:textId="398BCBE3"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1F30C5">
              <w:t>Mandatory as per rule</w:t>
            </w:r>
          </w:p>
        </w:tc>
      </w:tr>
      <w:tr w:rsidR="00366A76" w:rsidRPr="007F14AF" w14:paraId="37EF7D7D" w14:textId="77777777" w:rsidTr="00104CDA">
        <w:trPr>
          <w:trHeight w:val="585"/>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52F7C86E" w14:textId="77777777" w:rsidR="00366A76" w:rsidRDefault="00366A76" w:rsidP="00366A76">
            <w:pPr>
              <w:jc w:val="center"/>
            </w:pPr>
          </w:p>
        </w:tc>
        <w:tc>
          <w:tcPr>
            <w:tcW w:w="1363" w:type="dxa"/>
            <w:vMerge/>
            <w:vAlign w:val="center"/>
          </w:tcPr>
          <w:p w14:paraId="06D10140" w14:textId="77777777"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vAlign w:val="center"/>
          </w:tcPr>
          <w:p w14:paraId="1B29AD33" w14:textId="77777777"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tcPr>
          <w:p w14:paraId="28E632CE" w14:textId="6D3C4BB3" w:rsidR="00366A76" w:rsidRPr="001F4D06" w:rsidRDefault="00366A76" w:rsidP="00366A76">
            <w:pPr>
              <w:cnfStyle w:val="000000000000" w:firstRow="0" w:lastRow="0" w:firstColumn="0" w:lastColumn="0" w:oddVBand="0" w:evenVBand="0" w:oddHBand="0" w:evenHBand="0" w:firstRowFirstColumn="0" w:firstRowLastColumn="0" w:lastRowFirstColumn="0" w:lastRowLastColumn="0"/>
            </w:pPr>
            <w:r w:rsidRPr="001F4D06">
              <w:t>Draw as polygon</w:t>
            </w:r>
            <w:r>
              <w:t xml:space="preserve"> for Female </w:t>
            </w:r>
            <w:r w:rsidRPr="009D1E6A">
              <w:t>Disabled Toilet</w:t>
            </w:r>
          </w:p>
        </w:tc>
        <w:tc>
          <w:tcPr>
            <w:tcW w:w="991" w:type="dxa"/>
            <w:shd w:val="clear" w:color="auto" w:fill="auto"/>
            <w:noWrap/>
            <w:vAlign w:val="center"/>
          </w:tcPr>
          <w:p w14:paraId="2237C1EF" w14:textId="65F7B366" w:rsidR="00366A76" w:rsidRDefault="00366A76" w:rsidP="00366A76">
            <w:pPr>
              <w:cnfStyle w:val="000000000000" w:firstRow="0" w:lastRow="0" w:firstColumn="0" w:lastColumn="0" w:oddVBand="0" w:evenVBand="0" w:oddHBand="0" w:evenHBand="0" w:firstRowFirstColumn="0" w:firstRowLastColumn="0" w:lastRowFirstColumn="0" w:lastRowLastColumn="0"/>
            </w:pPr>
            <w:r>
              <w:t>2</w:t>
            </w:r>
          </w:p>
        </w:tc>
        <w:tc>
          <w:tcPr>
            <w:tcW w:w="1251" w:type="dxa"/>
            <w:shd w:val="clear" w:color="auto" w:fill="auto"/>
            <w:noWrap/>
          </w:tcPr>
          <w:p w14:paraId="5017B109" w14:textId="5A9696B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4A04E2">
              <w:t>Mandatory as per rule</w:t>
            </w:r>
          </w:p>
        </w:tc>
      </w:tr>
      <w:tr w:rsidR="00366A76" w:rsidRPr="007F14AF" w14:paraId="335974F7" w14:textId="77777777" w:rsidTr="00D56CFC">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09CB11CA" w14:textId="77777777" w:rsidR="00366A76" w:rsidRDefault="00366A76" w:rsidP="00366A76">
            <w:pPr>
              <w:jc w:val="center"/>
            </w:pPr>
          </w:p>
        </w:tc>
        <w:tc>
          <w:tcPr>
            <w:tcW w:w="1363" w:type="dxa"/>
            <w:vMerge/>
            <w:vAlign w:val="center"/>
          </w:tcPr>
          <w:p w14:paraId="4E761B38" w14:textId="77777777"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ign w:val="center"/>
          </w:tcPr>
          <w:p w14:paraId="23FF0CF6" w14:textId="77777777"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vAlign w:val="center"/>
          </w:tcPr>
          <w:p w14:paraId="0AA0F623" w14:textId="1F13AD7E" w:rsidR="00366A76" w:rsidRPr="001F4D06" w:rsidRDefault="00366A76" w:rsidP="00366A76">
            <w:pPr>
              <w:cnfStyle w:val="000000100000" w:firstRow="0" w:lastRow="0" w:firstColumn="0" w:lastColumn="0" w:oddVBand="0" w:evenVBand="0" w:oddHBand="1" w:evenHBand="0" w:firstRowFirstColumn="0" w:firstRowLastColumn="0" w:lastRowFirstColumn="0" w:lastRowLastColumn="0"/>
            </w:pPr>
            <w:r w:rsidRPr="001F4D06">
              <w:t>Draw as polygon</w:t>
            </w:r>
            <w:r>
              <w:t xml:space="preserve"> for Male </w:t>
            </w:r>
            <w:r w:rsidRPr="009D1E6A">
              <w:t>Disabled Toilet</w:t>
            </w:r>
          </w:p>
        </w:tc>
        <w:tc>
          <w:tcPr>
            <w:tcW w:w="991" w:type="dxa"/>
            <w:noWrap/>
            <w:vAlign w:val="center"/>
          </w:tcPr>
          <w:p w14:paraId="5C0F5C1A" w14:textId="1D6C43FC" w:rsidR="00366A76" w:rsidRDefault="00366A76" w:rsidP="00366A76">
            <w:pPr>
              <w:cnfStyle w:val="000000100000" w:firstRow="0" w:lastRow="0" w:firstColumn="0" w:lastColumn="0" w:oddVBand="0" w:evenVBand="0" w:oddHBand="1" w:evenHBand="0" w:firstRowFirstColumn="0" w:firstRowLastColumn="0" w:lastRowFirstColumn="0" w:lastRowLastColumn="0"/>
            </w:pPr>
            <w:r>
              <w:t>1</w:t>
            </w:r>
          </w:p>
        </w:tc>
        <w:tc>
          <w:tcPr>
            <w:tcW w:w="1251" w:type="dxa"/>
            <w:noWrap/>
          </w:tcPr>
          <w:p w14:paraId="544D44E9" w14:textId="5E20DF38"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4A04E2">
              <w:t>Mandatory as per rule</w:t>
            </w:r>
          </w:p>
        </w:tc>
      </w:tr>
      <w:tr w:rsidR="00366A76" w:rsidRPr="007F14AF" w14:paraId="502B9837" w14:textId="77777777" w:rsidTr="00FE109E">
        <w:trPr>
          <w:trHeight w:val="585"/>
        </w:trPr>
        <w:tc>
          <w:tcPr>
            <w:cnfStyle w:val="001000000000" w:firstRow="0" w:lastRow="0" w:firstColumn="1" w:lastColumn="0" w:oddVBand="0" w:evenVBand="0" w:oddHBand="0" w:evenHBand="0" w:firstRowFirstColumn="0" w:firstRowLastColumn="0" w:lastRowFirstColumn="0" w:lastRowLastColumn="0"/>
            <w:tcW w:w="831" w:type="dxa"/>
            <w:vMerge w:val="restart"/>
            <w:vAlign w:val="center"/>
          </w:tcPr>
          <w:p w14:paraId="3AB50920" w14:textId="59F88F70" w:rsidR="00366A76" w:rsidRDefault="00366A76" w:rsidP="00E017F3">
            <w:pPr>
              <w:jc w:val="center"/>
            </w:pPr>
            <w:r>
              <w:t>2</w:t>
            </w:r>
            <w:r w:rsidR="00E017F3">
              <w:t>9</w:t>
            </w:r>
          </w:p>
        </w:tc>
        <w:tc>
          <w:tcPr>
            <w:tcW w:w="1363" w:type="dxa"/>
            <w:vMerge w:val="restart"/>
            <w:vAlign w:val="center"/>
          </w:tcPr>
          <w:p w14:paraId="4E2BDE7A" w14:textId="477BB77F"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r>
              <w:t>Doorways</w:t>
            </w:r>
          </w:p>
        </w:tc>
        <w:tc>
          <w:tcPr>
            <w:tcW w:w="3404" w:type="dxa"/>
            <w:vMerge w:val="restart"/>
            <w:vAlign w:val="center"/>
          </w:tcPr>
          <w:p w14:paraId="0402BD99" w14:textId="0F1C1D94"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104CDA">
              <w:t>BLK_n_FLR_n_EXIT_WIDTH_DOOR</w:t>
            </w:r>
            <w:proofErr w:type="spellEnd"/>
          </w:p>
        </w:tc>
        <w:tc>
          <w:tcPr>
            <w:tcW w:w="2340" w:type="dxa"/>
            <w:vAlign w:val="center"/>
          </w:tcPr>
          <w:p w14:paraId="783050CC" w14:textId="753193B6" w:rsidR="00366A76" w:rsidRPr="001F4D06" w:rsidRDefault="00366A76" w:rsidP="00366A76">
            <w:pPr>
              <w:cnfStyle w:val="000000000000" w:firstRow="0" w:lastRow="0" w:firstColumn="0" w:lastColumn="0" w:oddVBand="0" w:evenVBand="0" w:oddHBand="0" w:evenHBand="0" w:firstRowFirstColumn="0" w:firstRowLastColumn="0" w:lastRowFirstColumn="0" w:lastRowLastColumn="0"/>
            </w:pPr>
            <w:r w:rsidRPr="007F14AF">
              <w:t xml:space="preserve">Draw Dimension for </w:t>
            </w:r>
            <w:r>
              <w:t>General Door/Entrance Door Width on each floor</w:t>
            </w:r>
          </w:p>
        </w:tc>
        <w:tc>
          <w:tcPr>
            <w:tcW w:w="991" w:type="dxa"/>
            <w:noWrap/>
            <w:vAlign w:val="center"/>
          </w:tcPr>
          <w:p w14:paraId="7098A77B" w14:textId="43D61CB8" w:rsidR="00366A76" w:rsidRDefault="00366A76" w:rsidP="00366A76">
            <w:pPr>
              <w:cnfStyle w:val="000000000000" w:firstRow="0" w:lastRow="0" w:firstColumn="0" w:lastColumn="0" w:oddVBand="0" w:evenVBand="0" w:oddHBand="0" w:evenHBand="0" w:firstRowFirstColumn="0" w:firstRowLastColumn="0" w:lastRowFirstColumn="0" w:lastRowLastColumn="0"/>
            </w:pPr>
            <w:r>
              <w:t>1</w:t>
            </w:r>
          </w:p>
        </w:tc>
        <w:tc>
          <w:tcPr>
            <w:tcW w:w="1251" w:type="dxa"/>
            <w:noWrap/>
            <w:vAlign w:val="center"/>
          </w:tcPr>
          <w:p w14:paraId="2B5DFFD0" w14:textId="7368F6B6" w:rsidR="00366A76" w:rsidRPr="004A04E2" w:rsidRDefault="00366A76" w:rsidP="00366A76">
            <w:pPr>
              <w:jc w:val="center"/>
              <w:cnfStyle w:val="000000000000" w:firstRow="0" w:lastRow="0" w:firstColumn="0" w:lastColumn="0" w:oddVBand="0" w:evenVBand="0" w:oddHBand="0" w:evenHBand="0" w:firstRowFirstColumn="0" w:firstRowLastColumn="0" w:lastRowFirstColumn="0" w:lastRowLastColumn="0"/>
            </w:pPr>
            <w:r w:rsidRPr="004A04E2">
              <w:t>Mandatory as per rule</w:t>
            </w:r>
          </w:p>
        </w:tc>
      </w:tr>
      <w:tr w:rsidR="00366A76" w:rsidRPr="007F14AF" w14:paraId="7A64018B" w14:textId="77777777" w:rsidTr="00366A7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3BCDC1E9" w14:textId="77777777" w:rsidR="00366A76" w:rsidRDefault="00366A76" w:rsidP="00366A76">
            <w:pPr>
              <w:jc w:val="center"/>
            </w:pPr>
          </w:p>
        </w:tc>
        <w:tc>
          <w:tcPr>
            <w:tcW w:w="1363" w:type="dxa"/>
            <w:vMerge/>
            <w:vAlign w:val="center"/>
          </w:tcPr>
          <w:p w14:paraId="5F94EB4C" w14:textId="77777777" w:rsidR="00366A76"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ign w:val="center"/>
          </w:tcPr>
          <w:p w14:paraId="6F13B2C6" w14:textId="77777777"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vAlign w:val="center"/>
          </w:tcPr>
          <w:p w14:paraId="61BE52E9" w14:textId="01BA1E0F" w:rsidR="00366A76" w:rsidRPr="001F4D06" w:rsidRDefault="00366A76" w:rsidP="00366A76">
            <w:pPr>
              <w:cnfStyle w:val="000000100000" w:firstRow="0" w:lastRow="0" w:firstColumn="0" w:lastColumn="0" w:oddVBand="0" w:evenVBand="0" w:oddHBand="1" w:evenHBand="0" w:firstRowFirstColumn="0" w:firstRowLastColumn="0" w:lastRowFirstColumn="0" w:lastRowLastColumn="0"/>
            </w:pPr>
            <w:r w:rsidRPr="007F14AF">
              <w:t xml:space="preserve">Draw Dimension for </w:t>
            </w:r>
            <w:r w:rsidRPr="00FE109E">
              <w:t>Bathrooms, water closet and stores Door</w:t>
            </w:r>
            <w:r>
              <w:t xml:space="preserve"> width</w:t>
            </w:r>
          </w:p>
        </w:tc>
        <w:tc>
          <w:tcPr>
            <w:tcW w:w="991" w:type="dxa"/>
            <w:noWrap/>
            <w:vAlign w:val="center"/>
          </w:tcPr>
          <w:p w14:paraId="5D7F8D95" w14:textId="081889DA" w:rsidR="00366A76" w:rsidRDefault="00366A76" w:rsidP="00366A76">
            <w:pPr>
              <w:cnfStyle w:val="000000100000" w:firstRow="0" w:lastRow="0" w:firstColumn="0" w:lastColumn="0" w:oddVBand="0" w:evenVBand="0" w:oddHBand="1" w:evenHBand="0" w:firstRowFirstColumn="0" w:firstRowLastColumn="0" w:lastRowFirstColumn="0" w:lastRowLastColumn="0"/>
            </w:pPr>
            <w:r>
              <w:t>2</w:t>
            </w:r>
          </w:p>
        </w:tc>
        <w:tc>
          <w:tcPr>
            <w:tcW w:w="1251" w:type="dxa"/>
            <w:noWrap/>
            <w:vAlign w:val="center"/>
          </w:tcPr>
          <w:p w14:paraId="01677E46" w14:textId="01D3633B" w:rsidR="00366A76" w:rsidRPr="004A04E2" w:rsidRDefault="00366A76" w:rsidP="00366A76">
            <w:pPr>
              <w:jc w:val="center"/>
              <w:cnfStyle w:val="000000100000" w:firstRow="0" w:lastRow="0" w:firstColumn="0" w:lastColumn="0" w:oddVBand="0" w:evenVBand="0" w:oddHBand="1" w:evenHBand="0" w:firstRowFirstColumn="0" w:firstRowLastColumn="0" w:lastRowFirstColumn="0" w:lastRowLastColumn="0"/>
            </w:pPr>
            <w:r w:rsidRPr="004A04E2">
              <w:t>Mandatory as per rule</w:t>
            </w:r>
          </w:p>
        </w:tc>
      </w:tr>
      <w:tr w:rsidR="00366A76" w:rsidRPr="007F14AF" w14:paraId="61452DF1" w14:textId="77777777" w:rsidTr="00104CDA">
        <w:trPr>
          <w:trHeight w:val="585"/>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098B3130" w14:textId="77777777" w:rsidR="00366A76" w:rsidRDefault="00366A76" w:rsidP="00366A76">
            <w:pPr>
              <w:jc w:val="center"/>
            </w:pPr>
          </w:p>
        </w:tc>
        <w:tc>
          <w:tcPr>
            <w:tcW w:w="1363" w:type="dxa"/>
            <w:vMerge/>
            <w:vAlign w:val="center"/>
          </w:tcPr>
          <w:p w14:paraId="3BEABB48" w14:textId="77777777" w:rsidR="00366A76"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vAlign w:val="center"/>
          </w:tcPr>
          <w:p w14:paraId="371F7F84" w14:textId="77777777" w:rsidR="00366A76" w:rsidRPr="00BD059E"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vAlign w:val="center"/>
          </w:tcPr>
          <w:p w14:paraId="4E6BB3EF" w14:textId="440E450D" w:rsidR="00366A76" w:rsidRPr="001F4D06" w:rsidRDefault="00366A76" w:rsidP="00366A76">
            <w:pPr>
              <w:cnfStyle w:val="000000000000" w:firstRow="0" w:lastRow="0" w:firstColumn="0" w:lastColumn="0" w:oddVBand="0" w:evenVBand="0" w:oddHBand="0" w:evenHBand="0" w:firstRowFirstColumn="0" w:firstRowLastColumn="0" w:lastRowFirstColumn="0" w:lastRowLastColumn="0"/>
            </w:pPr>
            <w:r w:rsidRPr="007F14AF">
              <w:t xml:space="preserve">Draw Dimension for </w:t>
            </w:r>
            <w:r>
              <w:t>Fire</w:t>
            </w:r>
            <w:r w:rsidRPr="00FE109E">
              <w:t xml:space="preserve"> Door</w:t>
            </w:r>
            <w:r>
              <w:t xml:space="preserve"> width</w:t>
            </w:r>
          </w:p>
        </w:tc>
        <w:tc>
          <w:tcPr>
            <w:tcW w:w="991" w:type="dxa"/>
            <w:noWrap/>
            <w:vAlign w:val="center"/>
          </w:tcPr>
          <w:p w14:paraId="14E2AE85" w14:textId="306D1CDB" w:rsidR="00366A76" w:rsidRDefault="00366A76" w:rsidP="00366A76">
            <w:pPr>
              <w:cnfStyle w:val="000000000000" w:firstRow="0" w:lastRow="0" w:firstColumn="0" w:lastColumn="0" w:oddVBand="0" w:evenVBand="0" w:oddHBand="0" w:evenHBand="0" w:firstRowFirstColumn="0" w:firstRowLastColumn="0" w:lastRowFirstColumn="0" w:lastRowLastColumn="0"/>
            </w:pPr>
            <w:r>
              <w:t>3</w:t>
            </w:r>
          </w:p>
        </w:tc>
        <w:tc>
          <w:tcPr>
            <w:tcW w:w="1251" w:type="dxa"/>
            <w:noWrap/>
            <w:vAlign w:val="center"/>
          </w:tcPr>
          <w:p w14:paraId="574DDDDC" w14:textId="331EBFC7" w:rsidR="00366A76" w:rsidRPr="004A04E2" w:rsidRDefault="00366A76" w:rsidP="00366A76">
            <w:pPr>
              <w:jc w:val="center"/>
              <w:cnfStyle w:val="000000000000" w:firstRow="0" w:lastRow="0" w:firstColumn="0" w:lastColumn="0" w:oddVBand="0" w:evenVBand="0" w:oddHBand="0" w:evenHBand="0" w:firstRowFirstColumn="0" w:firstRowLastColumn="0" w:lastRowFirstColumn="0" w:lastRowLastColumn="0"/>
            </w:pPr>
            <w:r w:rsidRPr="004A04E2">
              <w:t>Mandatory as per rule</w:t>
            </w:r>
          </w:p>
        </w:tc>
      </w:tr>
      <w:tr w:rsidR="00366A76" w:rsidRPr="007F14AF" w14:paraId="678E9E0D" w14:textId="77777777" w:rsidTr="00366A76">
        <w:trPr>
          <w:cnfStyle w:val="000000100000" w:firstRow="0" w:lastRow="0" w:firstColumn="0" w:lastColumn="0" w:oddVBand="0" w:evenVBand="0" w:oddHBand="1"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54103875" w14:textId="77777777" w:rsidR="00366A76" w:rsidRDefault="00366A76" w:rsidP="00366A76">
            <w:pPr>
              <w:jc w:val="center"/>
            </w:pPr>
          </w:p>
        </w:tc>
        <w:tc>
          <w:tcPr>
            <w:tcW w:w="1363" w:type="dxa"/>
            <w:vMerge/>
            <w:vAlign w:val="center"/>
          </w:tcPr>
          <w:p w14:paraId="0D52C117" w14:textId="77777777" w:rsidR="00366A76"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ign w:val="center"/>
          </w:tcPr>
          <w:p w14:paraId="3AC64800" w14:textId="77777777" w:rsidR="00366A76" w:rsidRPr="00BD059E"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vAlign w:val="center"/>
          </w:tcPr>
          <w:p w14:paraId="63C50E20" w14:textId="48857B40" w:rsidR="00366A76" w:rsidRPr="001F4D06" w:rsidRDefault="00366A76" w:rsidP="00366A76">
            <w:pPr>
              <w:cnfStyle w:val="000000100000" w:firstRow="0" w:lastRow="0" w:firstColumn="0" w:lastColumn="0" w:oddVBand="0" w:evenVBand="0" w:oddHBand="1" w:evenHBand="0" w:firstRowFirstColumn="0" w:firstRowLastColumn="0" w:lastRowFirstColumn="0" w:lastRowLastColumn="0"/>
            </w:pPr>
            <w:r w:rsidRPr="007F14AF">
              <w:t xml:space="preserve">Draw Dimension for </w:t>
            </w:r>
            <w:r>
              <w:t xml:space="preserve">Disabled Access </w:t>
            </w:r>
            <w:r w:rsidRPr="00FE109E">
              <w:t>Door</w:t>
            </w:r>
            <w:r>
              <w:t xml:space="preserve"> width</w:t>
            </w:r>
          </w:p>
        </w:tc>
        <w:tc>
          <w:tcPr>
            <w:tcW w:w="991" w:type="dxa"/>
            <w:noWrap/>
            <w:vAlign w:val="center"/>
          </w:tcPr>
          <w:p w14:paraId="19BBD192" w14:textId="64F8BAEC" w:rsidR="00366A76" w:rsidRDefault="00366A76" w:rsidP="00366A76">
            <w:pPr>
              <w:cnfStyle w:val="000000100000" w:firstRow="0" w:lastRow="0" w:firstColumn="0" w:lastColumn="0" w:oddVBand="0" w:evenVBand="0" w:oddHBand="1" w:evenHBand="0" w:firstRowFirstColumn="0" w:firstRowLastColumn="0" w:lastRowFirstColumn="0" w:lastRowLastColumn="0"/>
            </w:pPr>
            <w:r>
              <w:t>4</w:t>
            </w:r>
          </w:p>
        </w:tc>
        <w:tc>
          <w:tcPr>
            <w:tcW w:w="1251" w:type="dxa"/>
            <w:noWrap/>
            <w:vAlign w:val="center"/>
          </w:tcPr>
          <w:p w14:paraId="55638FC0" w14:textId="21266F5E" w:rsidR="00366A76" w:rsidRPr="004A04E2" w:rsidRDefault="00366A76" w:rsidP="00366A76">
            <w:pPr>
              <w:jc w:val="center"/>
              <w:cnfStyle w:val="000000100000" w:firstRow="0" w:lastRow="0" w:firstColumn="0" w:lastColumn="0" w:oddVBand="0" w:evenVBand="0" w:oddHBand="1" w:evenHBand="0" w:firstRowFirstColumn="0" w:firstRowLastColumn="0" w:lastRowFirstColumn="0" w:lastRowLastColumn="0"/>
            </w:pPr>
            <w:r w:rsidRPr="004A04E2">
              <w:t>Mandatory as per rule</w:t>
            </w:r>
          </w:p>
        </w:tc>
      </w:tr>
      <w:tr w:rsidR="00366A76" w:rsidRPr="007F14AF" w14:paraId="48489994" w14:textId="77777777" w:rsidTr="00A31A8A">
        <w:trPr>
          <w:trHeight w:val="485"/>
        </w:trPr>
        <w:tc>
          <w:tcPr>
            <w:cnfStyle w:val="001000000000" w:firstRow="0" w:lastRow="0" w:firstColumn="1" w:lastColumn="0" w:oddVBand="0" w:evenVBand="0" w:oddHBand="0" w:evenHBand="0" w:firstRowFirstColumn="0" w:firstRowLastColumn="0" w:lastRowFirstColumn="0" w:lastRowLastColumn="0"/>
            <w:tcW w:w="10180" w:type="dxa"/>
            <w:gridSpan w:val="6"/>
            <w:shd w:val="clear" w:color="auto" w:fill="2683C6" w:themeFill="accent2"/>
            <w:vAlign w:val="center"/>
          </w:tcPr>
          <w:p w14:paraId="42801F96" w14:textId="602911FA" w:rsidR="00366A76" w:rsidRPr="00A31A8A" w:rsidRDefault="00366A76" w:rsidP="00366A76">
            <w:pPr>
              <w:jc w:val="center"/>
              <w:rPr>
                <w:color w:val="FFFFFF" w:themeColor="background1"/>
              </w:rPr>
            </w:pPr>
            <w:r w:rsidRPr="00A31A8A">
              <w:rPr>
                <w:color w:val="FFFFFF" w:themeColor="background1"/>
              </w:rPr>
              <w:t>Layers to be drawn on the Floor Plans and Sectional Elevations</w:t>
            </w:r>
          </w:p>
        </w:tc>
      </w:tr>
      <w:tr w:rsidR="00366A76" w:rsidRPr="007F14AF" w14:paraId="41EE1612" w14:textId="77777777" w:rsidTr="00EE601A">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831" w:type="dxa"/>
            <w:vMerge w:val="restart"/>
            <w:noWrap/>
            <w:vAlign w:val="center"/>
            <w:hideMark/>
          </w:tcPr>
          <w:p w14:paraId="474E4BC1" w14:textId="7BC10BC5" w:rsidR="00366A76" w:rsidRPr="007F14AF" w:rsidRDefault="00366A76" w:rsidP="00366A76">
            <w:pPr>
              <w:jc w:val="center"/>
              <w:rPr>
                <w:ins w:id="226" w:author="Geetali Baruah" w:date="2020-12-28T21:44:00Z"/>
              </w:rPr>
            </w:pPr>
            <w:r w:rsidRPr="007F14AF">
              <w:t>1</w:t>
            </w:r>
          </w:p>
        </w:tc>
        <w:tc>
          <w:tcPr>
            <w:tcW w:w="1363" w:type="dxa"/>
            <w:vMerge w:val="restart"/>
            <w:noWrap/>
            <w:vAlign w:val="center"/>
            <w:hideMark/>
          </w:tcPr>
          <w:p w14:paraId="2C388855" w14:textId="79CCF7E0"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Passageways &amp; Corridors</w:t>
            </w:r>
          </w:p>
        </w:tc>
        <w:tc>
          <w:tcPr>
            <w:tcW w:w="3404" w:type="dxa"/>
            <w:vMerge w:val="restart"/>
            <w:noWrap/>
            <w:vAlign w:val="center"/>
            <w:hideMark/>
          </w:tcPr>
          <w:p w14:paraId="0FD2FE59"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PASSAGE</w:t>
            </w:r>
          </w:p>
        </w:tc>
        <w:tc>
          <w:tcPr>
            <w:tcW w:w="2340" w:type="dxa"/>
            <w:vAlign w:val="center"/>
            <w:hideMark/>
          </w:tcPr>
          <w:p w14:paraId="2C744B2A"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Draw Dimension for Passage/Corridor height in Sectional Elevation</w:t>
            </w:r>
          </w:p>
        </w:tc>
        <w:tc>
          <w:tcPr>
            <w:tcW w:w="991" w:type="dxa"/>
            <w:noWrap/>
            <w:vAlign w:val="center"/>
            <w:hideMark/>
          </w:tcPr>
          <w:p w14:paraId="047451E5"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1</w:t>
            </w:r>
          </w:p>
        </w:tc>
        <w:tc>
          <w:tcPr>
            <w:tcW w:w="1251" w:type="dxa"/>
            <w:noWrap/>
            <w:vAlign w:val="center"/>
            <w:hideMark/>
          </w:tcPr>
          <w:p w14:paraId="7D76642D"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53BB75D1" w14:textId="77777777" w:rsidTr="00104CDA">
        <w:trPr>
          <w:trHeight w:val="855"/>
        </w:trPr>
        <w:tc>
          <w:tcPr>
            <w:cnfStyle w:val="001000000000" w:firstRow="0" w:lastRow="0" w:firstColumn="1" w:lastColumn="0" w:oddVBand="0" w:evenVBand="0" w:oddHBand="0" w:evenHBand="0" w:firstRowFirstColumn="0" w:firstRowLastColumn="0" w:lastRowFirstColumn="0" w:lastRowLastColumn="0"/>
            <w:tcW w:w="831" w:type="dxa"/>
            <w:vMerge/>
            <w:hideMark/>
          </w:tcPr>
          <w:p w14:paraId="6A3D6447" w14:textId="77777777" w:rsidR="00366A76" w:rsidRPr="007F14AF" w:rsidRDefault="00366A76" w:rsidP="00366A76">
            <w:pPr>
              <w:rPr>
                <w:ins w:id="227" w:author="Geetali Baruah" w:date="2020-12-28T21:44:00Z"/>
              </w:rPr>
            </w:pPr>
          </w:p>
        </w:tc>
        <w:tc>
          <w:tcPr>
            <w:tcW w:w="1363" w:type="dxa"/>
            <w:vMerge/>
            <w:vAlign w:val="center"/>
            <w:hideMark/>
          </w:tcPr>
          <w:p w14:paraId="3499672F" w14:textId="21BCFCDD"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vAlign w:val="center"/>
            <w:hideMark/>
          </w:tcPr>
          <w:p w14:paraId="7C184DA9"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vAlign w:val="center"/>
            <w:hideMark/>
          </w:tcPr>
          <w:p w14:paraId="4B68598F" w14:textId="5C1801E9"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22468D">
              <w:t>Draw Dimension for width of Passage/Corridor on Floor Plan</w:t>
            </w:r>
          </w:p>
        </w:tc>
        <w:tc>
          <w:tcPr>
            <w:tcW w:w="991" w:type="dxa"/>
            <w:noWrap/>
            <w:vAlign w:val="center"/>
            <w:hideMark/>
          </w:tcPr>
          <w:p w14:paraId="7D40A4E1"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2</w:t>
            </w:r>
          </w:p>
        </w:tc>
        <w:tc>
          <w:tcPr>
            <w:tcW w:w="1251" w:type="dxa"/>
            <w:noWrap/>
            <w:vAlign w:val="center"/>
            <w:hideMark/>
          </w:tcPr>
          <w:p w14:paraId="34023517"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38CA7080" w14:textId="77777777" w:rsidTr="00EE601A">
        <w:trPr>
          <w:cnfStyle w:val="000000100000" w:firstRow="0" w:lastRow="0" w:firstColumn="0" w:lastColumn="0" w:oddVBand="0" w:evenVBand="0" w:oddHBand="1" w:evenHBand="0" w:firstRowFirstColumn="0" w:firstRowLastColumn="0" w:lastRowFirstColumn="0" w:lastRowLastColumn="0"/>
          <w:trHeight w:val="780"/>
        </w:trPr>
        <w:tc>
          <w:tcPr>
            <w:cnfStyle w:val="001000000000" w:firstRow="0" w:lastRow="0" w:firstColumn="1" w:lastColumn="0" w:oddVBand="0" w:evenVBand="0" w:oddHBand="0" w:evenHBand="0" w:firstRowFirstColumn="0" w:firstRowLastColumn="0" w:lastRowFirstColumn="0" w:lastRowLastColumn="0"/>
            <w:tcW w:w="831" w:type="dxa"/>
            <w:vMerge/>
            <w:hideMark/>
          </w:tcPr>
          <w:p w14:paraId="4BA71E77" w14:textId="77777777" w:rsidR="00366A76" w:rsidRPr="007F14AF" w:rsidRDefault="00366A76" w:rsidP="00366A76">
            <w:pPr>
              <w:rPr>
                <w:ins w:id="228" w:author="Geetali Baruah" w:date="2020-12-28T21:44:00Z"/>
              </w:rPr>
            </w:pPr>
          </w:p>
        </w:tc>
        <w:tc>
          <w:tcPr>
            <w:tcW w:w="1363" w:type="dxa"/>
            <w:vMerge/>
            <w:vAlign w:val="center"/>
            <w:hideMark/>
          </w:tcPr>
          <w:p w14:paraId="77D1453E" w14:textId="503CE842"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Align w:val="center"/>
            <w:hideMark/>
          </w:tcPr>
          <w:p w14:paraId="325A4E51" w14:textId="076D99B4"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22468D">
              <w:t>PASSAGE_DOUBLELOADED</w:t>
            </w:r>
          </w:p>
        </w:tc>
        <w:tc>
          <w:tcPr>
            <w:tcW w:w="2340" w:type="dxa"/>
            <w:vAlign w:val="center"/>
            <w:hideMark/>
          </w:tcPr>
          <w:p w14:paraId="4D7B3764" w14:textId="697A51B1"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22468D">
              <w:t>Draw Dimension for width of Double loaded Passage/Corridor on Floor Plan</w:t>
            </w:r>
          </w:p>
        </w:tc>
        <w:tc>
          <w:tcPr>
            <w:tcW w:w="991" w:type="dxa"/>
            <w:noWrap/>
            <w:vAlign w:val="center"/>
            <w:hideMark/>
          </w:tcPr>
          <w:p w14:paraId="0B08D97D" w14:textId="644D6C80"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t>2</w:t>
            </w:r>
          </w:p>
        </w:tc>
        <w:tc>
          <w:tcPr>
            <w:tcW w:w="1251" w:type="dxa"/>
            <w:noWrap/>
            <w:vAlign w:val="center"/>
            <w:hideMark/>
          </w:tcPr>
          <w:p w14:paraId="6D8C41EF"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4A04A798" w14:textId="77777777" w:rsidTr="00944E5E">
        <w:trPr>
          <w:trHeight w:val="350"/>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auto"/>
            <w:noWrap/>
            <w:vAlign w:val="center"/>
            <w:hideMark/>
          </w:tcPr>
          <w:p w14:paraId="2FB08100" w14:textId="105DE069" w:rsidR="00366A76" w:rsidRPr="007F14AF" w:rsidRDefault="00366A76" w:rsidP="00366A76">
            <w:pPr>
              <w:jc w:val="center"/>
              <w:rPr>
                <w:ins w:id="229" w:author="Geetali Baruah" w:date="2020-12-28T21:44:00Z"/>
              </w:rPr>
            </w:pPr>
            <w:r w:rsidRPr="007F14AF">
              <w:t>2</w:t>
            </w:r>
          </w:p>
        </w:tc>
        <w:tc>
          <w:tcPr>
            <w:tcW w:w="1363" w:type="dxa"/>
            <w:vMerge w:val="restart"/>
            <w:shd w:val="clear" w:color="auto" w:fill="auto"/>
            <w:noWrap/>
            <w:vAlign w:val="center"/>
            <w:hideMark/>
          </w:tcPr>
          <w:p w14:paraId="514CC1C3" w14:textId="6548AA0C"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Regular Room</w:t>
            </w:r>
          </w:p>
        </w:tc>
        <w:tc>
          <w:tcPr>
            <w:tcW w:w="3404" w:type="dxa"/>
            <w:vMerge w:val="restart"/>
            <w:shd w:val="clear" w:color="auto" w:fill="auto"/>
            <w:noWrap/>
            <w:vAlign w:val="center"/>
            <w:hideMark/>
          </w:tcPr>
          <w:p w14:paraId="08B2306F"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7F14AF">
              <w:t>BLK_n_FLR_n_REGULAR_ROOM_n</w:t>
            </w:r>
            <w:proofErr w:type="spellEnd"/>
          </w:p>
        </w:tc>
        <w:tc>
          <w:tcPr>
            <w:tcW w:w="2340" w:type="dxa"/>
            <w:shd w:val="clear" w:color="auto" w:fill="auto"/>
            <w:vAlign w:val="center"/>
            <w:hideMark/>
          </w:tcPr>
          <w:p w14:paraId="36F8B697" w14:textId="5CFF70AA"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rPr>
                <w:b/>
                <w:bCs/>
              </w:rPr>
              <w:t>Habitable Room (Naturally Ventilated)</w:t>
            </w:r>
            <w:r w:rsidRPr="007F14AF">
              <w:br/>
            </w:r>
            <w:r w:rsidRPr="007F14AF">
              <w:lastRenderedPageBreak/>
              <w:t>Draw polygon for each room on floor plan</w:t>
            </w:r>
            <w:r w:rsidRPr="007F14AF">
              <w:br/>
              <w:t>Draw dimension of room height for respective room in sectional elevation</w:t>
            </w:r>
          </w:p>
        </w:tc>
        <w:tc>
          <w:tcPr>
            <w:tcW w:w="991" w:type="dxa"/>
            <w:shd w:val="clear" w:color="auto" w:fill="auto"/>
            <w:noWrap/>
            <w:vAlign w:val="center"/>
            <w:hideMark/>
          </w:tcPr>
          <w:p w14:paraId="7E819565"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lastRenderedPageBreak/>
              <w:t>1</w:t>
            </w:r>
          </w:p>
        </w:tc>
        <w:tc>
          <w:tcPr>
            <w:tcW w:w="1251" w:type="dxa"/>
            <w:shd w:val="clear" w:color="auto" w:fill="auto"/>
            <w:noWrap/>
            <w:vAlign w:val="center"/>
            <w:hideMark/>
          </w:tcPr>
          <w:p w14:paraId="4C4D3C07"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098DC886" w14:textId="77777777" w:rsidTr="00E119A3">
        <w:trPr>
          <w:cnfStyle w:val="000000100000" w:firstRow="0" w:lastRow="0" w:firstColumn="0" w:lastColumn="0" w:oddVBand="0" w:evenVBand="0" w:oddHBand="1" w:evenHBand="0" w:firstRowFirstColumn="0" w:firstRowLastColumn="0" w:lastRowFirstColumn="0" w:lastRowLastColumn="0"/>
          <w:trHeight w:val="180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565BEDBA" w14:textId="77777777" w:rsidR="00366A76" w:rsidRPr="007F14AF" w:rsidRDefault="00366A76" w:rsidP="00366A76">
            <w:pPr>
              <w:rPr>
                <w:ins w:id="230" w:author="Geetali Baruah" w:date="2020-12-28T21:44:00Z"/>
              </w:rPr>
            </w:pPr>
          </w:p>
        </w:tc>
        <w:tc>
          <w:tcPr>
            <w:tcW w:w="1363" w:type="dxa"/>
            <w:vMerge/>
            <w:shd w:val="clear" w:color="auto" w:fill="auto"/>
            <w:vAlign w:val="center"/>
            <w:hideMark/>
          </w:tcPr>
          <w:p w14:paraId="64B96590" w14:textId="2151B365"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hideMark/>
          </w:tcPr>
          <w:p w14:paraId="377A2A51"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vAlign w:val="center"/>
            <w:hideMark/>
          </w:tcPr>
          <w:p w14:paraId="64B63991" w14:textId="4E920BB0"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rPr>
                <w:b/>
                <w:bCs/>
              </w:rPr>
              <w:t>Habitable Room (Mechanically Ventilated)</w:t>
            </w:r>
            <w:r w:rsidRPr="007F14AF">
              <w:br/>
              <w:t>Draw polygon for each Room on floor plan</w:t>
            </w:r>
            <w:r w:rsidRPr="007F14AF">
              <w:br/>
              <w:t>Draw dimension of room height for respective room in sectional elevation</w:t>
            </w:r>
          </w:p>
        </w:tc>
        <w:tc>
          <w:tcPr>
            <w:tcW w:w="991" w:type="dxa"/>
            <w:shd w:val="clear" w:color="auto" w:fill="auto"/>
            <w:noWrap/>
            <w:vAlign w:val="center"/>
            <w:hideMark/>
          </w:tcPr>
          <w:p w14:paraId="3DCB6F34"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2</w:t>
            </w:r>
          </w:p>
        </w:tc>
        <w:tc>
          <w:tcPr>
            <w:tcW w:w="1251" w:type="dxa"/>
            <w:shd w:val="clear" w:color="auto" w:fill="auto"/>
            <w:noWrap/>
            <w:vAlign w:val="center"/>
            <w:hideMark/>
          </w:tcPr>
          <w:p w14:paraId="4075FD93"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32925D43" w14:textId="77777777" w:rsidTr="00E119A3">
        <w:trPr>
          <w:trHeight w:val="168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031C5C7A" w14:textId="77777777" w:rsidR="00366A76" w:rsidRPr="007F14AF" w:rsidRDefault="00366A76" w:rsidP="00366A76">
            <w:pPr>
              <w:rPr>
                <w:ins w:id="231" w:author="Geetali Baruah" w:date="2020-12-28T21:44:00Z"/>
              </w:rPr>
            </w:pPr>
          </w:p>
        </w:tc>
        <w:tc>
          <w:tcPr>
            <w:tcW w:w="1363" w:type="dxa"/>
            <w:vMerge/>
            <w:shd w:val="clear" w:color="auto" w:fill="auto"/>
            <w:vAlign w:val="center"/>
            <w:hideMark/>
          </w:tcPr>
          <w:p w14:paraId="36669A12" w14:textId="1FBBCFB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hideMark/>
          </w:tcPr>
          <w:p w14:paraId="19316A26"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hideMark/>
          </w:tcPr>
          <w:p w14:paraId="17C203D5" w14:textId="0AF273A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rPr>
                <w:b/>
                <w:bCs/>
              </w:rPr>
              <w:t>Study Room</w:t>
            </w:r>
            <w:r w:rsidRPr="007F14AF">
              <w:rPr>
                <w:b/>
                <w:bCs/>
              </w:rPr>
              <w:br/>
            </w:r>
            <w:r w:rsidRPr="007F14AF">
              <w:br/>
              <w:t xml:space="preserve">Draw polygon for </w:t>
            </w:r>
            <w:r>
              <w:t xml:space="preserve">Study </w:t>
            </w:r>
            <w:r w:rsidRPr="007F14AF">
              <w:t>Room on floor plan</w:t>
            </w:r>
            <w:r w:rsidRPr="007F14AF">
              <w:br/>
              <w:t>Draw dimension of room height for respective room in sectional elevation</w:t>
            </w:r>
          </w:p>
        </w:tc>
        <w:tc>
          <w:tcPr>
            <w:tcW w:w="991" w:type="dxa"/>
            <w:shd w:val="clear" w:color="auto" w:fill="auto"/>
            <w:noWrap/>
            <w:vAlign w:val="center"/>
            <w:hideMark/>
          </w:tcPr>
          <w:p w14:paraId="0919B58F"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3</w:t>
            </w:r>
          </w:p>
        </w:tc>
        <w:tc>
          <w:tcPr>
            <w:tcW w:w="1251" w:type="dxa"/>
            <w:shd w:val="clear" w:color="auto" w:fill="auto"/>
            <w:noWrap/>
            <w:vAlign w:val="center"/>
            <w:hideMark/>
          </w:tcPr>
          <w:p w14:paraId="3A56E4C0"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5278971D" w14:textId="77777777" w:rsidTr="00E119A3">
        <w:trPr>
          <w:cnfStyle w:val="000000100000" w:firstRow="0" w:lastRow="0" w:firstColumn="0" w:lastColumn="0" w:oddVBand="0" w:evenVBand="0" w:oddHBand="1" w:evenHBand="0" w:firstRowFirstColumn="0" w:firstRowLastColumn="0" w:lastRowFirstColumn="0" w:lastRowLastColumn="0"/>
          <w:trHeight w:val="175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130A185B" w14:textId="77777777" w:rsidR="00366A76" w:rsidRPr="007F14AF" w:rsidRDefault="00366A76" w:rsidP="00366A76">
            <w:pPr>
              <w:rPr>
                <w:ins w:id="232" w:author="Geetali Baruah" w:date="2020-12-28T21:44:00Z"/>
              </w:rPr>
            </w:pPr>
          </w:p>
        </w:tc>
        <w:tc>
          <w:tcPr>
            <w:tcW w:w="1363" w:type="dxa"/>
            <w:vMerge/>
            <w:shd w:val="clear" w:color="auto" w:fill="auto"/>
            <w:vAlign w:val="center"/>
            <w:hideMark/>
          </w:tcPr>
          <w:p w14:paraId="7CD98603" w14:textId="72146240"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hideMark/>
          </w:tcPr>
          <w:p w14:paraId="3FF71920"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vAlign w:val="center"/>
            <w:hideMark/>
          </w:tcPr>
          <w:p w14:paraId="058BBA2B" w14:textId="6786418F"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rPr>
                <w:b/>
                <w:bCs/>
              </w:rPr>
              <w:t>Library Room</w:t>
            </w:r>
            <w:r w:rsidRPr="007F14AF">
              <w:br/>
            </w:r>
            <w:r w:rsidRPr="007F14AF">
              <w:br/>
              <w:t>Draw polygon for library</w:t>
            </w:r>
            <w:r>
              <w:t xml:space="preserve"> Room</w:t>
            </w:r>
            <w:r w:rsidRPr="007F14AF">
              <w:t xml:space="preserve"> on floor plan</w:t>
            </w:r>
            <w:r w:rsidRPr="007F14AF">
              <w:br/>
              <w:t>Draw dimension of room height for respective room in sectional elevation</w:t>
            </w:r>
          </w:p>
        </w:tc>
        <w:tc>
          <w:tcPr>
            <w:tcW w:w="991" w:type="dxa"/>
            <w:shd w:val="clear" w:color="auto" w:fill="auto"/>
            <w:noWrap/>
            <w:vAlign w:val="center"/>
            <w:hideMark/>
          </w:tcPr>
          <w:p w14:paraId="5C71B96B"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4</w:t>
            </w:r>
          </w:p>
        </w:tc>
        <w:tc>
          <w:tcPr>
            <w:tcW w:w="1251" w:type="dxa"/>
            <w:shd w:val="clear" w:color="auto" w:fill="auto"/>
            <w:noWrap/>
            <w:vAlign w:val="center"/>
            <w:hideMark/>
          </w:tcPr>
          <w:p w14:paraId="11E327BF"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005A5591" w14:textId="77777777" w:rsidTr="00E119A3">
        <w:trPr>
          <w:trHeight w:val="162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2E34CBC0" w14:textId="77777777" w:rsidR="00366A76" w:rsidRPr="007F14AF" w:rsidRDefault="00366A76" w:rsidP="00366A76">
            <w:pPr>
              <w:rPr>
                <w:ins w:id="233" w:author="Geetali Baruah" w:date="2020-12-28T21:44:00Z"/>
              </w:rPr>
            </w:pPr>
          </w:p>
        </w:tc>
        <w:tc>
          <w:tcPr>
            <w:tcW w:w="1363" w:type="dxa"/>
            <w:vMerge/>
            <w:shd w:val="clear" w:color="auto" w:fill="auto"/>
            <w:vAlign w:val="center"/>
            <w:hideMark/>
          </w:tcPr>
          <w:p w14:paraId="6EEFED8B" w14:textId="05552338"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hideMark/>
          </w:tcPr>
          <w:p w14:paraId="0578ED67"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hideMark/>
          </w:tcPr>
          <w:p w14:paraId="0B383E4C" w14:textId="0B3F0364"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rPr>
                <w:b/>
                <w:bCs/>
              </w:rPr>
              <w:t>Game Room</w:t>
            </w:r>
            <w:r w:rsidRPr="007F14AF">
              <w:br/>
            </w:r>
            <w:r w:rsidRPr="007F14AF">
              <w:br/>
              <w:t xml:space="preserve">Draw polygon for </w:t>
            </w:r>
            <w:r>
              <w:t>Game Room</w:t>
            </w:r>
            <w:r w:rsidRPr="007F14AF">
              <w:t xml:space="preserve"> on floor plan</w:t>
            </w:r>
            <w:r w:rsidRPr="007F14AF">
              <w:br/>
              <w:t>Draw dimension of room height for respective room in sectional elevation</w:t>
            </w:r>
          </w:p>
        </w:tc>
        <w:tc>
          <w:tcPr>
            <w:tcW w:w="991" w:type="dxa"/>
            <w:shd w:val="clear" w:color="auto" w:fill="auto"/>
            <w:noWrap/>
            <w:vAlign w:val="center"/>
            <w:hideMark/>
          </w:tcPr>
          <w:p w14:paraId="07BA8DBB"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5</w:t>
            </w:r>
          </w:p>
        </w:tc>
        <w:tc>
          <w:tcPr>
            <w:tcW w:w="1251" w:type="dxa"/>
            <w:shd w:val="clear" w:color="auto" w:fill="auto"/>
            <w:noWrap/>
            <w:vAlign w:val="center"/>
            <w:hideMark/>
          </w:tcPr>
          <w:p w14:paraId="1ADBE12E"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6B259BE6" w14:textId="77777777" w:rsidTr="00E119A3">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5963043D" w14:textId="77777777" w:rsidR="00366A76" w:rsidRPr="007F14AF" w:rsidRDefault="00366A76" w:rsidP="00366A76">
            <w:pPr>
              <w:rPr>
                <w:ins w:id="234" w:author="Geetali Baruah" w:date="2020-12-28T21:44:00Z"/>
              </w:rPr>
            </w:pPr>
          </w:p>
        </w:tc>
        <w:tc>
          <w:tcPr>
            <w:tcW w:w="1363" w:type="dxa"/>
            <w:vMerge/>
            <w:shd w:val="clear" w:color="auto" w:fill="auto"/>
            <w:vAlign w:val="center"/>
            <w:hideMark/>
          </w:tcPr>
          <w:p w14:paraId="73D5F103" w14:textId="3A794544"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hideMark/>
          </w:tcPr>
          <w:p w14:paraId="718C04EF"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vAlign w:val="center"/>
            <w:hideMark/>
          </w:tcPr>
          <w:p w14:paraId="23A646FA" w14:textId="2BB837C8"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rPr>
                <w:b/>
                <w:bCs/>
              </w:rPr>
              <w:t>CCTV Room</w:t>
            </w:r>
            <w:r w:rsidRPr="007F14AF">
              <w:br/>
            </w:r>
            <w:r w:rsidRPr="007F14AF">
              <w:br/>
              <w:t xml:space="preserve">Draw polygon for </w:t>
            </w:r>
            <w:r>
              <w:t>CCTV Room</w:t>
            </w:r>
            <w:r w:rsidRPr="007F14AF">
              <w:t xml:space="preserve"> on floor plan</w:t>
            </w:r>
            <w:r w:rsidRPr="007F14AF">
              <w:br/>
              <w:t>Draw dimension of room height for respective room in sectional elevation</w:t>
            </w:r>
          </w:p>
        </w:tc>
        <w:tc>
          <w:tcPr>
            <w:tcW w:w="991" w:type="dxa"/>
            <w:shd w:val="clear" w:color="auto" w:fill="auto"/>
            <w:noWrap/>
            <w:vAlign w:val="center"/>
            <w:hideMark/>
          </w:tcPr>
          <w:p w14:paraId="3CFDABEE"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28</w:t>
            </w:r>
          </w:p>
        </w:tc>
        <w:tc>
          <w:tcPr>
            <w:tcW w:w="1251" w:type="dxa"/>
            <w:shd w:val="clear" w:color="auto" w:fill="auto"/>
            <w:noWrap/>
            <w:vAlign w:val="center"/>
            <w:hideMark/>
          </w:tcPr>
          <w:p w14:paraId="6AB98B65"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6AA9060B" w14:textId="77777777" w:rsidTr="00E119A3">
        <w:trPr>
          <w:trHeight w:val="169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7C252803" w14:textId="77777777" w:rsidR="00366A76" w:rsidRPr="007F14AF" w:rsidRDefault="00366A76" w:rsidP="00366A76">
            <w:pPr>
              <w:rPr>
                <w:ins w:id="235" w:author="Geetali Baruah" w:date="2020-12-28T21:44:00Z"/>
              </w:rPr>
            </w:pPr>
          </w:p>
        </w:tc>
        <w:tc>
          <w:tcPr>
            <w:tcW w:w="1363" w:type="dxa"/>
            <w:vMerge/>
            <w:shd w:val="clear" w:color="auto" w:fill="auto"/>
            <w:vAlign w:val="center"/>
            <w:hideMark/>
          </w:tcPr>
          <w:p w14:paraId="0BC0A393" w14:textId="46A67D63"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hideMark/>
          </w:tcPr>
          <w:p w14:paraId="784FFC97"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hideMark/>
          </w:tcPr>
          <w:p w14:paraId="2F9A23EB" w14:textId="3601872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rPr>
                <w:b/>
                <w:bCs/>
              </w:rPr>
              <w:t>Service Room</w:t>
            </w:r>
            <w:r w:rsidRPr="007F14AF">
              <w:br/>
            </w:r>
            <w:r w:rsidRPr="007F14AF">
              <w:br/>
              <w:t xml:space="preserve">Draw polygon for </w:t>
            </w:r>
            <w:r>
              <w:t>Service Room</w:t>
            </w:r>
            <w:r w:rsidRPr="007F14AF">
              <w:t xml:space="preserve"> on floor plan</w:t>
            </w:r>
            <w:r w:rsidRPr="007F14AF">
              <w:br/>
              <w:t>Draw dimension of room height for respective room in sectional elevation</w:t>
            </w:r>
          </w:p>
        </w:tc>
        <w:tc>
          <w:tcPr>
            <w:tcW w:w="991" w:type="dxa"/>
            <w:shd w:val="clear" w:color="auto" w:fill="auto"/>
            <w:noWrap/>
            <w:vAlign w:val="center"/>
            <w:hideMark/>
          </w:tcPr>
          <w:p w14:paraId="4760B9F9"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29</w:t>
            </w:r>
          </w:p>
        </w:tc>
        <w:tc>
          <w:tcPr>
            <w:tcW w:w="1251" w:type="dxa"/>
            <w:shd w:val="clear" w:color="auto" w:fill="auto"/>
            <w:noWrap/>
            <w:vAlign w:val="center"/>
            <w:hideMark/>
          </w:tcPr>
          <w:p w14:paraId="64CB69DC"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31941BF5" w14:textId="77777777" w:rsidTr="00E119A3">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2BCD147F" w14:textId="77777777" w:rsidR="00366A76" w:rsidRPr="007F14AF" w:rsidRDefault="00366A76" w:rsidP="00366A76">
            <w:pPr>
              <w:rPr>
                <w:ins w:id="236" w:author="Geetali Baruah" w:date="2020-12-28T21:44:00Z"/>
              </w:rPr>
            </w:pPr>
          </w:p>
        </w:tc>
        <w:tc>
          <w:tcPr>
            <w:tcW w:w="1363" w:type="dxa"/>
            <w:vMerge/>
            <w:shd w:val="clear" w:color="auto" w:fill="auto"/>
            <w:vAlign w:val="center"/>
            <w:hideMark/>
          </w:tcPr>
          <w:p w14:paraId="1D45A4AD" w14:textId="387CEE41"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hideMark/>
          </w:tcPr>
          <w:p w14:paraId="13CB4EDA"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vAlign w:val="center"/>
            <w:hideMark/>
          </w:tcPr>
          <w:p w14:paraId="799CB80A" w14:textId="4201DE79"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rPr>
                <w:b/>
                <w:bCs/>
              </w:rPr>
              <w:t>MEP Room</w:t>
            </w:r>
            <w:r w:rsidRPr="007F14AF">
              <w:br/>
            </w:r>
            <w:r w:rsidRPr="007F14AF">
              <w:br/>
              <w:t xml:space="preserve">Draw polygon for </w:t>
            </w:r>
            <w:r>
              <w:t>MEP Room</w:t>
            </w:r>
            <w:r w:rsidRPr="007F14AF">
              <w:t xml:space="preserve"> on floor plan</w:t>
            </w:r>
            <w:r w:rsidRPr="007F14AF">
              <w:br/>
              <w:t>Draw dimension of room height for respective room in sectional elevation</w:t>
            </w:r>
          </w:p>
        </w:tc>
        <w:tc>
          <w:tcPr>
            <w:tcW w:w="991" w:type="dxa"/>
            <w:shd w:val="clear" w:color="auto" w:fill="auto"/>
            <w:noWrap/>
            <w:vAlign w:val="center"/>
            <w:hideMark/>
          </w:tcPr>
          <w:p w14:paraId="0C4D5657"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30</w:t>
            </w:r>
          </w:p>
        </w:tc>
        <w:tc>
          <w:tcPr>
            <w:tcW w:w="1251" w:type="dxa"/>
            <w:shd w:val="clear" w:color="auto" w:fill="auto"/>
            <w:noWrap/>
            <w:vAlign w:val="center"/>
            <w:hideMark/>
          </w:tcPr>
          <w:p w14:paraId="0DF60114"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1079083E" w14:textId="77777777" w:rsidTr="00E119A3">
        <w:trPr>
          <w:trHeight w:val="169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6829A2AC" w14:textId="77777777" w:rsidR="00366A76" w:rsidRPr="007F14AF" w:rsidRDefault="00366A76" w:rsidP="00366A76">
            <w:pPr>
              <w:rPr>
                <w:ins w:id="237" w:author="Geetali Baruah" w:date="2020-12-28T21:44:00Z"/>
              </w:rPr>
            </w:pPr>
          </w:p>
        </w:tc>
        <w:tc>
          <w:tcPr>
            <w:tcW w:w="1363" w:type="dxa"/>
            <w:vMerge/>
            <w:shd w:val="clear" w:color="auto" w:fill="auto"/>
            <w:vAlign w:val="center"/>
            <w:hideMark/>
          </w:tcPr>
          <w:p w14:paraId="3E4B9B3B" w14:textId="759820A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hideMark/>
          </w:tcPr>
          <w:p w14:paraId="758F0B5C"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hideMark/>
          </w:tcPr>
          <w:p w14:paraId="0BB3BBF7" w14:textId="1AABD21F"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rPr>
                <w:b/>
                <w:bCs/>
              </w:rPr>
              <w:t>Laundry Room</w:t>
            </w:r>
            <w:r w:rsidRPr="007F14AF">
              <w:br/>
            </w:r>
            <w:r w:rsidRPr="007F14AF">
              <w:br/>
              <w:t>Draw polygon for l</w:t>
            </w:r>
            <w:r>
              <w:t>aundry Room</w:t>
            </w:r>
            <w:r w:rsidRPr="007F14AF">
              <w:t xml:space="preserve"> on floor plan</w:t>
            </w:r>
            <w:r w:rsidRPr="007F14AF">
              <w:br/>
              <w:t>Draw dimension of room height for respective room in sectional elevation</w:t>
            </w:r>
          </w:p>
        </w:tc>
        <w:tc>
          <w:tcPr>
            <w:tcW w:w="991" w:type="dxa"/>
            <w:shd w:val="clear" w:color="auto" w:fill="auto"/>
            <w:noWrap/>
            <w:vAlign w:val="center"/>
            <w:hideMark/>
          </w:tcPr>
          <w:p w14:paraId="093EA9CE"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31</w:t>
            </w:r>
          </w:p>
        </w:tc>
        <w:tc>
          <w:tcPr>
            <w:tcW w:w="1251" w:type="dxa"/>
            <w:shd w:val="clear" w:color="auto" w:fill="auto"/>
            <w:noWrap/>
            <w:vAlign w:val="center"/>
            <w:hideMark/>
          </w:tcPr>
          <w:p w14:paraId="44050AB8"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2B8155AC" w14:textId="77777777" w:rsidTr="00E119A3">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1AB7EAF6" w14:textId="77777777" w:rsidR="00366A76" w:rsidRPr="007F14AF" w:rsidRDefault="00366A76" w:rsidP="00366A76">
            <w:pPr>
              <w:rPr>
                <w:ins w:id="238" w:author="Geetali Baruah" w:date="2020-12-28T21:44:00Z"/>
              </w:rPr>
            </w:pPr>
          </w:p>
        </w:tc>
        <w:tc>
          <w:tcPr>
            <w:tcW w:w="1363" w:type="dxa"/>
            <w:vMerge/>
            <w:shd w:val="clear" w:color="auto" w:fill="auto"/>
            <w:vAlign w:val="center"/>
            <w:hideMark/>
          </w:tcPr>
          <w:p w14:paraId="78A1B4AD" w14:textId="20529201"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hideMark/>
          </w:tcPr>
          <w:p w14:paraId="6E9D4B94"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vAlign w:val="center"/>
            <w:hideMark/>
          </w:tcPr>
          <w:p w14:paraId="23695AFD" w14:textId="25370D78"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rPr>
                <w:b/>
                <w:bCs/>
              </w:rPr>
              <w:t>Lift Lobby</w:t>
            </w:r>
            <w:r w:rsidRPr="007F14AF">
              <w:br/>
            </w:r>
            <w:r w:rsidRPr="007F14AF">
              <w:br/>
              <w:t>Draw polygon for l</w:t>
            </w:r>
            <w:r>
              <w:t>ift Lobby</w:t>
            </w:r>
            <w:r w:rsidRPr="007F14AF">
              <w:t xml:space="preserve"> on floor plan</w:t>
            </w:r>
            <w:r w:rsidRPr="007F14AF">
              <w:br/>
              <w:t>Draw dimension of room height for respective room in sectional elevation</w:t>
            </w:r>
          </w:p>
        </w:tc>
        <w:tc>
          <w:tcPr>
            <w:tcW w:w="991" w:type="dxa"/>
            <w:shd w:val="clear" w:color="auto" w:fill="auto"/>
            <w:noWrap/>
            <w:vAlign w:val="center"/>
            <w:hideMark/>
          </w:tcPr>
          <w:p w14:paraId="1BD456E2"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32</w:t>
            </w:r>
          </w:p>
        </w:tc>
        <w:tc>
          <w:tcPr>
            <w:tcW w:w="1251" w:type="dxa"/>
            <w:shd w:val="clear" w:color="auto" w:fill="auto"/>
            <w:noWrap/>
            <w:vAlign w:val="center"/>
            <w:hideMark/>
          </w:tcPr>
          <w:p w14:paraId="3C15CDB4"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428F2973" w14:textId="77777777" w:rsidTr="00E119A3">
        <w:trPr>
          <w:trHeight w:val="169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2FF6774C" w14:textId="77777777" w:rsidR="00366A76" w:rsidRPr="007F14AF" w:rsidRDefault="00366A76" w:rsidP="00366A76">
            <w:pPr>
              <w:rPr>
                <w:ins w:id="239" w:author="Geetali Baruah" w:date="2020-12-28T21:44:00Z"/>
              </w:rPr>
            </w:pPr>
          </w:p>
        </w:tc>
        <w:tc>
          <w:tcPr>
            <w:tcW w:w="1363" w:type="dxa"/>
            <w:vMerge/>
            <w:shd w:val="clear" w:color="auto" w:fill="auto"/>
            <w:vAlign w:val="center"/>
            <w:hideMark/>
          </w:tcPr>
          <w:p w14:paraId="414E146C" w14:textId="1CBD947E"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hideMark/>
          </w:tcPr>
          <w:p w14:paraId="6B724A4C"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hideMark/>
          </w:tcPr>
          <w:p w14:paraId="1A99485D" w14:textId="5EBCADE3"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rPr>
                <w:b/>
                <w:bCs/>
              </w:rPr>
              <w:t>Guard Room</w:t>
            </w:r>
            <w:r w:rsidRPr="007F14AF">
              <w:br/>
            </w:r>
            <w:r w:rsidRPr="007F14AF">
              <w:br/>
              <w:t xml:space="preserve">Draw polygon for </w:t>
            </w:r>
            <w:r>
              <w:t>Guard Room</w:t>
            </w:r>
            <w:r w:rsidRPr="007F14AF">
              <w:t xml:space="preserve"> on floor plan</w:t>
            </w:r>
            <w:r w:rsidRPr="007F14AF">
              <w:br/>
              <w:t>Draw dimension of room height for respective room in sectional elevation</w:t>
            </w:r>
          </w:p>
        </w:tc>
        <w:tc>
          <w:tcPr>
            <w:tcW w:w="991" w:type="dxa"/>
            <w:shd w:val="clear" w:color="auto" w:fill="auto"/>
            <w:noWrap/>
            <w:vAlign w:val="center"/>
            <w:hideMark/>
          </w:tcPr>
          <w:p w14:paraId="0579C9EB"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33</w:t>
            </w:r>
          </w:p>
        </w:tc>
        <w:tc>
          <w:tcPr>
            <w:tcW w:w="1251" w:type="dxa"/>
            <w:shd w:val="clear" w:color="auto" w:fill="auto"/>
            <w:noWrap/>
            <w:vAlign w:val="center"/>
            <w:hideMark/>
          </w:tcPr>
          <w:p w14:paraId="2C43DD57"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2D39741D" w14:textId="77777777" w:rsidTr="00E119A3">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7130BE47" w14:textId="77777777" w:rsidR="00366A76" w:rsidRPr="007F14AF" w:rsidRDefault="00366A76" w:rsidP="00366A76">
            <w:pPr>
              <w:rPr>
                <w:ins w:id="240" w:author="Geetali Baruah" w:date="2020-12-28T21:44:00Z"/>
              </w:rPr>
            </w:pPr>
          </w:p>
        </w:tc>
        <w:tc>
          <w:tcPr>
            <w:tcW w:w="1363" w:type="dxa"/>
            <w:vMerge/>
            <w:shd w:val="clear" w:color="auto" w:fill="auto"/>
            <w:vAlign w:val="center"/>
            <w:hideMark/>
          </w:tcPr>
          <w:p w14:paraId="741C10C1" w14:textId="1D4B6A11"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hideMark/>
          </w:tcPr>
          <w:p w14:paraId="73BBA1B7"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vAlign w:val="center"/>
            <w:hideMark/>
          </w:tcPr>
          <w:p w14:paraId="0037CF03" w14:textId="7A9CE4F1"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rPr>
                <w:b/>
                <w:bCs/>
              </w:rPr>
              <w:t>Electric Cabin</w:t>
            </w:r>
            <w:r w:rsidRPr="007F14AF">
              <w:br/>
            </w:r>
            <w:r w:rsidRPr="007F14AF">
              <w:br/>
              <w:t xml:space="preserve">Draw polygon for </w:t>
            </w:r>
            <w:r>
              <w:t>Electric Cabin</w:t>
            </w:r>
            <w:r w:rsidRPr="007F14AF">
              <w:t xml:space="preserve"> on floor plan</w:t>
            </w:r>
            <w:r w:rsidRPr="007F14AF">
              <w:br/>
              <w:t>Draw dimension of room height for respective room in sectional elevation</w:t>
            </w:r>
          </w:p>
        </w:tc>
        <w:tc>
          <w:tcPr>
            <w:tcW w:w="991" w:type="dxa"/>
            <w:shd w:val="clear" w:color="auto" w:fill="auto"/>
            <w:noWrap/>
            <w:vAlign w:val="center"/>
            <w:hideMark/>
          </w:tcPr>
          <w:p w14:paraId="780D5E5C"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34</w:t>
            </w:r>
          </w:p>
        </w:tc>
        <w:tc>
          <w:tcPr>
            <w:tcW w:w="1251" w:type="dxa"/>
            <w:shd w:val="clear" w:color="auto" w:fill="auto"/>
            <w:noWrap/>
            <w:vAlign w:val="center"/>
            <w:hideMark/>
          </w:tcPr>
          <w:p w14:paraId="33E9D913"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5219988B" w14:textId="77777777" w:rsidTr="00E119A3">
        <w:trPr>
          <w:trHeight w:val="169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104D46FE" w14:textId="77777777" w:rsidR="00366A76" w:rsidRPr="007F14AF" w:rsidRDefault="00366A76" w:rsidP="00366A76">
            <w:pPr>
              <w:rPr>
                <w:ins w:id="241" w:author="Geetali Baruah" w:date="2020-12-28T21:44:00Z"/>
              </w:rPr>
            </w:pPr>
          </w:p>
        </w:tc>
        <w:tc>
          <w:tcPr>
            <w:tcW w:w="1363" w:type="dxa"/>
            <w:vMerge/>
            <w:shd w:val="clear" w:color="auto" w:fill="auto"/>
            <w:vAlign w:val="center"/>
            <w:hideMark/>
          </w:tcPr>
          <w:p w14:paraId="71E907B2" w14:textId="76009B28"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hideMark/>
          </w:tcPr>
          <w:p w14:paraId="13D93D30"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hideMark/>
          </w:tcPr>
          <w:p w14:paraId="100D284B" w14:textId="79FE6A91"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rPr>
                <w:b/>
                <w:bCs/>
              </w:rPr>
              <w:t>Sub-Station</w:t>
            </w:r>
            <w:r w:rsidRPr="007F14AF">
              <w:br/>
            </w:r>
            <w:r w:rsidRPr="007F14AF">
              <w:br/>
              <w:t xml:space="preserve">Draw polygon for </w:t>
            </w:r>
            <w:r>
              <w:t>Sub-Station</w:t>
            </w:r>
            <w:r w:rsidRPr="007F14AF">
              <w:t xml:space="preserve"> on floor plan</w:t>
            </w:r>
            <w:r w:rsidRPr="007F14AF">
              <w:br/>
              <w:t>Draw dimension of room height for respective room in sectional elevation</w:t>
            </w:r>
          </w:p>
        </w:tc>
        <w:tc>
          <w:tcPr>
            <w:tcW w:w="991" w:type="dxa"/>
            <w:shd w:val="clear" w:color="auto" w:fill="auto"/>
            <w:noWrap/>
            <w:vAlign w:val="center"/>
            <w:hideMark/>
          </w:tcPr>
          <w:p w14:paraId="63CF6E28"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35</w:t>
            </w:r>
          </w:p>
        </w:tc>
        <w:tc>
          <w:tcPr>
            <w:tcW w:w="1251" w:type="dxa"/>
            <w:shd w:val="clear" w:color="auto" w:fill="auto"/>
            <w:noWrap/>
            <w:vAlign w:val="center"/>
            <w:hideMark/>
          </w:tcPr>
          <w:p w14:paraId="27C1D51E"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45BD7FFA" w14:textId="77777777" w:rsidTr="00E119A3">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1B700732" w14:textId="77777777" w:rsidR="00366A76" w:rsidRPr="007F14AF" w:rsidRDefault="00366A76" w:rsidP="00366A76">
            <w:pPr>
              <w:rPr>
                <w:ins w:id="242" w:author="Geetali Baruah" w:date="2020-12-28T21:44:00Z"/>
              </w:rPr>
            </w:pPr>
          </w:p>
        </w:tc>
        <w:tc>
          <w:tcPr>
            <w:tcW w:w="1363" w:type="dxa"/>
            <w:vMerge/>
            <w:shd w:val="clear" w:color="auto" w:fill="auto"/>
            <w:vAlign w:val="center"/>
            <w:hideMark/>
          </w:tcPr>
          <w:p w14:paraId="3B51ADB5" w14:textId="7FA942AE"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hideMark/>
          </w:tcPr>
          <w:p w14:paraId="4781BA77"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vAlign w:val="center"/>
            <w:hideMark/>
          </w:tcPr>
          <w:p w14:paraId="56DB4C88" w14:textId="4DE23189"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rPr>
                <w:b/>
                <w:bCs/>
              </w:rPr>
              <w:t>Generator Room</w:t>
            </w:r>
            <w:r w:rsidRPr="007F14AF">
              <w:rPr>
                <w:b/>
                <w:bCs/>
              </w:rPr>
              <w:br/>
            </w:r>
            <w:r w:rsidRPr="007F14AF">
              <w:br/>
              <w:t xml:space="preserve">Draw polygon for </w:t>
            </w:r>
            <w:r>
              <w:t>Generator Room</w:t>
            </w:r>
            <w:r w:rsidRPr="007F14AF">
              <w:t xml:space="preserve"> on floor plan</w:t>
            </w:r>
            <w:r w:rsidRPr="007F14AF">
              <w:br/>
              <w:t>Draw dimension of room height for respective room in sectional elevation</w:t>
            </w:r>
          </w:p>
        </w:tc>
        <w:tc>
          <w:tcPr>
            <w:tcW w:w="991" w:type="dxa"/>
            <w:shd w:val="clear" w:color="auto" w:fill="auto"/>
            <w:noWrap/>
            <w:vAlign w:val="center"/>
            <w:hideMark/>
          </w:tcPr>
          <w:p w14:paraId="3613ED6D"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36</w:t>
            </w:r>
          </w:p>
        </w:tc>
        <w:tc>
          <w:tcPr>
            <w:tcW w:w="1251" w:type="dxa"/>
            <w:shd w:val="clear" w:color="auto" w:fill="auto"/>
            <w:noWrap/>
            <w:vAlign w:val="center"/>
            <w:hideMark/>
          </w:tcPr>
          <w:p w14:paraId="35883747"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0D27BB76" w14:textId="77777777" w:rsidTr="00E119A3">
        <w:trPr>
          <w:trHeight w:val="169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hideMark/>
          </w:tcPr>
          <w:p w14:paraId="6DF8022C" w14:textId="77777777" w:rsidR="00366A76" w:rsidRPr="007F14AF" w:rsidRDefault="00366A76" w:rsidP="00366A76">
            <w:pPr>
              <w:rPr>
                <w:ins w:id="243" w:author="Geetali Baruah" w:date="2020-12-28T21:44:00Z"/>
              </w:rPr>
            </w:pPr>
          </w:p>
        </w:tc>
        <w:tc>
          <w:tcPr>
            <w:tcW w:w="1363" w:type="dxa"/>
            <w:vMerge/>
            <w:shd w:val="clear" w:color="auto" w:fill="auto"/>
            <w:vAlign w:val="center"/>
            <w:hideMark/>
          </w:tcPr>
          <w:p w14:paraId="5B7A675A" w14:textId="33D0D7EA"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hideMark/>
          </w:tcPr>
          <w:p w14:paraId="01DBDAA4"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hideMark/>
          </w:tcPr>
          <w:p w14:paraId="6A5F6B1D" w14:textId="03DCA0ED"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rPr>
                <w:b/>
                <w:bCs/>
              </w:rPr>
              <w:t>ATM</w:t>
            </w:r>
            <w:r w:rsidRPr="007F14AF">
              <w:br/>
            </w:r>
            <w:r w:rsidRPr="007F14AF">
              <w:br/>
              <w:t xml:space="preserve">Draw polygon for </w:t>
            </w:r>
            <w:r>
              <w:t>ATM</w:t>
            </w:r>
            <w:r w:rsidRPr="007F14AF">
              <w:t xml:space="preserve"> on floor plan</w:t>
            </w:r>
            <w:r w:rsidRPr="007F14AF">
              <w:br/>
              <w:t>Draw dimension of room height for respective room in sectional elevation</w:t>
            </w:r>
          </w:p>
        </w:tc>
        <w:tc>
          <w:tcPr>
            <w:tcW w:w="991" w:type="dxa"/>
            <w:shd w:val="clear" w:color="auto" w:fill="auto"/>
            <w:noWrap/>
            <w:vAlign w:val="center"/>
            <w:hideMark/>
          </w:tcPr>
          <w:p w14:paraId="699D37D0"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37</w:t>
            </w:r>
          </w:p>
        </w:tc>
        <w:tc>
          <w:tcPr>
            <w:tcW w:w="1251" w:type="dxa"/>
            <w:shd w:val="clear" w:color="auto" w:fill="auto"/>
            <w:noWrap/>
            <w:vAlign w:val="center"/>
            <w:hideMark/>
          </w:tcPr>
          <w:p w14:paraId="4F731634"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3C1D245F" w14:textId="77777777" w:rsidTr="00EE601A">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831" w:type="dxa"/>
            <w:vAlign w:val="center"/>
            <w:hideMark/>
          </w:tcPr>
          <w:p w14:paraId="484F14AF" w14:textId="4A4B22B9" w:rsidR="00366A76" w:rsidRPr="007F14AF" w:rsidRDefault="00366A76" w:rsidP="00366A76">
            <w:pPr>
              <w:jc w:val="center"/>
              <w:rPr>
                <w:ins w:id="244" w:author="Geetali Baruah" w:date="2020-12-28T21:44:00Z"/>
              </w:rPr>
            </w:pPr>
            <w:r>
              <w:t>3</w:t>
            </w:r>
          </w:p>
        </w:tc>
        <w:tc>
          <w:tcPr>
            <w:tcW w:w="1363" w:type="dxa"/>
            <w:vAlign w:val="center"/>
            <w:hideMark/>
          </w:tcPr>
          <w:p w14:paraId="2460E09E" w14:textId="5ED74414"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E119A3">
              <w:t>Stilt Floor</w:t>
            </w:r>
          </w:p>
        </w:tc>
        <w:tc>
          <w:tcPr>
            <w:tcW w:w="3404" w:type="dxa"/>
            <w:vAlign w:val="center"/>
            <w:hideMark/>
          </w:tcPr>
          <w:p w14:paraId="3395E42B" w14:textId="2144A7FB"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E119A3">
              <w:t>BLK_n_FLR_n_REGULAR_ROOM_n</w:t>
            </w:r>
            <w:proofErr w:type="spellEnd"/>
          </w:p>
        </w:tc>
        <w:tc>
          <w:tcPr>
            <w:tcW w:w="2340" w:type="dxa"/>
            <w:vAlign w:val="center"/>
            <w:hideMark/>
          </w:tcPr>
          <w:p w14:paraId="185F0623" w14:textId="5DF86BFE"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rPr>
                <w:b/>
                <w:bCs/>
              </w:rPr>
              <w:t>Stilt Floor</w:t>
            </w:r>
            <w:r w:rsidRPr="007F14AF">
              <w:br/>
              <w:t xml:space="preserve">Draw polygon for </w:t>
            </w:r>
            <w:r>
              <w:t>Stilt Floor</w:t>
            </w:r>
            <w:r w:rsidRPr="007F14AF">
              <w:t xml:space="preserve"> on floor plan</w:t>
            </w:r>
            <w:r w:rsidRPr="007F14AF">
              <w:br/>
              <w:t>Draw dimension of room height for respective room in sectional elevation</w:t>
            </w:r>
          </w:p>
        </w:tc>
        <w:tc>
          <w:tcPr>
            <w:tcW w:w="991" w:type="dxa"/>
            <w:noWrap/>
            <w:vAlign w:val="center"/>
            <w:hideMark/>
          </w:tcPr>
          <w:p w14:paraId="107B2F41"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38</w:t>
            </w:r>
          </w:p>
        </w:tc>
        <w:tc>
          <w:tcPr>
            <w:tcW w:w="1251" w:type="dxa"/>
            <w:noWrap/>
            <w:vAlign w:val="center"/>
            <w:hideMark/>
          </w:tcPr>
          <w:p w14:paraId="60D08F7A"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6CC8B028" w14:textId="77777777" w:rsidTr="009F6BDA">
        <w:trPr>
          <w:trHeight w:val="1695"/>
        </w:trPr>
        <w:tc>
          <w:tcPr>
            <w:cnfStyle w:val="001000000000" w:firstRow="0" w:lastRow="0" w:firstColumn="1" w:lastColumn="0" w:oddVBand="0" w:evenVBand="0" w:oddHBand="0" w:evenHBand="0" w:firstRowFirstColumn="0" w:firstRowLastColumn="0" w:lastRowFirstColumn="0" w:lastRowLastColumn="0"/>
            <w:tcW w:w="831" w:type="dxa"/>
            <w:shd w:val="clear" w:color="auto" w:fill="auto"/>
            <w:vAlign w:val="center"/>
            <w:hideMark/>
          </w:tcPr>
          <w:p w14:paraId="5B4894AB" w14:textId="3F7FDDFC" w:rsidR="00366A76" w:rsidRPr="007F14AF" w:rsidRDefault="00366A76" w:rsidP="00366A76">
            <w:pPr>
              <w:jc w:val="center"/>
              <w:rPr>
                <w:ins w:id="245" w:author="Geetali Baruah" w:date="2020-12-28T21:44:00Z"/>
              </w:rPr>
            </w:pPr>
            <w:r>
              <w:t>4</w:t>
            </w:r>
          </w:p>
        </w:tc>
        <w:tc>
          <w:tcPr>
            <w:tcW w:w="1363" w:type="dxa"/>
            <w:shd w:val="clear" w:color="auto" w:fill="auto"/>
            <w:vAlign w:val="center"/>
            <w:hideMark/>
          </w:tcPr>
          <w:p w14:paraId="09B666E0" w14:textId="63DC0F5F"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E119A3">
              <w:t>Service Floor</w:t>
            </w:r>
          </w:p>
        </w:tc>
        <w:tc>
          <w:tcPr>
            <w:tcW w:w="3404" w:type="dxa"/>
            <w:shd w:val="clear" w:color="auto" w:fill="auto"/>
            <w:vAlign w:val="center"/>
            <w:hideMark/>
          </w:tcPr>
          <w:p w14:paraId="35954690" w14:textId="34AAE3B6"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E119A3">
              <w:t>BLK_n_FLR_n_REGULAR_ROOM_n</w:t>
            </w:r>
            <w:proofErr w:type="spellEnd"/>
          </w:p>
        </w:tc>
        <w:tc>
          <w:tcPr>
            <w:tcW w:w="2340" w:type="dxa"/>
            <w:shd w:val="clear" w:color="auto" w:fill="auto"/>
            <w:vAlign w:val="center"/>
            <w:hideMark/>
          </w:tcPr>
          <w:p w14:paraId="3AC0DC14" w14:textId="5618E036"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rPr>
                <w:b/>
                <w:bCs/>
              </w:rPr>
              <w:t>Service Floor</w:t>
            </w:r>
            <w:r w:rsidRPr="007F14AF">
              <w:br/>
              <w:t xml:space="preserve">Draw polygon for </w:t>
            </w:r>
            <w:r>
              <w:t>Service Floor</w:t>
            </w:r>
            <w:r w:rsidRPr="007F14AF">
              <w:t xml:space="preserve"> on floor plan</w:t>
            </w:r>
            <w:r w:rsidRPr="007F14AF">
              <w:br/>
              <w:t>Draw dimension of room height for respective room in sectional elevation</w:t>
            </w:r>
          </w:p>
        </w:tc>
        <w:tc>
          <w:tcPr>
            <w:tcW w:w="991" w:type="dxa"/>
            <w:shd w:val="clear" w:color="auto" w:fill="auto"/>
            <w:noWrap/>
            <w:vAlign w:val="center"/>
            <w:hideMark/>
          </w:tcPr>
          <w:p w14:paraId="13C7B5F9"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39</w:t>
            </w:r>
          </w:p>
        </w:tc>
        <w:tc>
          <w:tcPr>
            <w:tcW w:w="1251" w:type="dxa"/>
            <w:shd w:val="clear" w:color="auto" w:fill="auto"/>
            <w:noWrap/>
            <w:vAlign w:val="center"/>
            <w:hideMark/>
          </w:tcPr>
          <w:p w14:paraId="6F9CC89A"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4A866CC6" w14:textId="77777777" w:rsidTr="00EE601A">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831" w:type="dxa"/>
            <w:vAlign w:val="center"/>
          </w:tcPr>
          <w:p w14:paraId="4062AFBD" w14:textId="2207CBD0" w:rsidR="00366A76" w:rsidRDefault="00366A76" w:rsidP="00366A76">
            <w:pPr>
              <w:jc w:val="center"/>
            </w:pPr>
            <w:r>
              <w:t>5</w:t>
            </w:r>
          </w:p>
        </w:tc>
        <w:tc>
          <w:tcPr>
            <w:tcW w:w="1363" w:type="dxa"/>
            <w:vAlign w:val="center"/>
          </w:tcPr>
          <w:p w14:paraId="24FCC74B" w14:textId="1FA7B3EB" w:rsidR="00366A76" w:rsidRPr="00E119A3" w:rsidRDefault="00366A76" w:rsidP="00366A76">
            <w:pPr>
              <w:cnfStyle w:val="000000100000" w:firstRow="0" w:lastRow="0" w:firstColumn="0" w:lastColumn="0" w:oddVBand="0" w:evenVBand="0" w:oddHBand="1" w:evenHBand="0" w:firstRowFirstColumn="0" w:firstRowLastColumn="0" w:lastRowFirstColumn="0" w:lastRowLastColumn="0"/>
            </w:pPr>
            <w:r w:rsidRPr="00C42EEF">
              <w:t>Mezzanine</w:t>
            </w:r>
            <w:r>
              <w:t xml:space="preserve"> Floor</w:t>
            </w:r>
          </w:p>
        </w:tc>
        <w:tc>
          <w:tcPr>
            <w:tcW w:w="3404" w:type="dxa"/>
            <w:vAlign w:val="center"/>
          </w:tcPr>
          <w:p w14:paraId="107655BA" w14:textId="72DA26AD" w:rsidR="00366A76" w:rsidRPr="00E119A3"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6B6F50">
              <w:t>BLK_n_FLR_n_ROOM_n_MEZ_AREA_n</w:t>
            </w:r>
            <w:proofErr w:type="spellEnd"/>
          </w:p>
        </w:tc>
        <w:tc>
          <w:tcPr>
            <w:tcW w:w="2340" w:type="dxa"/>
            <w:vAlign w:val="center"/>
          </w:tcPr>
          <w:p w14:paraId="7227506C" w14:textId="6BB3BDE3" w:rsidR="00366A76" w:rsidRDefault="00366A76" w:rsidP="00366A76">
            <w:pPr>
              <w:cnfStyle w:val="000000100000" w:firstRow="0" w:lastRow="0" w:firstColumn="0" w:lastColumn="0" w:oddVBand="0" w:evenVBand="0" w:oddHBand="1" w:evenHBand="0" w:firstRowFirstColumn="0" w:firstRowLastColumn="0" w:lastRowFirstColumn="0" w:lastRowLastColumn="0"/>
            </w:pPr>
            <w:r w:rsidRPr="007F14AF">
              <w:t xml:space="preserve">Draw polygon for </w:t>
            </w:r>
            <w:r>
              <w:t>Mezzanine Floor</w:t>
            </w:r>
            <w:r w:rsidRPr="007F14AF">
              <w:t xml:space="preserve"> on floor plan</w:t>
            </w:r>
            <w:r>
              <w:t xml:space="preserve"> (Room number should be same as the respective regular room under which the mezzanine floor is present)</w:t>
            </w:r>
          </w:p>
          <w:p w14:paraId="208B5E44" w14:textId="77777777" w:rsidR="00366A76" w:rsidRDefault="00366A76" w:rsidP="00366A76">
            <w:pPr>
              <w:cnfStyle w:val="000000100000" w:firstRow="0" w:lastRow="0" w:firstColumn="0" w:lastColumn="0" w:oddVBand="0" w:evenVBand="0" w:oddHBand="1" w:evenHBand="0" w:firstRowFirstColumn="0" w:firstRowLastColumn="0" w:lastRowFirstColumn="0" w:lastRowLastColumn="0"/>
            </w:pPr>
          </w:p>
          <w:p w14:paraId="26C36D01" w14:textId="69453EE9"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rPr>
                <w:b/>
                <w:bCs/>
              </w:rPr>
            </w:pPr>
            <w:r w:rsidRPr="007F14AF">
              <w:t xml:space="preserve">Draw Dimension of the </w:t>
            </w:r>
            <w:r>
              <w:t xml:space="preserve">Mezzanine Floor </w:t>
            </w:r>
            <w:r w:rsidRPr="007F14AF">
              <w:t>height</w:t>
            </w:r>
          </w:p>
        </w:tc>
        <w:tc>
          <w:tcPr>
            <w:tcW w:w="991" w:type="dxa"/>
            <w:noWrap/>
            <w:vAlign w:val="center"/>
          </w:tcPr>
          <w:p w14:paraId="32398E30" w14:textId="5CA9E572"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As per Sub - Occupancy type</w:t>
            </w:r>
          </w:p>
        </w:tc>
        <w:tc>
          <w:tcPr>
            <w:tcW w:w="1251" w:type="dxa"/>
            <w:noWrap/>
            <w:vAlign w:val="center"/>
          </w:tcPr>
          <w:p w14:paraId="6510A492" w14:textId="51C339C5"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7A0330DF" w14:textId="77777777" w:rsidTr="009F6BDA">
        <w:trPr>
          <w:trHeight w:val="1695"/>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auto"/>
            <w:vAlign w:val="center"/>
          </w:tcPr>
          <w:p w14:paraId="771E4EA7" w14:textId="2C5061A0" w:rsidR="00366A76" w:rsidRDefault="00366A76" w:rsidP="00366A76">
            <w:pPr>
              <w:jc w:val="center"/>
            </w:pPr>
            <w:r>
              <w:t>6</w:t>
            </w:r>
          </w:p>
        </w:tc>
        <w:tc>
          <w:tcPr>
            <w:tcW w:w="1363" w:type="dxa"/>
            <w:vMerge w:val="restart"/>
            <w:shd w:val="clear" w:color="auto" w:fill="auto"/>
            <w:vAlign w:val="center"/>
          </w:tcPr>
          <w:p w14:paraId="5E957ABB" w14:textId="77777777" w:rsidR="00366A76" w:rsidRDefault="00366A76" w:rsidP="00366A7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ICT landing</w:t>
            </w:r>
          </w:p>
          <w:p w14:paraId="60BC54C7" w14:textId="2792396B" w:rsidR="00366A76" w:rsidRPr="00C42EEF" w:rsidRDefault="00366A76" w:rsidP="00366A76">
            <w:pPr>
              <w:cnfStyle w:val="000000000000" w:firstRow="0" w:lastRow="0" w:firstColumn="0" w:lastColumn="0" w:oddVBand="0" w:evenVBand="0" w:oddHBand="0" w:evenHBand="0" w:firstRowFirstColumn="0" w:firstRowLastColumn="0" w:lastRowFirstColumn="0" w:lastRowLastColumn="0"/>
            </w:pPr>
            <w:r>
              <w:rPr>
                <w:rFonts w:ascii="Times New Roman" w:hAnsi="Times New Roman" w:cs="Times New Roman"/>
                <w:sz w:val="24"/>
                <w:szCs w:val="24"/>
              </w:rPr>
              <w:t>Point Provision</w:t>
            </w:r>
          </w:p>
        </w:tc>
        <w:tc>
          <w:tcPr>
            <w:tcW w:w="3404" w:type="dxa"/>
            <w:shd w:val="clear" w:color="auto" w:fill="auto"/>
            <w:vAlign w:val="center"/>
          </w:tcPr>
          <w:p w14:paraId="340D36BA" w14:textId="2FB17D69" w:rsidR="00366A76" w:rsidRDefault="00366A76" w:rsidP="00366A76">
            <w:pPr>
              <w:cnfStyle w:val="000000000000" w:firstRow="0" w:lastRow="0" w:firstColumn="0" w:lastColumn="0" w:oddVBand="0" w:evenVBand="0" w:oddHBand="0" w:evenHBand="0" w:firstRowFirstColumn="0" w:firstRowLastColumn="0" w:lastRowFirstColumn="0" w:lastRowLastColumn="0"/>
              <w:rPr>
                <w:rFonts w:ascii="Arial" w:hAnsi="Arial" w:cs="Arial"/>
                <w:color w:val="222222"/>
                <w:shd w:val="clear" w:color="auto" w:fill="FFFFFF"/>
              </w:rPr>
            </w:pPr>
            <w:r w:rsidRPr="00D56CFC">
              <w:t>ICT_LANDING_POINT_1</w:t>
            </w:r>
          </w:p>
        </w:tc>
        <w:tc>
          <w:tcPr>
            <w:tcW w:w="2340" w:type="dxa"/>
            <w:shd w:val="clear" w:color="auto" w:fill="auto"/>
            <w:vAlign w:val="center"/>
          </w:tcPr>
          <w:p w14:paraId="108B6AFD" w14:textId="77777777" w:rsidR="00366A76" w:rsidRDefault="00366A76" w:rsidP="00366A76">
            <w:pPr>
              <w:cnfStyle w:val="000000000000" w:firstRow="0" w:lastRow="0" w:firstColumn="0" w:lastColumn="0" w:oddVBand="0" w:evenVBand="0" w:oddHBand="0" w:evenHBand="0" w:firstRowFirstColumn="0" w:firstRowLastColumn="0" w:lastRowFirstColumn="0" w:lastRowLastColumn="0"/>
            </w:pPr>
            <w:r w:rsidRPr="001F4D06">
              <w:t>Draw as polygon on</w:t>
            </w:r>
            <w:r>
              <w:t xml:space="preserve"> </w:t>
            </w:r>
            <w:r w:rsidRPr="001F4D06">
              <w:t xml:space="preserve">floor outlining build up area of the </w:t>
            </w:r>
            <w:r>
              <w:t>ICT provision</w:t>
            </w:r>
          </w:p>
          <w:p w14:paraId="7FB03434" w14:textId="77777777" w:rsidR="00366A76" w:rsidRDefault="00366A76" w:rsidP="00366A76">
            <w:pPr>
              <w:cnfStyle w:val="000000000000" w:firstRow="0" w:lastRow="0" w:firstColumn="0" w:lastColumn="0" w:oddVBand="0" w:evenVBand="0" w:oddHBand="0" w:evenHBand="0" w:firstRowFirstColumn="0" w:firstRowLastColumn="0" w:lastRowFirstColumn="0" w:lastRowLastColumn="0"/>
            </w:pPr>
          </w:p>
          <w:p w14:paraId="79F94EA4" w14:textId="620EC215"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 xml:space="preserve">Draw Dimension of </w:t>
            </w:r>
            <w:r>
              <w:t>the ICT Clear height</w:t>
            </w:r>
          </w:p>
        </w:tc>
        <w:tc>
          <w:tcPr>
            <w:tcW w:w="991" w:type="dxa"/>
            <w:shd w:val="clear" w:color="auto" w:fill="auto"/>
            <w:noWrap/>
            <w:vAlign w:val="center"/>
          </w:tcPr>
          <w:p w14:paraId="6C4AD7F2" w14:textId="29FA8C24"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t>7</w:t>
            </w:r>
          </w:p>
        </w:tc>
        <w:tc>
          <w:tcPr>
            <w:tcW w:w="1251" w:type="dxa"/>
            <w:shd w:val="clear" w:color="auto" w:fill="auto"/>
            <w:noWrap/>
            <w:vAlign w:val="center"/>
          </w:tcPr>
          <w:p w14:paraId="0E4B4E30" w14:textId="19C3E9E9"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366A76" w:rsidRPr="007F14AF" w14:paraId="76D82691" w14:textId="77777777" w:rsidTr="009F6BDA">
        <w:trPr>
          <w:cnfStyle w:val="000000100000" w:firstRow="0" w:lastRow="0" w:firstColumn="0" w:lastColumn="0" w:oddVBand="0" w:evenVBand="0" w:oddHBand="1" w:evenHBand="0" w:firstRowFirstColumn="0" w:firstRowLastColumn="0" w:lastRowFirstColumn="0" w:lastRowLastColumn="0"/>
          <w:trHeight w:val="169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637174BE" w14:textId="77777777" w:rsidR="00366A76" w:rsidRDefault="00366A76" w:rsidP="00366A76">
            <w:pPr>
              <w:jc w:val="center"/>
            </w:pPr>
          </w:p>
        </w:tc>
        <w:tc>
          <w:tcPr>
            <w:tcW w:w="1363" w:type="dxa"/>
            <w:vMerge/>
            <w:shd w:val="clear" w:color="auto" w:fill="auto"/>
            <w:vAlign w:val="center"/>
          </w:tcPr>
          <w:p w14:paraId="12987DE9" w14:textId="77777777" w:rsidR="00366A76" w:rsidRDefault="00366A76" w:rsidP="00366A76">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3404" w:type="dxa"/>
            <w:vMerge w:val="restart"/>
            <w:shd w:val="clear" w:color="auto" w:fill="auto"/>
            <w:vAlign w:val="center"/>
          </w:tcPr>
          <w:p w14:paraId="7F2301CC" w14:textId="746155D9" w:rsidR="00366A76" w:rsidRPr="00D56CFC"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673743">
              <w:t>ICT_LANDING_POINT_</w:t>
            </w:r>
            <w:r>
              <w:t>n</w:t>
            </w:r>
            <w:r w:rsidRPr="00673743">
              <w:t>_DOOR_</w:t>
            </w:r>
            <w:r>
              <w:t>n</w:t>
            </w:r>
            <w:proofErr w:type="spellEnd"/>
          </w:p>
        </w:tc>
        <w:tc>
          <w:tcPr>
            <w:tcW w:w="2340" w:type="dxa"/>
            <w:shd w:val="clear" w:color="auto" w:fill="auto"/>
            <w:vAlign w:val="center"/>
          </w:tcPr>
          <w:p w14:paraId="7D08EB1D" w14:textId="62AD2B71" w:rsidR="00366A76" w:rsidRPr="001F4D06" w:rsidRDefault="00366A76" w:rsidP="00366A76">
            <w:pPr>
              <w:cnfStyle w:val="000000100000" w:firstRow="0" w:lastRow="0" w:firstColumn="0" w:lastColumn="0" w:oddVBand="0" w:evenVBand="0" w:oddHBand="1" w:evenHBand="0" w:firstRowFirstColumn="0" w:firstRowLastColumn="0" w:lastRowFirstColumn="0" w:lastRowLastColumn="0"/>
            </w:pPr>
            <w:r w:rsidRPr="001F4D06">
              <w:t>Draw as polygon on</w:t>
            </w:r>
            <w:r>
              <w:t xml:space="preserve"> </w:t>
            </w:r>
            <w:r w:rsidRPr="001F4D06">
              <w:t>floor outlining</w:t>
            </w:r>
            <w:r>
              <w:t xml:space="preserve"> Fire Doors in the ICT room</w:t>
            </w:r>
          </w:p>
        </w:tc>
        <w:tc>
          <w:tcPr>
            <w:tcW w:w="991" w:type="dxa"/>
            <w:shd w:val="clear" w:color="auto" w:fill="auto"/>
            <w:noWrap/>
            <w:vAlign w:val="center"/>
          </w:tcPr>
          <w:p w14:paraId="5A30A90D" w14:textId="2D95C9C8" w:rsidR="00366A76" w:rsidRDefault="00366A76" w:rsidP="00366A76">
            <w:pPr>
              <w:cnfStyle w:val="000000100000" w:firstRow="0" w:lastRow="0" w:firstColumn="0" w:lastColumn="0" w:oddVBand="0" w:evenVBand="0" w:oddHBand="1" w:evenHBand="0" w:firstRowFirstColumn="0" w:firstRowLastColumn="0" w:lastRowFirstColumn="0" w:lastRowLastColumn="0"/>
            </w:pPr>
            <w:r>
              <w:t>1</w:t>
            </w:r>
          </w:p>
        </w:tc>
        <w:tc>
          <w:tcPr>
            <w:tcW w:w="1251" w:type="dxa"/>
            <w:shd w:val="clear" w:color="auto" w:fill="auto"/>
            <w:noWrap/>
            <w:vAlign w:val="center"/>
          </w:tcPr>
          <w:p w14:paraId="17D238C2" w14:textId="191DFC86"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366A76" w:rsidRPr="007F14AF" w14:paraId="68D433B0" w14:textId="77777777" w:rsidTr="009F6BDA">
        <w:trPr>
          <w:trHeight w:val="1695"/>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vAlign w:val="center"/>
          </w:tcPr>
          <w:p w14:paraId="09281EAC" w14:textId="77777777" w:rsidR="00366A76" w:rsidRDefault="00366A76" w:rsidP="00366A76">
            <w:pPr>
              <w:jc w:val="center"/>
            </w:pPr>
          </w:p>
        </w:tc>
        <w:tc>
          <w:tcPr>
            <w:tcW w:w="1363" w:type="dxa"/>
            <w:vMerge/>
            <w:shd w:val="clear" w:color="auto" w:fill="auto"/>
            <w:vAlign w:val="center"/>
          </w:tcPr>
          <w:p w14:paraId="632D619B" w14:textId="77777777" w:rsidR="00366A76" w:rsidRDefault="00366A76" w:rsidP="00366A76">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04" w:type="dxa"/>
            <w:vMerge/>
            <w:shd w:val="clear" w:color="auto" w:fill="auto"/>
            <w:vAlign w:val="center"/>
          </w:tcPr>
          <w:p w14:paraId="5F066F31" w14:textId="77777777" w:rsidR="00366A76" w:rsidRPr="00673743"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tcPr>
          <w:p w14:paraId="14E49C9F" w14:textId="0967ED01" w:rsidR="00366A76" w:rsidRPr="001F4D06" w:rsidRDefault="00366A76" w:rsidP="00366A76">
            <w:pPr>
              <w:cnfStyle w:val="000000000000" w:firstRow="0" w:lastRow="0" w:firstColumn="0" w:lastColumn="0" w:oddVBand="0" w:evenVBand="0" w:oddHBand="0" w:evenHBand="0" w:firstRowFirstColumn="0" w:firstRowLastColumn="0" w:lastRowFirstColumn="0" w:lastRowLastColumn="0"/>
            </w:pPr>
            <w:r w:rsidRPr="007F14AF">
              <w:t xml:space="preserve">Draw Dimension of </w:t>
            </w:r>
            <w:r>
              <w:t>the ICT room Fire Door Width</w:t>
            </w:r>
          </w:p>
        </w:tc>
        <w:tc>
          <w:tcPr>
            <w:tcW w:w="991" w:type="dxa"/>
            <w:shd w:val="clear" w:color="auto" w:fill="auto"/>
            <w:noWrap/>
            <w:vAlign w:val="center"/>
          </w:tcPr>
          <w:p w14:paraId="21592FDE" w14:textId="666AB9F9" w:rsidR="00366A76" w:rsidRDefault="00366A76" w:rsidP="00366A76">
            <w:pPr>
              <w:cnfStyle w:val="000000000000" w:firstRow="0" w:lastRow="0" w:firstColumn="0" w:lastColumn="0" w:oddVBand="0" w:evenVBand="0" w:oddHBand="0" w:evenHBand="0" w:firstRowFirstColumn="0" w:firstRowLastColumn="0" w:lastRowFirstColumn="0" w:lastRowLastColumn="0"/>
            </w:pPr>
            <w:r>
              <w:t>2</w:t>
            </w:r>
          </w:p>
        </w:tc>
        <w:tc>
          <w:tcPr>
            <w:tcW w:w="1251" w:type="dxa"/>
            <w:shd w:val="clear" w:color="auto" w:fill="auto"/>
            <w:noWrap/>
            <w:vAlign w:val="center"/>
          </w:tcPr>
          <w:p w14:paraId="758E22A6" w14:textId="54507498"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366A76" w:rsidRPr="007F14AF" w14:paraId="24B30627" w14:textId="77777777" w:rsidTr="009F6BDA">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10180" w:type="dxa"/>
            <w:gridSpan w:val="6"/>
            <w:shd w:val="clear" w:color="auto" w:fill="2683C6" w:themeFill="accent2"/>
            <w:vAlign w:val="center"/>
          </w:tcPr>
          <w:p w14:paraId="6A1AE43E" w14:textId="0A7C3CB1" w:rsidR="00366A76" w:rsidRPr="00A31A8A" w:rsidRDefault="00366A76" w:rsidP="00366A76">
            <w:pPr>
              <w:jc w:val="center"/>
              <w:rPr>
                <w:color w:val="FFFFFF" w:themeColor="background1"/>
              </w:rPr>
            </w:pPr>
            <w:r w:rsidRPr="00A31A8A">
              <w:rPr>
                <w:color w:val="FFFFFF" w:themeColor="background1"/>
              </w:rPr>
              <w:t>Layers to be drawn on the Sectional Elevations or Building Elevation</w:t>
            </w:r>
          </w:p>
        </w:tc>
      </w:tr>
      <w:tr w:rsidR="00366A76" w:rsidRPr="007F14AF" w14:paraId="128BB823" w14:textId="77777777" w:rsidTr="00944E5E">
        <w:trPr>
          <w:trHeight w:val="825"/>
        </w:trPr>
        <w:tc>
          <w:tcPr>
            <w:cnfStyle w:val="001000000000" w:firstRow="0" w:lastRow="0" w:firstColumn="1" w:lastColumn="0" w:oddVBand="0" w:evenVBand="0" w:oddHBand="0" w:evenHBand="0" w:firstRowFirstColumn="0" w:firstRowLastColumn="0" w:lastRowFirstColumn="0" w:lastRowLastColumn="0"/>
            <w:tcW w:w="831" w:type="dxa"/>
            <w:noWrap/>
            <w:vAlign w:val="center"/>
            <w:hideMark/>
          </w:tcPr>
          <w:p w14:paraId="7CB34DF4" w14:textId="23E3C49D" w:rsidR="00366A76" w:rsidRPr="007F14AF" w:rsidRDefault="00366A76" w:rsidP="00366A76">
            <w:pPr>
              <w:jc w:val="center"/>
              <w:rPr>
                <w:ins w:id="246" w:author="Geetali Baruah" w:date="2020-12-28T21:44:00Z"/>
              </w:rPr>
            </w:pPr>
            <w:r w:rsidRPr="007F14AF">
              <w:t>1</w:t>
            </w:r>
          </w:p>
        </w:tc>
        <w:tc>
          <w:tcPr>
            <w:tcW w:w="1363" w:type="dxa"/>
            <w:noWrap/>
            <w:vAlign w:val="center"/>
            <w:hideMark/>
          </w:tcPr>
          <w:p w14:paraId="28B552C7" w14:textId="00FCC8E3"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Building Height</w:t>
            </w:r>
          </w:p>
        </w:tc>
        <w:tc>
          <w:tcPr>
            <w:tcW w:w="3404" w:type="dxa"/>
            <w:noWrap/>
            <w:vAlign w:val="center"/>
            <w:hideMark/>
          </w:tcPr>
          <w:p w14:paraId="4F3562BA"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7F14AF">
              <w:t>BLK_n_HT_OF_BLDG</w:t>
            </w:r>
            <w:proofErr w:type="spellEnd"/>
          </w:p>
        </w:tc>
        <w:tc>
          <w:tcPr>
            <w:tcW w:w="2340" w:type="dxa"/>
            <w:vAlign w:val="center"/>
            <w:hideMark/>
          </w:tcPr>
          <w:p w14:paraId="4E196085"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Draw as dimension on Sectional Elevations or Building Elevation</w:t>
            </w:r>
          </w:p>
        </w:tc>
        <w:tc>
          <w:tcPr>
            <w:tcW w:w="991" w:type="dxa"/>
            <w:noWrap/>
            <w:vAlign w:val="center"/>
            <w:hideMark/>
          </w:tcPr>
          <w:p w14:paraId="3E98BE2F"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5</w:t>
            </w:r>
          </w:p>
        </w:tc>
        <w:tc>
          <w:tcPr>
            <w:tcW w:w="1251" w:type="dxa"/>
            <w:noWrap/>
            <w:vAlign w:val="center"/>
            <w:hideMark/>
          </w:tcPr>
          <w:p w14:paraId="04C4F22F"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366A76" w:rsidRPr="007F14AF" w14:paraId="50A503FA" w14:textId="77777777" w:rsidTr="00944E5E">
        <w:trPr>
          <w:cnfStyle w:val="000000100000" w:firstRow="0" w:lastRow="0" w:firstColumn="0" w:lastColumn="0" w:oddVBand="0" w:evenVBand="0" w:oddHBand="1" w:evenHBand="0" w:firstRowFirstColumn="0" w:firstRowLastColumn="0" w:lastRowFirstColumn="0" w:lastRowLastColumn="0"/>
          <w:trHeight w:val="1035"/>
        </w:trPr>
        <w:tc>
          <w:tcPr>
            <w:cnfStyle w:val="001000000000" w:firstRow="0" w:lastRow="0" w:firstColumn="1" w:lastColumn="0" w:oddVBand="0" w:evenVBand="0" w:oddHBand="0" w:evenHBand="0" w:firstRowFirstColumn="0" w:firstRowLastColumn="0" w:lastRowFirstColumn="0" w:lastRowLastColumn="0"/>
            <w:tcW w:w="831" w:type="dxa"/>
            <w:vMerge w:val="restart"/>
            <w:shd w:val="clear" w:color="auto" w:fill="auto"/>
            <w:noWrap/>
            <w:vAlign w:val="center"/>
            <w:hideMark/>
          </w:tcPr>
          <w:p w14:paraId="144B93E1" w14:textId="2C7E773D" w:rsidR="00366A76" w:rsidRPr="007F14AF" w:rsidRDefault="00366A76" w:rsidP="00366A76">
            <w:pPr>
              <w:jc w:val="center"/>
              <w:rPr>
                <w:ins w:id="247" w:author="Geetali Baruah" w:date="2020-12-28T21:44:00Z"/>
              </w:rPr>
            </w:pPr>
            <w:r w:rsidRPr="007F14AF">
              <w:lastRenderedPageBreak/>
              <w:t>2</w:t>
            </w:r>
          </w:p>
        </w:tc>
        <w:tc>
          <w:tcPr>
            <w:tcW w:w="1363" w:type="dxa"/>
            <w:vMerge w:val="restart"/>
            <w:shd w:val="clear" w:color="auto" w:fill="auto"/>
            <w:noWrap/>
            <w:vAlign w:val="center"/>
            <w:hideMark/>
          </w:tcPr>
          <w:p w14:paraId="1C5505D7" w14:textId="05C29144"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Basement Floor Height</w:t>
            </w:r>
          </w:p>
        </w:tc>
        <w:tc>
          <w:tcPr>
            <w:tcW w:w="3404" w:type="dxa"/>
            <w:vMerge w:val="restart"/>
            <w:shd w:val="clear" w:color="auto" w:fill="auto"/>
            <w:vAlign w:val="center"/>
            <w:hideMark/>
          </w:tcPr>
          <w:p w14:paraId="04CDD889" w14:textId="00B9C1F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2A79D8">
              <w:t>BLK_n_FLR_</w:t>
            </w:r>
            <w:r>
              <w:t>n</w:t>
            </w:r>
            <w:r w:rsidRPr="002A79D8">
              <w:t>_BLDG_FOOTPRINT</w:t>
            </w:r>
            <w:proofErr w:type="spellEnd"/>
          </w:p>
        </w:tc>
        <w:tc>
          <w:tcPr>
            <w:tcW w:w="2340" w:type="dxa"/>
            <w:shd w:val="clear" w:color="auto" w:fill="auto"/>
            <w:vAlign w:val="center"/>
            <w:hideMark/>
          </w:tcPr>
          <w:p w14:paraId="67F8A18F"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Draw Dimension of basement floor clear height (beam to floor/ceiling to floor)</w:t>
            </w:r>
          </w:p>
        </w:tc>
        <w:tc>
          <w:tcPr>
            <w:tcW w:w="991" w:type="dxa"/>
            <w:shd w:val="clear" w:color="auto" w:fill="auto"/>
            <w:vAlign w:val="center"/>
            <w:hideMark/>
          </w:tcPr>
          <w:p w14:paraId="485AE814"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1</w:t>
            </w:r>
          </w:p>
        </w:tc>
        <w:tc>
          <w:tcPr>
            <w:tcW w:w="1251" w:type="dxa"/>
            <w:shd w:val="clear" w:color="auto" w:fill="auto"/>
            <w:vAlign w:val="center"/>
            <w:hideMark/>
          </w:tcPr>
          <w:p w14:paraId="62862E24"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Mandatory if basement is provided</w:t>
            </w:r>
          </w:p>
        </w:tc>
      </w:tr>
      <w:tr w:rsidR="00366A76" w:rsidRPr="007F14AF" w14:paraId="66DB8F3A" w14:textId="77777777" w:rsidTr="00944E5E">
        <w:trPr>
          <w:trHeight w:val="1035"/>
        </w:trPr>
        <w:tc>
          <w:tcPr>
            <w:cnfStyle w:val="001000000000" w:firstRow="0" w:lastRow="0" w:firstColumn="1" w:lastColumn="0" w:oddVBand="0" w:evenVBand="0" w:oddHBand="0" w:evenHBand="0" w:firstRowFirstColumn="0" w:firstRowLastColumn="0" w:lastRowFirstColumn="0" w:lastRowLastColumn="0"/>
            <w:tcW w:w="831" w:type="dxa"/>
            <w:vMerge/>
            <w:vAlign w:val="center"/>
            <w:hideMark/>
          </w:tcPr>
          <w:p w14:paraId="4891640E" w14:textId="77777777" w:rsidR="00366A76" w:rsidRPr="007F14AF" w:rsidRDefault="00366A76" w:rsidP="00366A76">
            <w:pPr>
              <w:jc w:val="center"/>
              <w:rPr>
                <w:ins w:id="248" w:author="Geetali Baruah" w:date="2020-12-28T21:44:00Z"/>
              </w:rPr>
            </w:pPr>
          </w:p>
        </w:tc>
        <w:tc>
          <w:tcPr>
            <w:tcW w:w="1363" w:type="dxa"/>
            <w:vMerge/>
            <w:vAlign w:val="center"/>
            <w:hideMark/>
          </w:tcPr>
          <w:p w14:paraId="57C87C68" w14:textId="3274DEBA"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vAlign w:val="center"/>
            <w:hideMark/>
          </w:tcPr>
          <w:p w14:paraId="415994F2"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vAlign w:val="center"/>
            <w:hideMark/>
          </w:tcPr>
          <w:p w14:paraId="24B3E8B9"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Draw Dimension of the height ceiling of upper basement from the average surrounding ground level</w:t>
            </w:r>
          </w:p>
        </w:tc>
        <w:tc>
          <w:tcPr>
            <w:tcW w:w="991" w:type="dxa"/>
            <w:shd w:val="clear" w:color="auto" w:fill="auto"/>
            <w:vAlign w:val="center"/>
            <w:hideMark/>
          </w:tcPr>
          <w:p w14:paraId="24F3CEC3"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2</w:t>
            </w:r>
          </w:p>
        </w:tc>
        <w:tc>
          <w:tcPr>
            <w:tcW w:w="1251" w:type="dxa"/>
            <w:shd w:val="clear" w:color="auto" w:fill="auto"/>
            <w:vAlign w:val="center"/>
            <w:hideMark/>
          </w:tcPr>
          <w:p w14:paraId="384FC23E"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if upper basement is provided</w:t>
            </w:r>
          </w:p>
        </w:tc>
      </w:tr>
      <w:tr w:rsidR="00366A76" w:rsidRPr="007F14AF" w14:paraId="55E7D27E" w14:textId="77777777" w:rsidTr="00EE601A">
        <w:trPr>
          <w:cnfStyle w:val="000000100000" w:firstRow="0" w:lastRow="0" w:firstColumn="0" w:lastColumn="0" w:oddVBand="0" w:evenVBand="0" w:oddHBand="1" w:evenHBand="0" w:firstRowFirstColumn="0" w:firstRowLastColumn="0" w:lastRowFirstColumn="0" w:lastRowLastColumn="0"/>
          <w:trHeight w:val="1050"/>
        </w:trPr>
        <w:tc>
          <w:tcPr>
            <w:cnfStyle w:val="001000000000" w:firstRow="0" w:lastRow="0" w:firstColumn="1" w:lastColumn="0" w:oddVBand="0" w:evenVBand="0" w:oddHBand="0" w:evenHBand="0" w:firstRowFirstColumn="0" w:firstRowLastColumn="0" w:lastRowFirstColumn="0" w:lastRowLastColumn="0"/>
            <w:tcW w:w="831" w:type="dxa"/>
            <w:noWrap/>
            <w:vAlign w:val="center"/>
          </w:tcPr>
          <w:p w14:paraId="7E6E5C16" w14:textId="39832216" w:rsidR="00366A76" w:rsidRPr="007F14AF" w:rsidRDefault="00366A76" w:rsidP="00366A76">
            <w:pPr>
              <w:jc w:val="center"/>
            </w:pPr>
            <w:r>
              <w:t>3</w:t>
            </w:r>
          </w:p>
        </w:tc>
        <w:tc>
          <w:tcPr>
            <w:tcW w:w="1363" w:type="dxa"/>
            <w:noWrap/>
            <w:vAlign w:val="center"/>
          </w:tcPr>
          <w:p w14:paraId="6ACFAB61" w14:textId="150E06E0"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t>Plinth Height</w:t>
            </w:r>
          </w:p>
        </w:tc>
        <w:tc>
          <w:tcPr>
            <w:tcW w:w="3404" w:type="dxa"/>
            <w:noWrap/>
            <w:vAlign w:val="center"/>
          </w:tcPr>
          <w:p w14:paraId="3BEE9DF4" w14:textId="091780B2" w:rsidR="00366A76" w:rsidRPr="00A817B8" w:rsidRDefault="00366A76" w:rsidP="00366A76">
            <w:pPr>
              <w:pStyle w:val="Default"/>
              <w:cnfStyle w:val="000000100000" w:firstRow="0" w:lastRow="0" w:firstColumn="0" w:lastColumn="0" w:oddVBand="0" w:evenVBand="0" w:oddHBand="1" w:evenHBand="0" w:firstRowFirstColumn="0" w:firstRowLastColumn="0" w:lastRowFirstColumn="0" w:lastRowLastColumn="0"/>
              <w:rPr>
                <w:sz w:val="22"/>
              </w:rPr>
            </w:pPr>
            <w:proofErr w:type="spellStart"/>
            <w:r>
              <w:rPr>
                <w:sz w:val="22"/>
                <w:szCs w:val="22"/>
              </w:rPr>
              <w:t>BLK_n_PLINTH_HEIGHT</w:t>
            </w:r>
            <w:proofErr w:type="spellEnd"/>
            <w:r>
              <w:rPr>
                <w:sz w:val="22"/>
                <w:szCs w:val="22"/>
              </w:rPr>
              <w:t xml:space="preserve"> </w:t>
            </w:r>
          </w:p>
        </w:tc>
        <w:tc>
          <w:tcPr>
            <w:tcW w:w="2340" w:type="dxa"/>
            <w:noWrap/>
            <w:vAlign w:val="center"/>
          </w:tcPr>
          <w:p w14:paraId="4C2E5AE7" w14:textId="149B0C9B"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2A291D">
              <w:t>Draw Dimension of the</w:t>
            </w:r>
            <w:r>
              <w:t xml:space="preserve"> Plinth height</w:t>
            </w:r>
          </w:p>
        </w:tc>
        <w:tc>
          <w:tcPr>
            <w:tcW w:w="991" w:type="dxa"/>
            <w:noWrap/>
            <w:vAlign w:val="center"/>
          </w:tcPr>
          <w:p w14:paraId="296231C7" w14:textId="4B33C990" w:rsidR="00366A76" w:rsidRDefault="00366A76" w:rsidP="00366A76">
            <w:pPr>
              <w:cnfStyle w:val="000000100000" w:firstRow="0" w:lastRow="0" w:firstColumn="0" w:lastColumn="0" w:oddVBand="0" w:evenVBand="0" w:oddHBand="1" w:evenHBand="0" w:firstRowFirstColumn="0" w:firstRowLastColumn="0" w:lastRowFirstColumn="0" w:lastRowLastColumn="0"/>
            </w:pPr>
            <w:r>
              <w:t>7</w:t>
            </w:r>
          </w:p>
        </w:tc>
        <w:tc>
          <w:tcPr>
            <w:tcW w:w="1251" w:type="dxa"/>
            <w:vAlign w:val="center"/>
          </w:tcPr>
          <w:p w14:paraId="371C5B50" w14:textId="7672B15A"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68F46BA4" w14:textId="77777777" w:rsidTr="006B6F50">
        <w:trPr>
          <w:trHeight w:val="1050"/>
        </w:trPr>
        <w:tc>
          <w:tcPr>
            <w:cnfStyle w:val="001000000000" w:firstRow="0" w:lastRow="0" w:firstColumn="1" w:lastColumn="0" w:oddVBand="0" w:evenVBand="0" w:oddHBand="0" w:evenHBand="0" w:firstRowFirstColumn="0" w:firstRowLastColumn="0" w:lastRowFirstColumn="0" w:lastRowLastColumn="0"/>
            <w:tcW w:w="831" w:type="dxa"/>
            <w:shd w:val="clear" w:color="auto" w:fill="auto"/>
            <w:noWrap/>
            <w:vAlign w:val="center"/>
            <w:hideMark/>
          </w:tcPr>
          <w:p w14:paraId="14CDA08A" w14:textId="2A810C99" w:rsidR="00366A76" w:rsidRPr="007F14AF" w:rsidRDefault="00366A76" w:rsidP="00366A76">
            <w:pPr>
              <w:jc w:val="center"/>
              <w:rPr>
                <w:ins w:id="249" w:author="Geetali Baruah" w:date="2020-12-28T21:44:00Z"/>
              </w:rPr>
            </w:pPr>
            <w:r>
              <w:t>4</w:t>
            </w:r>
          </w:p>
        </w:tc>
        <w:tc>
          <w:tcPr>
            <w:tcW w:w="1363" w:type="dxa"/>
            <w:shd w:val="clear" w:color="auto" w:fill="auto"/>
            <w:noWrap/>
            <w:vAlign w:val="center"/>
            <w:hideMark/>
          </w:tcPr>
          <w:p w14:paraId="3101FEFB" w14:textId="497F87A5"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Staircase Headroom</w:t>
            </w:r>
            <w:r>
              <w:t>/Flight Headroom</w:t>
            </w:r>
          </w:p>
        </w:tc>
        <w:tc>
          <w:tcPr>
            <w:tcW w:w="3404" w:type="dxa"/>
            <w:shd w:val="clear" w:color="auto" w:fill="auto"/>
            <w:noWrap/>
            <w:vAlign w:val="center"/>
            <w:hideMark/>
          </w:tcPr>
          <w:p w14:paraId="349FB275"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roofErr w:type="spellStart"/>
            <w:r w:rsidRPr="007F14AF">
              <w:t>BLK_n_STAIR_HEADROOM</w:t>
            </w:r>
            <w:proofErr w:type="spellEnd"/>
          </w:p>
        </w:tc>
        <w:tc>
          <w:tcPr>
            <w:tcW w:w="2340" w:type="dxa"/>
            <w:shd w:val="clear" w:color="auto" w:fill="auto"/>
            <w:noWrap/>
            <w:vAlign w:val="center"/>
            <w:hideMark/>
          </w:tcPr>
          <w:p w14:paraId="6D8E1316"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Draw dimension of Staircase Headroom</w:t>
            </w:r>
          </w:p>
        </w:tc>
        <w:tc>
          <w:tcPr>
            <w:tcW w:w="991" w:type="dxa"/>
            <w:shd w:val="clear" w:color="auto" w:fill="auto"/>
            <w:noWrap/>
            <w:vAlign w:val="center"/>
            <w:hideMark/>
          </w:tcPr>
          <w:p w14:paraId="7E7F11FF" w14:textId="7923AB7C"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t>7</w:t>
            </w:r>
          </w:p>
        </w:tc>
        <w:tc>
          <w:tcPr>
            <w:tcW w:w="1251" w:type="dxa"/>
            <w:shd w:val="clear" w:color="auto" w:fill="auto"/>
            <w:vAlign w:val="center"/>
            <w:hideMark/>
          </w:tcPr>
          <w:p w14:paraId="6BE27020"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where staircase is proposed</w:t>
            </w:r>
          </w:p>
        </w:tc>
      </w:tr>
      <w:tr w:rsidR="00366A76" w:rsidRPr="007F14AF" w14:paraId="6C0F9A8F" w14:textId="77777777" w:rsidTr="00EE601A">
        <w:trPr>
          <w:cnfStyle w:val="000000100000" w:firstRow="0" w:lastRow="0" w:firstColumn="0" w:lastColumn="0" w:oddVBand="0" w:evenVBand="0" w:oddHBand="1"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831" w:type="dxa"/>
            <w:vMerge w:val="restart"/>
            <w:noWrap/>
            <w:vAlign w:val="center"/>
            <w:hideMark/>
          </w:tcPr>
          <w:p w14:paraId="70FA9B4C" w14:textId="5C709EF6" w:rsidR="00366A76" w:rsidRPr="007F14AF" w:rsidRDefault="00366A76" w:rsidP="00366A76">
            <w:pPr>
              <w:jc w:val="center"/>
              <w:rPr>
                <w:ins w:id="250" w:author="Geetali Baruah" w:date="2020-12-28T21:44:00Z"/>
              </w:rPr>
            </w:pPr>
            <w:r>
              <w:t>5</w:t>
            </w:r>
          </w:p>
        </w:tc>
        <w:tc>
          <w:tcPr>
            <w:tcW w:w="1363" w:type="dxa"/>
            <w:vMerge w:val="restart"/>
            <w:vAlign w:val="center"/>
            <w:hideMark/>
          </w:tcPr>
          <w:p w14:paraId="38FAD1D1" w14:textId="6425E7E6"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Staircase Railing / DA ramp Railing / Parapet</w:t>
            </w:r>
            <w:r>
              <w:t xml:space="preserve"> / Special Lift Handrail</w:t>
            </w:r>
          </w:p>
        </w:tc>
        <w:tc>
          <w:tcPr>
            <w:tcW w:w="3404" w:type="dxa"/>
            <w:vMerge w:val="restart"/>
            <w:noWrap/>
            <w:vAlign w:val="center"/>
            <w:hideMark/>
          </w:tcPr>
          <w:p w14:paraId="095004D6"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7F14AF">
              <w:t>BLK_n_PARAPET_HT</w:t>
            </w:r>
            <w:proofErr w:type="spellEnd"/>
          </w:p>
        </w:tc>
        <w:tc>
          <w:tcPr>
            <w:tcW w:w="2340" w:type="dxa"/>
            <w:noWrap/>
            <w:vAlign w:val="center"/>
            <w:hideMark/>
          </w:tcPr>
          <w:p w14:paraId="5DD64B46" w14:textId="63206D7F"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Draw Dimension of Staircase Railing</w:t>
            </w:r>
            <w:r>
              <w:t xml:space="preserve"> height</w:t>
            </w:r>
          </w:p>
        </w:tc>
        <w:tc>
          <w:tcPr>
            <w:tcW w:w="991" w:type="dxa"/>
            <w:vAlign w:val="center"/>
            <w:hideMark/>
          </w:tcPr>
          <w:p w14:paraId="0112ABDA"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1</w:t>
            </w:r>
          </w:p>
        </w:tc>
        <w:tc>
          <w:tcPr>
            <w:tcW w:w="1251" w:type="dxa"/>
            <w:noWrap/>
            <w:vAlign w:val="center"/>
            <w:hideMark/>
          </w:tcPr>
          <w:p w14:paraId="4457817E"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Mandatory as per rule</w:t>
            </w:r>
          </w:p>
        </w:tc>
      </w:tr>
      <w:tr w:rsidR="00366A76" w:rsidRPr="007F14AF" w14:paraId="7234CFD2" w14:textId="77777777" w:rsidTr="006B6F50">
        <w:trPr>
          <w:trHeight w:val="510"/>
        </w:trPr>
        <w:tc>
          <w:tcPr>
            <w:cnfStyle w:val="001000000000" w:firstRow="0" w:lastRow="0" w:firstColumn="1" w:lastColumn="0" w:oddVBand="0" w:evenVBand="0" w:oddHBand="0" w:evenHBand="0" w:firstRowFirstColumn="0" w:firstRowLastColumn="0" w:lastRowFirstColumn="0" w:lastRowLastColumn="0"/>
            <w:tcW w:w="831" w:type="dxa"/>
            <w:vMerge/>
            <w:vAlign w:val="center"/>
            <w:hideMark/>
          </w:tcPr>
          <w:p w14:paraId="6C1E3313" w14:textId="77777777" w:rsidR="00366A76" w:rsidRPr="007F14AF" w:rsidRDefault="00366A76" w:rsidP="00366A76">
            <w:pPr>
              <w:jc w:val="center"/>
              <w:rPr>
                <w:ins w:id="251" w:author="Geetali Baruah" w:date="2020-12-28T21:44:00Z"/>
              </w:rPr>
            </w:pPr>
          </w:p>
        </w:tc>
        <w:tc>
          <w:tcPr>
            <w:tcW w:w="1363" w:type="dxa"/>
            <w:vMerge/>
            <w:vAlign w:val="center"/>
            <w:hideMark/>
          </w:tcPr>
          <w:p w14:paraId="54C0D696" w14:textId="59249969"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vAlign w:val="center"/>
            <w:hideMark/>
          </w:tcPr>
          <w:p w14:paraId="04F52D16"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noWrap/>
            <w:vAlign w:val="center"/>
            <w:hideMark/>
          </w:tcPr>
          <w:p w14:paraId="4CCF4A62" w14:textId="6A6BC392"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Draw Dimension of DA Ramp Railing</w:t>
            </w:r>
            <w:r>
              <w:t xml:space="preserve"> Height</w:t>
            </w:r>
          </w:p>
        </w:tc>
        <w:tc>
          <w:tcPr>
            <w:tcW w:w="991" w:type="dxa"/>
            <w:noWrap/>
            <w:vAlign w:val="center"/>
            <w:hideMark/>
          </w:tcPr>
          <w:p w14:paraId="47655D94"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2</w:t>
            </w:r>
          </w:p>
        </w:tc>
        <w:tc>
          <w:tcPr>
            <w:tcW w:w="1251" w:type="dxa"/>
            <w:noWrap/>
            <w:vAlign w:val="center"/>
            <w:hideMark/>
          </w:tcPr>
          <w:p w14:paraId="16C3D7A7"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366A76" w:rsidRPr="007F14AF" w14:paraId="033A392E" w14:textId="77777777" w:rsidTr="00EE601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vMerge/>
            <w:vAlign w:val="center"/>
            <w:hideMark/>
          </w:tcPr>
          <w:p w14:paraId="02F90514" w14:textId="77777777" w:rsidR="00366A76" w:rsidRPr="007F14AF" w:rsidRDefault="00366A76" w:rsidP="00366A76">
            <w:pPr>
              <w:jc w:val="center"/>
              <w:rPr>
                <w:ins w:id="252" w:author="Geetali Baruah" w:date="2020-12-28T21:44:00Z"/>
              </w:rPr>
            </w:pPr>
          </w:p>
        </w:tc>
        <w:tc>
          <w:tcPr>
            <w:tcW w:w="1363" w:type="dxa"/>
            <w:vMerge/>
            <w:vAlign w:val="center"/>
            <w:hideMark/>
          </w:tcPr>
          <w:p w14:paraId="2CBFD9C4" w14:textId="5D9A4940"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ign w:val="center"/>
            <w:hideMark/>
          </w:tcPr>
          <w:p w14:paraId="5711EEDF"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noWrap/>
            <w:vAlign w:val="center"/>
            <w:hideMark/>
          </w:tcPr>
          <w:p w14:paraId="6605C377" w14:textId="02BE02A0"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Draw Dimension of Parapet</w:t>
            </w:r>
            <w:r>
              <w:t xml:space="preserve"> Height</w:t>
            </w:r>
          </w:p>
        </w:tc>
        <w:tc>
          <w:tcPr>
            <w:tcW w:w="991" w:type="dxa"/>
            <w:noWrap/>
            <w:vAlign w:val="center"/>
            <w:hideMark/>
          </w:tcPr>
          <w:p w14:paraId="0628A000"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3</w:t>
            </w:r>
          </w:p>
        </w:tc>
        <w:tc>
          <w:tcPr>
            <w:tcW w:w="1251" w:type="dxa"/>
            <w:noWrap/>
            <w:vAlign w:val="center"/>
            <w:hideMark/>
          </w:tcPr>
          <w:p w14:paraId="5F8EC576"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2D3F9BD4" w14:textId="77777777" w:rsidTr="006B6F50">
        <w:trPr>
          <w:trHeight w:val="510"/>
        </w:trPr>
        <w:tc>
          <w:tcPr>
            <w:cnfStyle w:val="001000000000" w:firstRow="0" w:lastRow="0" w:firstColumn="1" w:lastColumn="0" w:oddVBand="0" w:evenVBand="0" w:oddHBand="0" w:evenHBand="0" w:firstRowFirstColumn="0" w:firstRowLastColumn="0" w:lastRowFirstColumn="0" w:lastRowLastColumn="0"/>
            <w:tcW w:w="831" w:type="dxa"/>
            <w:vMerge/>
            <w:vAlign w:val="center"/>
          </w:tcPr>
          <w:p w14:paraId="65E65B96" w14:textId="77777777" w:rsidR="00366A76" w:rsidRDefault="00366A76" w:rsidP="00366A76">
            <w:pPr>
              <w:jc w:val="center"/>
            </w:pPr>
          </w:p>
        </w:tc>
        <w:tc>
          <w:tcPr>
            <w:tcW w:w="1363" w:type="dxa"/>
            <w:vMerge/>
            <w:vAlign w:val="center"/>
          </w:tcPr>
          <w:p w14:paraId="515478E9" w14:textId="77777777" w:rsidR="00366A76"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vAlign w:val="center"/>
          </w:tcPr>
          <w:p w14:paraId="30AF604E" w14:textId="77777777" w:rsidR="00366A76" w:rsidRPr="00596580"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noWrap/>
            <w:vAlign w:val="center"/>
          </w:tcPr>
          <w:p w14:paraId="530E6C1F" w14:textId="1DF43DAA" w:rsidR="00366A76" w:rsidRPr="00596580" w:rsidRDefault="00366A76" w:rsidP="00366A76">
            <w:pPr>
              <w:cnfStyle w:val="000000000000" w:firstRow="0" w:lastRow="0" w:firstColumn="0" w:lastColumn="0" w:oddVBand="0" w:evenVBand="0" w:oddHBand="0" w:evenHBand="0" w:firstRowFirstColumn="0" w:firstRowLastColumn="0" w:lastRowFirstColumn="0" w:lastRowLastColumn="0"/>
            </w:pPr>
            <w:r w:rsidRPr="007F14AF">
              <w:t xml:space="preserve">Draw Dimension of </w:t>
            </w:r>
            <w:r>
              <w:t>Special Lift Handrail height</w:t>
            </w:r>
          </w:p>
        </w:tc>
        <w:tc>
          <w:tcPr>
            <w:tcW w:w="991" w:type="dxa"/>
            <w:noWrap/>
            <w:vAlign w:val="center"/>
          </w:tcPr>
          <w:p w14:paraId="6B56CEA8" w14:textId="3343ED28" w:rsidR="00366A76" w:rsidRDefault="00366A76" w:rsidP="00366A76">
            <w:pPr>
              <w:cnfStyle w:val="000000000000" w:firstRow="0" w:lastRow="0" w:firstColumn="0" w:lastColumn="0" w:oddVBand="0" w:evenVBand="0" w:oddHBand="0" w:evenHBand="0" w:firstRowFirstColumn="0" w:firstRowLastColumn="0" w:lastRowFirstColumn="0" w:lastRowLastColumn="0"/>
            </w:pPr>
            <w:r>
              <w:t>4</w:t>
            </w:r>
          </w:p>
        </w:tc>
        <w:tc>
          <w:tcPr>
            <w:tcW w:w="1251" w:type="dxa"/>
            <w:noWrap/>
            <w:vAlign w:val="center"/>
          </w:tcPr>
          <w:p w14:paraId="7C42E45C" w14:textId="5278475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Mandatory as per rule</w:t>
            </w:r>
          </w:p>
        </w:tc>
      </w:tr>
      <w:tr w:rsidR="00366A76" w:rsidRPr="007F14AF" w14:paraId="75A96F88" w14:textId="77777777" w:rsidTr="00F148C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vAlign w:val="center"/>
          </w:tcPr>
          <w:p w14:paraId="315E5B39" w14:textId="7AD8AF79" w:rsidR="00366A76" w:rsidRPr="007F14AF" w:rsidRDefault="00366A76" w:rsidP="00366A76">
            <w:pPr>
              <w:jc w:val="center"/>
            </w:pPr>
            <w:r>
              <w:t>6</w:t>
            </w:r>
          </w:p>
        </w:tc>
        <w:tc>
          <w:tcPr>
            <w:tcW w:w="1363" w:type="dxa"/>
            <w:vAlign w:val="center"/>
          </w:tcPr>
          <w:p w14:paraId="0BDE5ECB" w14:textId="56040BC8"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t>Mumty</w:t>
            </w:r>
            <w:proofErr w:type="spellEnd"/>
          </w:p>
        </w:tc>
        <w:tc>
          <w:tcPr>
            <w:tcW w:w="3404" w:type="dxa"/>
            <w:vAlign w:val="center"/>
          </w:tcPr>
          <w:p w14:paraId="6CE7575A" w14:textId="157E4A5F"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596580">
              <w:t>BLK_n_MUMTY_HT</w:t>
            </w:r>
            <w:proofErr w:type="spellEnd"/>
          </w:p>
        </w:tc>
        <w:tc>
          <w:tcPr>
            <w:tcW w:w="2340" w:type="dxa"/>
            <w:noWrap/>
            <w:vAlign w:val="center"/>
          </w:tcPr>
          <w:p w14:paraId="020F0E16" w14:textId="552E916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596580">
              <w:t>Draw Dimension of Parapet</w:t>
            </w:r>
          </w:p>
        </w:tc>
        <w:tc>
          <w:tcPr>
            <w:tcW w:w="991" w:type="dxa"/>
            <w:noWrap/>
            <w:vAlign w:val="center"/>
          </w:tcPr>
          <w:p w14:paraId="169C152C" w14:textId="768CF98D"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t>7</w:t>
            </w:r>
          </w:p>
        </w:tc>
        <w:tc>
          <w:tcPr>
            <w:tcW w:w="1251" w:type="dxa"/>
            <w:noWrap/>
            <w:vAlign w:val="center"/>
          </w:tcPr>
          <w:p w14:paraId="7CE4EEC8" w14:textId="0C32C77C"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0C0529CB" w14:textId="77777777" w:rsidTr="006B6F50">
        <w:trPr>
          <w:trHeight w:val="510"/>
        </w:trPr>
        <w:tc>
          <w:tcPr>
            <w:cnfStyle w:val="001000000000" w:firstRow="0" w:lastRow="0" w:firstColumn="1" w:lastColumn="0" w:oddVBand="0" w:evenVBand="0" w:oddHBand="0" w:evenHBand="0" w:firstRowFirstColumn="0" w:firstRowLastColumn="0" w:lastRowFirstColumn="0" w:lastRowLastColumn="0"/>
            <w:tcW w:w="831" w:type="dxa"/>
            <w:vMerge w:val="restart"/>
            <w:vAlign w:val="center"/>
          </w:tcPr>
          <w:p w14:paraId="51A311AB" w14:textId="0F0E2252" w:rsidR="00366A76" w:rsidRDefault="00366A76" w:rsidP="00366A76">
            <w:pPr>
              <w:jc w:val="center"/>
            </w:pPr>
            <w:r>
              <w:t>7</w:t>
            </w:r>
          </w:p>
        </w:tc>
        <w:tc>
          <w:tcPr>
            <w:tcW w:w="1363" w:type="dxa"/>
            <w:vMerge w:val="restart"/>
            <w:vAlign w:val="center"/>
          </w:tcPr>
          <w:p w14:paraId="77E9BD83" w14:textId="1CE1382D" w:rsidR="00366A76" w:rsidRDefault="00366A76" w:rsidP="00366A76">
            <w:pPr>
              <w:cnfStyle w:val="000000000000" w:firstRow="0" w:lastRow="0" w:firstColumn="0" w:lastColumn="0" w:oddVBand="0" w:evenVBand="0" w:oddHBand="0" w:evenHBand="0" w:firstRowFirstColumn="0" w:firstRowLastColumn="0" w:lastRowFirstColumn="0" w:lastRowLastColumn="0"/>
            </w:pPr>
            <w:r w:rsidRPr="009F6BDA">
              <w:t>Entrance Gate</w:t>
            </w:r>
          </w:p>
        </w:tc>
        <w:tc>
          <w:tcPr>
            <w:tcW w:w="3404" w:type="dxa"/>
            <w:vMerge w:val="restart"/>
            <w:vAlign w:val="center"/>
          </w:tcPr>
          <w:p w14:paraId="5D18361C" w14:textId="3E36279C" w:rsidR="00366A76" w:rsidRPr="00596580" w:rsidRDefault="00366A76" w:rsidP="00366A76">
            <w:pPr>
              <w:cnfStyle w:val="000000000000" w:firstRow="0" w:lastRow="0" w:firstColumn="0" w:lastColumn="0" w:oddVBand="0" w:evenVBand="0" w:oddHBand="0" w:evenHBand="0" w:firstRowFirstColumn="0" w:firstRowLastColumn="0" w:lastRowFirstColumn="0" w:lastRowLastColumn="0"/>
            </w:pPr>
            <w:r w:rsidRPr="009F6BDA">
              <w:t>MAIN_GATE</w:t>
            </w:r>
          </w:p>
        </w:tc>
        <w:tc>
          <w:tcPr>
            <w:tcW w:w="2340" w:type="dxa"/>
            <w:noWrap/>
            <w:vAlign w:val="center"/>
          </w:tcPr>
          <w:p w14:paraId="04E0C331" w14:textId="55CDE3FD" w:rsidR="00366A76" w:rsidRPr="00596580" w:rsidRDefault="00366A76" w:rsidP="00366A76">
            <w:pPr>
              <w:cnfStyle w:val="000000000000" w:firstRow="0" w:lastRow="0" w:firstColumn="0" w:lastColumn="0" w:oddVBand="0" w:evenVBand="0" w:oddHBand="0" w:evenHBand="0" w:firstRowFirstColumn="0" w:firstRowLastColumn="0" w:lastRowFirstColumn="0" w:lastRowLastColumn="0"/>
            </w:pPr>
            <w:r w:rsidRPr="009F6BDA">
              <w:t>Draw polygon outlining main gate</w:t>
            </w:r>
          </w:p>
        </w:tc>
        <w:tc>
          <w:tcPr>
            <w:tcW w:w="991" w:type="dxa"/>
            <w:noWrap/>
            <w:vAlign w:val="center"/>
          </w:tcPr>
          <w:p w14:paraId="3DACDB4F" w14:textId="31464A40" w:rsidR="00366A76" w:rsidRDefault="00366A76" w:rsidP="00366A76">
            <w:pPr>
              <w:cnfStyle w:val="000000000000" w:firstRow="0" w:lastRow="0" w:firstColumn="0" w:lastColumn="0" w:oddVBand="0" w:evenVBand="0" w:oddHBand="0" w:evenHBand="0" w:firstRowFirstColumn="0" w:firstRowLastColumn="0" w:lastRowFirstColumn="0" w:lastRowLastColumn="0"/>
            </w:pPr>
            <w:r>
              <w:t>7</w:t>
            </w:r>
          </w:p>
        </w:tc>
        <w:tc>
          <w:tcPr>
            <w:tcW w:w="1251" w:type="dxa"/>
            <w:noWrap/>
            <w:vAlign w:val="center"/>
          </w:tcPr>
          <w:p w14:paraId="2B663B7E" w14:textId="03D0A2BB"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5FBE7078" w14:textId="77777777" w:rsidTr="00EE601A">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vMerge/>
          </w:tcPr>
          <w:p w14:paraId="2856B122" w14:textId="77777777" w:rsidR="00366A76" w:rsidRDefault="00366A76" w:rsidP="00366A76"/>
        </w:tc>
        <w:tc>
          <w:tcPr>
            <w:tcW w:w="1363" w:type="dxa"/>
            <w:vMerge/>
            <w:vAlign w:val="center"/>
          </w:tcPr>
          <w:p w14:paraId="20D634E3" w14:textId="77777777" w:rsidR="00366A76"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vAlign w:val="center"/>
          </w:tcPr>
          <w:p w14:paraId="54B7B740" w14:textId="77777777" w:rsidR="00366A76" w:rsidRPr="00596580"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noWrap/>
            <w:vAlign w:val="center"/>
          </w:tcPr>
          <w:p w14:paraId="26FDFF16" w14:textId="3C2C7DE8" w:rsidR="00366A76" w:rsidRPr="00596580" w:rsidRDefault="00366A76" w:rsidP="00366A76">
            <w:pPr>
              <w:cnfStyle w:val="000000100000" w:firstRow="0" w:lastRow="0" w:firstColumn="0" w:lastColumn="0" w:oddVBand="0" w:evenVBand="0" w:oddHBand="1" w:evenHBand="0" w:firstRowFirstColumn="0" w:firstRowLastColumn="0" w:lastRowFirstColumn="0" w:lastRowLastColumn="0"/>
            </w:pPr>
            <w:r w:rsidRPr="009F6BDA">
              <w:t>Use dimension tool to draw main gate width</w:t>
            </w:r>
          </w:p>
        </w:tc>
        <w:tc>
          <w:tcPr>
            <w:tcW w:w="991" w:type="dxa"/>
            <w:noWrap/>
            <w:vAlign w:val="center"/>
          </w:tcPr>
          <w:p w14:paraId="792FAF47" w14:textId="709B368A" w:rsidR="00366A76" w:rsidRDefault="00366A76" w:rsidP="00366A76">
            <w:pPr>
              <w:cnfStyle w:val="000000100000" w:firstRow="0" w:lastRow="0" w:firstColumn="0" w:lastColumn="0" w:oddVBand="0" w:evenVBand="0" w:oddHBand="1" w:evenHBand="0" w:firstRowFirstColumn="0" w:firstRowLastColumn="0" w:lastRowFirstColumn="0" w:lastRowLastColumn="0"/>
            </w:pPr>
            <w:r>
              <w:t>2</w:t>
            </w:r>
          </w:p>
        </w:tc>
        <w:tc>
          <w:tcPr>
            <w:tcW w:w="1251" w:type="dxa"/>
            <w:noWrap/>
            <w:vAlign w:val="center"/>
          </w:tcPr>
          <w:p w14:paraId="35643127" w14:textId="75FFA145"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1A17030D" w14:textId="77777777" w:rsidTr="006B6F50">
        <w:trPr>
          <w:trHeight w:val="510"/>
        </w:trPr>
        <w:tc>
          <w:tcPr>
            <w:cnfStyle w:val="001000000000" w:firstRow="0" w:lastRow="0" w:firstColumn="1" w:lastColumn="0" w:oddVBand="0" w:evenVBand="0" w:oddHBand="0" w:evenHBand="0" w:firstRowFirstColumn="0" w:firstRowLastColumn="0" w:lastRowFirstColumn="0" w:lastRowLastColumn="0"/>
            <w:tcW w:w="831" w:type="dxa"/>
            <w:vMerge/>
          </w:tcPr>
          <w:p w14:paraId="6EE12B7C" w14:textId="77777777" w:rsidR="00366A76" w:rsidRDefault="00366A76" w:rsidP="00366A76"/>
        </w:tc>
        <w:tc>
          <w:tcPr>
            <w:tcW w:w="1363" w:type="dxa"/>
            <w:vMerge/>
            <w:vAlign w:val="center"/>
          </w:tcPr>
          <w:p w14:paraId="4F4E2FE7" w14:textId="77777777" w:rsidR="00366A76"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vAlign w:val="center"/>
          </w:tcPr>
          <w:p w14:paraId="05909480" w14:textId="77777777" w:rsidR="00366A76" w:rsidRPr="00596580"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noWrap/>
            <w:vAlign w:val="center"/>
          </w:tcPr>
          <w:p w14:paraId="169DB557" w14:textId="55BC3B93" w:rsidR="00366A76" w:rsidRPr="00596580" w:rsidRDefault="00366A76" w:rsidP="00366A76">
            <w:pPr>
              <w:cnfStyle w:val="000000000000" w:firstRow="0" w:lastRow="0" w:firstColumn="0" w:lastColumn="0" w:oddVBand="0" w:evenVBand="0" w:oddHBand="0" w:evenHBand="0" w:firstRowFirstColumn="0" w:firstRowLastColumn="0" w:lastRowFirstColumn="0" w:lastRowLastColumn="0"/>
            </w:pPr>
            <w:r w:rsidRPr="009F6BDA">
              <w:t>Use dimension tool to draw main gate Archway height if Provided</w:t>
            </w:r>
          </w:p>
        </w:tc>
        <w:tc>
          <w:tcPr>
            <w:tcW w:w="991" w:type="dxa"/>
            <w:noWrap/>
            <w:vAlign w:val="center"/>
          </w:tcPr>
          <w:p w14:paraId="3B427EFB" w14:textId="0D883C4E" w:rsidR="00366A76" w:rsidRDefault="00366A76" w:rsidP="00366A76">
            <w:pPr>
              <w:cnfStyle w:val="000000000000" w:firstRow="0" w:lastRow="0" w:firstColumn="0" w:lastColumn="0" w:oddVBand="0" w:evenVBand="0" w:oddHBand="0" w:evenHBand="0" w:firstRowFirstColumn="0" w:firstRowLastColumn="0" w:lastRowFirstColumn="0" w:lastRowLastColumn="0"/>
            </w:pPr>
            <w:r>
              <w:t>1</w:t>
            </w:r>
          </w:p>
        </w:tc>
        <w:tc>
          <w:tcPr>
            <w:tcW w:w="1251" w:type="dxa"/>
            <w:noWrap/>
            <w:vAlign w:val="center"/>
          </w:tcPr>
          <w:p w14:paraId="010E3BC1" w14:textId="6ADABCE4"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r w:rsidRPr="007F14AF">
              <w:t>Optional as per design</w:t>
            </w:r>
          </w:p>
        </w:tc>
      </w:tr>
      <w:tr w:rsidR="00366A76" w:rsidRPr="007F14AF" w14:paraId="33487D5B" w14:textId="77777777" w:rsidTr="003C44B7">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vMerge w:val="restart"/>
            <w:vAlign w:val="center"/>
          </w:tcPr>
          <w:p w14:paraId="159A67FD" w14:textId="4B7AD461" w:rsidR="00366A76" w:rsidRDefault="00366A76" w:rsidP="00366A76">
            <w:pPr>
              <w:jc w:val="center"/>
            </w:pPr>
            <w:r>
              <w:t>8</w:t>
            </w:r>
          </w:p>
        </w:tc>
        <w:tc>
          <w:tcPr>
            <w:tcW w:w="1363" w:type="dxa"/>
            <w:vMerge w:val="restart"/>
            <w:vAlign w:val="center"/>
          </w:tcPr>
          <w:p w14:paraId="5F941FE9" w14:textId="47BF9831" w:rsidR="00366A76" w:rsidRDefault="00366A76" w:rsidP="00366A76">
            <w:pPr>
              <w:cnfStyle w:val="000000100000" w:firstRow="0" w:lastRow="0" w:firstColumn="0" w:lastColumn="0" w:oddVBand="0" w:evenVBand="0" w:oddHBand="1" w:evenHBand="0" w:firstRowFirstColumn="0" w:firstRowLastColumn="0" w:lastRowFirstColumn="0" w:lastRowLastColumn="0"/>
            </w:pPr>
            <w:r w:rsidRPr="002A291D">
              <w:t>Glass Façade Opening</w:t>
            </w:r>
          </w:p>
        </w:tc>
        <w:tc>
          <w:tcPr>
            <w:tcW w:w="3404" w:type="dxa"/>
            <w:vMerge w:val="restart"/>
            <w:vAlign w:val="center"/>
          </w:tcPr>
          <w:p w14:paraId="50992707" w14:textId="56F1E40D" w:rsidR="00366A76" w:rsidRPr="00596580" w:rsidRDefault="00366A76" w:rsidP="00366A76">
            <w:pPr>
              <w:cnfStyle w:val="000000100000" w:firstRow="0" w:lastRow="0" w:firstColumn="0" w:lastColumn="0" w:oddVBand="0" w:evenVBand="0" w:oddHBand="1" w:evenHBand="0" w:firstRowFirstColumn="0" w:firstRowLastColumn="0" w:lastRowFirstColumn="0" w:lastRowLastColumn="0"/>
            </w:pPr>
            <w:proofErr w:type="spellStart"/>
            <w:r w:rsidRPr="002A291D">
              <w:t>BLK_n_FLR_n_GLASS_FACADE_n</w:t>
            </w:r>
            <w:proofErr w:type="spellEnd"/>
          </w:p>
        </w:tc>
        <w:tc>
          <w:tcPr>
            <w:tcW w:w="2340" w:type="dxa"/>
            <w:noWrap/>
            <w:vAlign w:val="center"/>
          </w:tcPr>
          <w:p w14:paraId="1E7B1B46" w14:textId="5E189FED" w:rsidR="00366A76" w:rsidRPr="009F6BDA" w:rsidRDefault="00366A76" w:rsidP="00366A76">
            <w:pPr>
              <w:cnfStyle w:val="000000100000" w:firstRow="0" w:lastRow="0" w:firstColumn="0" w:lastColumn="0" w:oddVBand="0" w:evenVBand="0" w:oddHBand="1" w:evenHBand="0" w:firstRowFirstColumn="0" w:firstRowLastColumn="0" w:lastRowFirstColumn="0" w:lastRowLastColumn="0"/>
            </w:pPr>
            <w:r w:rsidRPr="002A291D">
              <w:t>Draw polygon outlining Glass Façade opening</w:t>
            </w:r>
          </w:p>
        </w:tc>
        <w:tc>
          <w:tcPr>
            <w:tcW w:w="991" w:type="dxa"/>
            <w:noWrap/>
            <w:vAlign w:val="center"/>
          </w:tcPr>
          <w:p w14:paraId="73D21D33" w14:textId="4BE659B0" w:rsidR="00366A76" w:rsidRDefault="00366A76" w:rsidP="00366A76">
            <w:pPr>
              <w:cnfStyle w:val="000000100000" w:firstRow="0" w:lastRow="0" w:firstColumn="0" w:lastColumn="0" w:oddVBand="0" w:evenVBand="0" w:oddHBand="1" w:evenHBand="0" w:firstRowFirstColumn="0" w:firstRowLastColumn="0" w:lastRowFirstColumn="0" w:lastRowLastColumn="0"/>
            </w:pPr>
            <w:r>
              <w:t>7</w:t>
            </w:r>
          </w:p>
        </w:tc>
        <w:tc>
          <w:tcPr>
            <w:tcW w:w="1251" w:type="dxa"/>
            <w:vMerge w:val="restart"/>
            <w:noWrap/>
            <w:vAlign w:val="center"/>
          </w:tcPr>
          <w:p w14:paraId="5EB72663" w14:textId="25B6AC0E"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r w:rsidRPr="007F14AF">
              <w:t>Optional as per design</w:t>
            </w:r>
          </w:p>
        </w:tc>
      </w:tr>
      <w:tr w:rsidR="00366A76" w:rsidRPr="007F14AF" w14:paraId="61BB2854" w14:textId="77777777" w:rsidTr="006B6F50">
        <w:trPr>
          <w:trHeight w:val="51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tcPr>
          <w:p w14:paraId="1A49EB15" w14:textId="77777777" w:rsidR="00366A76" w:rsidRDefault="00366A76" w:rsidP="00366A76"/>
        </w:tc>
        <w:tc>
          <w:tcPr>
            <w:tcW w:w="1363" w:type="dxa"/>
            <w:vMerge/>
            <w:shd w:val="clear" w:color="auto" w:fill="auto"/>
            <w:vAlign w:val="center"/>
          </w:tcPr>
          <w:p w14:paraId="20CC3E40" w14:textId="77777777" w:rsidR="00366A76"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tcPr>
          <w:p w14:paraId="567CEAE0" w14:textId="77777777" w:rsidR="00366A76" w:rsidRPr="00596580"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noWrap/>
            <w:vAlign w:val="center"/>
          </w:tcPr>
          <w:p w14:paraId="114B741C" w14:textId="1E222E59" w:rsidR="00366A76" w:rsidRPr="009F6BDA" w:rsidRDefault="00366A76" w:rsidP="00366A76">
            <w:pPr>
              <w:cnfStyle w:val="000000000000" w:firstRow="0" w:lastRow="0" w:firstColumn="0" w:lastColumn="0" w:oddVBand="0" w:evenVBand="0" w:oddHBand="0" w:evenHBand="0" w:firstRowFirstColumn="0" w:firstRowLastColumn="0" w:lastRowFirstColumn="0" w:lastRowLastColumn="0"/>
            </w:pPr>
            <w:r w:rsidRPr="002A291D">
              <w:t>Draw Dimension of the Height of Glass Façade opening</w:t>
            </w:r>
          </w:p>
        </w:tc>
        <w:tc>
          <w:tcPr>
            <w:tcW w:w="991" w:type="dxa"/>
            <w:shd w:val="clear" w:color="auto" w:fill="auto"/>
            <w:noWrap/>
            <w:vAlign w:val="center"/>
          </w:tcPr>
          <w:p w14:paraId="16B21CC2" w14:textId="5F0B8243" w:rsidR="00366A76" w:rsidRDefault="00366A76" w:rsidP="00366A76">
            <w:pPr>
              <w:cnfStyle w:val="000000000000" w:firstRow="0" w:lastRow="0" w:firstColumn="0" w:lastColumn="0" w:oddVBand="0" w:evenVBand="0" w:oddHBand="0" w:evenHBand="0" w:firstRowFirstColumn="0" w:firstRowLastColumn="0" w:lastRowFirstColumn="0" w:lastRowLastColumn="0"/>
            </w:pPr>
            <w:r>
              <w:t>1</w:t>
            </w:r>
          </w:p>
        </w:tc>
        <w:tc>
          <w:tcPr>
            <w:tcW w:w="1251" w:type="dxa"/>
            <w:vMerge/>
            <w:shd w:val="clear" w:color="auto" w:fill="auto"/>
            <w:noWrap/>
            <w:vAlign w:val="center"/>
          </w:tcPr>
          <w:p w14:paraId="4A05F600"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r>
      <w:tr w:rsidR="00366A76" w:rsidRPr="007F14AF" w14:paraId="3897DFE8" w14:textId="77777777" w:rsidTr="006B6F50">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tcPr>
          <w:p w14:paraId="3EEFE1ED" w14:textId="77777777" w:rsidR="00366A76" w:rsidRDefault="00366A76" w:rsidP="00366A76"/>
        </w:tc>
        <w:tc>
          <w:tcPr>
            <w:tcW w:w="1363" w:type="dxa"/>
            <w:vMerge/>
            <w:shd w:val="clear" w:color="auto" w:fill="auto"/>
            <w:vAlign w:val="center"/>
          </w:tcPr>
          <w:p w14:paraId="13BB0BF4" w14:textId="77777777" w:rsidR="00366A76" w:rsidRDefault="00366A76" w:rsidP="00366A76">
            <w:pPr>
              <w:cnfStyle w:val="000000100000" w:firstRow="0" w:lastRow="0" w:firstColumn="0" w:lastColumn="0" w:oddVBand="0" w:evenVBand="0" w:oddHBand="1" w:evenHBand="0" w:firstRowFirstColumn="0" w:firstRowLastColumn="0" w:lastRowFirstColumn="0" w:lastRowLastColumn="0"/>
            </w:pPr>
          </w:p>
        </w:tc>
        <w:tc>
          <w:tcPr>
            <w:tcW w:w="3404" w:type="dxa"/>
            <w:vMerge/>
            <w:shd w:val="clear" w:color="auto" w:fill="auto"/>
            <w:vAlign w:val="center"/>
          </w:tcPr>
          <w:p w14:paraId="09C654BA" w14:textId="77777777" w:rsidR="00366A76" w:rsidRPr="00596580" w:rsidRDefault="00366A76" w:rsidP="00366A76">
            <w:pPr>
              <w:cnfStyle w:val="000000100000" w:firstRow="0" w:lastRow="0" w:firstColumn="0" w:lastColumn="0" w:oddVBand="0" w:evenVBand="0" w:oddHBand="1" w:evenHBand="0" w:firstRowFirstColumn="0" w:firstRowLastColumn="0" w:lastRowFirstColumn="0" w:lastRowLastColumn="0"/>
            </w:pPr>
          </w:p>
        </w:tc>
        <w:tc>
          <w:tcPr>
            <w:tcW w:w="2340" w:type="dxa"/>
            <w:shd w:val="clear" w:color="auto" w:fill="auto"/>
            <w:noWrap/>
            <w:vAlign w:val="center"/>
          </w:tcPr>
          <w:p w14:paraId="18AD292E" w14:textId="4D802465" w:rsidR="00366A76" w:rsidRPr="009F6BDA" w:rsidRDefault="00366A76" w:rsidP="00366A76">
            <w:pPr>
              <w:cnfStyle w:val="000000100000" w:firstRow="0" w:lastRow="0" w:firstColumn="0" w:lastColumn="0" w:oddVBand="0" w:evenVBand="0" w:oddHBand="1" w:evenHBand="0" w:firstRowFirstColumn="0" w:firstRowLastColumn="0" w:lastRowFirstColumn="0" w:lastRowLastColumn="0"/>
            </w:pPr>
            <w:r w:rsidRPr="002A291D">
              <w:t>Draw Dimension of the Width of Glass Façade opening</w:t>
            </w:r>
          </w:p>
        </w:tc>
        <w:tc>
          <w:tcPr>
            <w:tcW w:w="991" w:type="dxa"/>
            <w:shd w:val="clear" w:color="auto" w:fill="auto"/>
            <w:noWrap/>
            <w:vAlign w:val="center"/>
          </w:tcPr>
          <w:p w14:paraId="461199BC" w14:textId="57912F90" w:rsidR="00366A76" w:rsidRDefault="00366A76" w:rsidP="00366A76">
            <w:pPr>
              <w:cnfStyle w:val="000000100000" w:firstRow="0" w:lastRow="0" w:firstColumn="0" w:lastColumn="0" w:oddVBand="0" w:evenVBand="0" w:oddHBand="1" w:evenHBand="0" w:firstRowFirstColumn="0" w:firstRowLastColumn="0" w:lastRowFirstColumn="0" w:lastRowLastColumn="0"/>
            </w:pPr>
            <w:r>
              <w:t>2</w:t>
            </w:r>
          </w:p>
        </w:tc>
        <w:tc>
          <w:tcPr>
            <w:tcW w:w="1251" w:type="dxa"/>
            <w:vMerge/>
            <w:shd w:val="clear" w:color="auto" w:fill="auto"/>
            <w:noWrap/>
            <w:vAlign w:val="center"/>
          </w:tcPr>
          <w:p w14:paraId="2C439AD6" w14:textId="77777777" w:rsidR="00366A76" w:rsidRPr="007F14AF" w:rsidRDefault="00366A76" w:rsidP="00366A76">
            <w:pPr>
              <w:cnfStyle w:val="000000100000" w:firstRow="0" w:lastRow="0" w:firstColumn="0" w:lastColumn="0" w:oddVBand="0" w:evenVBand="0" w:oddHBand="1" w:evenHBand="0" w:firstRowFirstColumn="0" w:firstRowLastColumn="0" w:lastRowFirstColumn="0" w:lastRowLastColumn="0"/>
            </w:pPr>
          </w:p>
        </w:tc>
      </w:tr>
      <w:tr w:rsidR="00366A76" w:rsidRPr="007F14AF" w14:paraId="63159811" w14:textId="77777777" w:rsidTr="006B6F50">
        <w:trPr>
          <w:trHeight w:val="510"/>
        </w:trPr>
        <w:tc>
          <w:tcPr>
            <w:cnfStyle w:val="001000000000" w:firstRow="0" w:lastRow="0" w:firstColumn="1" w:lastColumn="0" w:oddVBand="0" w:evenVBand="0" w:oddHBand="0" w:evenHBand="0" w:firstRowFirstColumn="0" w:firstRowLastColumn="0" w:lastRowFirstColumn="0" w:lastRowLastColumn="0"/>
            <w:tcW w:w="831" w:type="dxa"/>
            <w:vMerge/>
            <w:shd w:val="clear" w:color="auto" w:fill="auto"/>
          </w:tcPr>
          <w:p w14:paraId="1D789686" w14:textId="77777777" w:rsidR="00366A76" w:rsidRDefault="00366A76" w:rsidP="00366A76"/>
        </w:tc>
        <w:tc>
          <w:tcPr>
            <w:tcW w:w="1363" w:type="dxa"/>
            <w:vMerge/>
            <w:shd w:val="clear" w:color="auto" w:fill="auto"/>
            <w:vAlign w:val="center"/>
          </w:tcPr>
          <w:p w14:paraId="3633621B" w14:textId="77777777" w:rsidR="00366A76" w:rsidRDefault="00366A76" w:rsidP="00366A76">
            <w:pPr>
              <w:cnfStyle w:val="000000000000" w:firstRow="0" w:lastRow="0" w:firstColumn="0" w:lastColumn="0" w:oddVBand="0" w:evenVBand="0" w:oddHBand="0" w:evenHBand="0" w:firstRowFirstColumn="0" w:firstRowLastColumn="0" w:lastRowFirstColumn="0" w:lastRowLastColumn="0"/>
            </w:pPr>
          </w:p>
        </w:tc>
        <w:tc>
          <w:tcPr>
            <w:tcW w:w="3404" w:type="dxa"/>
            <w:vMerge/>
            <w:shd w:val="clear" w:color="auto" w:fill="auto"/>
            <w:vAlign w:val="center"/>
          </w:tcPr>
          <w:p w14:paraId="6C476DF6" w14:textId="77777777" w:rsidR="00366A76" w:rsidRPr="00596580" w:rsidRDefault="00366A76" w:rsidP="00366A76">
            <w:pPr>
              <w:cnfStyle w:val="000000000000" w:firstRow="0" w:lastRow="0" w:firstColumn="0" w:lastColumn="0" w:oddVBand="0" w:evenVBand="0" w:oddHBand="0" w:evenHBand="0" w:firstRowFirstColumn="0" w:firstRowLastColumn="0" w:lastRowFirstColumn="0" w:lastRowLastColumn="0"/>
            </w:pPr>
          </w:p>
        </w:tc>
        <w:tc>
          <w:tcPr>
            <w:tcW w:w="2340" w:type="dxa"/>
            <w:shd w:val="clear" w:color="auto" w:fill="auto"/>
            <w:noWrap/>
            <w:vAlign w:val="center"/>
          </w:tcPr>
          <w:p w14:paraId="0B527380" w14:textId="44BE1988" w:rsidR="00366A76" w:rsidRPr="009F6BDA" w:rsidRDefault="00366A76" w:rsidP="00366A76">
            <w:pPr>
              <w:cnfStyle w:val="000000000000" w:firstRow="0" w:lastRow="0" w:firstColumn="0" w:lastColumn="0" w:oddVBand="0" w:evenVBand="0" w:oddHBand="0" w:evenHBand="0" w:firstRowFirstColumn="0" w:firstRowLastColumn="0" w:lastRowFirstColumn="0" w:lastRowLastColumn="0"/>
            </w:pPr>
            <w:r w:rsidRPr="002A291D">
              <w:t>Draw Dimension of the height from floor to glass opening</w:t>
            </w:r>
          </w:p>
        </w:tc>
        <w:tc>
          <w:tcPr>
            <w:tcW w:w="991" w:type="dxa"/>
            <w:shd w:val="clear" w:color="auto" w:fill="auto"/>
            <w:noWrap/>
            <w:vAlign w:val="center"/>
          </w:tcPr>
          <w:p w14:paraId="7525B629" w14:textId="77DA7E60" w:rsidR="00366A76" w:rsidRDefault="00366A76" w:rsidP="00366A76">
            <w:pPr>
              <w:cnfStyle w:val="000000000000" w:firstRow="0" w:lastRow="0" w:firstColumn="0" w:lastColumn="0" w:oddVBand="0" w:evenVBand="0" w:oddHBand="0" w:evenHBand="0" w:firstRowFirstColumn="0" w:firstRowLastColumn="0" w:lastRowFirstColumn="0" w:lastRowLastColumn="0"/>
            </w:pPr>
            <w:r>
              <w:t>3</w:t>
            </w:r>
          </w:p>
        </w:tc>
        <w:tc>
          <w:tcPr>
            <w:tcW w:w="1251" w:type="dxa"/>
            <w:vMerge/>
            <w:shd w:val="clear" w:color="auto" w:fill="auto"/>
            <w:noWrap/>
            <w:vAlign w:val="center"/>
          </w:tcPr>
          <w:p w14:paraId="42CA39BB" w14:textId="77777777" w:rsidR="00366A76" w:rsidRPr="007F14AF" w:rsidRDefault="00366A76" w:rsidP="00366A76">
            <w:pPr>
              <w:cnfStyle w:val="000000000000" w:firstRow="0" w:lastRow="0" w:firstColumn="0" w:lastColumn="0" w:oddVBand="0" w:evenVBand="0" w:oddHBand="0" w:evenHBand="0" w:firstRowFirstColumn="0" w:firstRowLastColumn="0" w:lastRowFirstColumn="0" w:lastRowLastColumn="0"/>
            </w:pPr>
          </w:p>
        </w:tc>
      </w:tr>
    </w:tbl>
    <w:p w14:paraId="67D112BC" w14:textId="77777777" w:rsidR="00C64FCC" w:rsidRDefault="00C64FCC" w:rsidP="00C64FCC">
      <w:pPr>
        <w:pStyle w:val="BodyText"/>
      </w:pPr>
    </w:p>
    <w:p w14:paraId="3BB943B4" w14:textId="77777777" w:rsidR="00F148C8" w:rsidRDefault="00F148C8">
      <w:pPr>
        <w:rPr>
          <w:rFonts w:eastAsiaTheme="majorEastAsia" w:cstheme="majorBidi"/>
          <w:b/>
          <w:bCs/>
          <w:i/>
          <w:color w:val="C00000"/>
          <w:sz w:val="32"/>
          <w:szCs w:val="26"/>
        </w:rPr>
      </w:pPr>
      <w:bookmarkStart w:id="253" w:name="_Toc60086312"/>
      <w:r>
        <w:br w:type="page"/>
      </w:r>
    </w:p>
    <w:p w14:paraId="1FAF97C8" w14:textId="773808DF" w:rsidR="00406E31" w:rsidRPr="002E2881" w:rsidRDefault="00F11734" w:rsidP="008E1D19">
      <w:pPr>
        <w:pStyle w:val="Heading2"/>
        <w:rPr>
          <w:color w:val="FFFFFF" w:themeColor="background1"/>
          <w:rPrChange w:id="254" w:author="Geetali Baruah" w:date="2020-12-28T21:39:00Z">
            <w:rPr/>
          </w:rPrChange>
        </w:rPr>
      </w:pPr>
      <w:r w:rsidRPr="009D6F78">
        <w:lastRenderedPageBreak/>
        <w:t xml:space="preserve">Layer </w:t>
      </w:r>
      <w:proofErr w:type="spellStart"/>
      <w:r w:rsidRPr="009D6F78">
        <w:t>colour</w:t>
      </w:r>
      <w:proofErr w:type="spellEnd"/>
      <w:r w:rsidRPr="009D6F78">
        <w:t xml:space="preserve"> as per occupancy type</w:t>
      </w:r>
      <w:bookmarkEnd w:id="253"/>
    </w:p>
    <w:tbl>
      <w:tblPr>
        <w:tblStyle w:val="GridTable4-Accent2"/>
        <w:tblW w:w="0" w:type="auto"/>
        <w:tblLayout w:type="fixed"/>
        <w:tblLook w:val="04A0" w:firstRow="1" w:lastRow="0" w:firstColumn="1" w:lastColumn="0" w:noHBand="0" w:noVBand="1"/>
        <w:tblPrChange w:id="255" w:author="Geetali Baruah" w:date="2020-12-28T22:13:00Z">
          <w:tblPr>
            <w:tblStyle w:val="TableGrid"/>
            <w:tblW w:w="0" w:type="auto"/>
            <w:jc w:val="center"/>
            <w:tblLook w:val="04A0" w:firstRow="1" w:lastRow="0" w:firstColumn="1" w:lastColumn="0" w:noHBand="0" w:noVBand="1"/>
          </w:tblPr>
        </w:tblPrChange>
      </w:tblPr>
      <w:tblGrid>
        <w:gridCol w:w="828"/>
        <w:gridCol w:w="2430"/>
        <w:gridCol w:w="4230"/>
        <w:gridCol w:w="2520"/>
        <w:tblGridChange w:id="256">
          <w:tblGrid>
            <w:gridCol w:w="870"/>
            <w:gridCol w:w="3167"/>
            <w:gridCol w:w="4580"/>
            <w:gridCol w:w="1548"/>
          </w:tblGrid>
        </w:tblGridChange>
      </w:tblGrid>
      <w:tr w:rsidR="002E2881" w:rsidRPr="002E2881" w14:paraId="5675E3D4" w14:textId="77777777" w:rsidTr="002A7EF0">
        <w:trPr>
          <w:cnfStyle w:val="100000000000" w:firstRow="1" w:lastRow="0" w:firstColumn="0" w:lastColumn="0" w:oddVBand="0" w:evenVBand="0" w:oddHBand="0" w:evenHBand="0" w:firstRowFirstColumn="0" w:firstRowLastColumn="0" w:lastRowFirstColumn="0" w:lastRowLastColumn="0"/>
          <w:trHeight w:val="315"/>
          <w:trPrChange w:id="257" w:author="Geetali Baruah" w:date="2020-12-28T22:13:00Z">
            <w:trPr>
              <w:trHeight w:val="315"/>
              <w:jc w:val="center"/>
            </w:trPr>
          </w:trPrChange>
        </w:trPr>
        <w:tc>
          <w:tcPr>
            <w:cnfStyle w:val="001000000000" w:firstRow="0" w:lastRow="0" w:firstColumn="1" w:lastColumn="0" w:oddVBand="0" w:evenVBand="0" w:oddHBand="0" w:evenHBand="0" w:firstRowFirstColumn="0" w:firstRowLastColumn="0" w:lastRowFirstColumn="0" w:lastRowLastColumn="0"/>
            <w:tcW w:w="828" w:type="dxa"/>
            <w:noWrap/>
            <w:hideMark/>
            <w:tcPrChange w:id="258" w:author="Geetali Baruah" w:date="2020-12-28T22:13:00Z">
              <w:tcPr>
                <w:tcW w:w="871" w:type="dxa"/>
                <w:shd w:val="clear" w:color="auto" w:fill="1481AB" w:themeFill="accent1" w:themeFillShade="BF"/>
                <w:noWrap/>
                <w:vAlign w:val="center"/>
                <w:hideMark/>
              </w:tcPr>
            </w:tcPrChange>
          </w:tcPr>
          <w:p w14:paraId="5CA9F852" w14:textId="77777777" w:rsidR="00F11734" w:rsidRPr="002E2881" w:rsidRDefault="00F11734" w:rsidP="00A752EE">
            <w:pPr>
              <w:cnfStyle w:val="101000000000" w:firstRow="1" w:lastRow="0" w:firstColumn="1" w:lastColumn="0" w:oddVBand="0" w:evenVBand="0" w:oddHBand="0" w:evenHBand="0" w:firstRowFirstColumn="0" w:firstRowLastColumn="0" w:lastRowFirstColumn="0" w:lastRowLastColumn="0"/>
              <w:rPr>
                <w:rFonts w:cstheme="minorHAnsi"/>
                <w:b w:val="0"/>
                <w:bCs w:val="0"/>
              </w:rPr>
            </w:pPr>
            <w:proofErr w:type="spellStart"/>
            <w:r w:rsidRPr="002E2881">
              <w:rPr>
                <w:rFonts w:cstheme="minorHAnsi"/>
              </w:rPr>
              <w:t>S.No</w:t>
            </w:r>
            <w:proofErr w:type="spellEnd"/>
          </w:p>
        </w:tc>
        <w:tc>
          <w:tcPr>
            <w:tcW w:w="2430" w:type="dxa"/>
            <w:noWrap/>
            <w:hideMark/>
            <w:tcPrChange w:id="259" w:author="Geetali Baruah" w:date="2020-12-28T22:13:00Z">
              <w:tcPr>
                <w:tcW w:w="3174" w:type="dxa"/>
                <w:shd w:val="clear" w:color="auto" w:fill="1481AB" w:themeFill="accent1" w:themeFillShade="BF"/>
                <w:noWrap/>
                <w:vAlign w:val="center"/>
                <w:hideMark/>
              </w:tcPr>
            </w:tcPrChange>
          </w:tcPr>
          <w:p w14:paraId="7FA83807" w14:textId="77777777" w:rsidR="00F11734" w:rsidRPr="002E2881" w:rsidRDefault="00F11734" w:rsidP="00A752EE">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E2881">
              <w:rPr>
                <w:rFonts w:cstheme="minorHAnsi"/>
              </w:rPr>
              <w:t>Occupancy</w:t>
            </w:r>
          </w:p>
        </w:tc>
        <w:tc>
          <w:tcPr>
            <w:tcW w:w="4230" w:type="dxa"/>
            <w:noWrap/>
            <w:hideMark/>
            <w:tcPrChange w:id="260" w:author="Geetali Baruah" w:date="2020-12-28T22:13:00Z">
              <w:tcPr>
                <w:tcW w:w="4590" w:type="dxa"/>
                <w:shd w:val="clear" w:color="auto" w:fill="1481AB" w:themeFill="accent1" w:themeFillShade="BF"/>
                <w:noWrap/>
                <w:vAlign w:val="center"/>
                <w:hideMark/>
              </w:tcPr>
            </w:tcPrChange>
          </w:tcPr>
          <w:p w14:paraId="737A675D" w14:textId="77777777" w:rsidR="00F11734" w:rsidRPr="002E2881" w:rsidRDefault="00F11734" w:rsidP="00A752EE">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E2881">
              <w:rPr>
                <w:rFonts w:cstheme="minorHAnsi"/>
              </w:rPr>
              <w:t>Sub-Occupancy</w:t>
            </w:r>
          </w:p>
        </w:tc>
        <w:tc>
          <w:tcPr>
            <w:tcW w:w="2520" w:type="dxa"/>
            <w:noWrap/>
            <w:hideMark/>
            <w:tcPrChange w:id="261" w:author="Geetali Baruah" w:date="2020-12-28T22:13:00Z">
              <w:tcPr>
                <w:tcW w:w="1551" w:type="dxa"/>
                <w:shd w:val="clear" w:color="auto" w:fill="1481AB" w:themeFill="accent1" w:themeFillShade="BF"/>
                <w:noWrap/>
                <w:vAlign w:val="center"/>
                <w:hideMark/>
              </w:tcPr>
            </w:tcPrChange>
          </w:tcPr>
          <w:p w14:paraId="39DC60AF" w14:textId="77777777" w:rsidR="00F11734" w:rsidRPr="002E2881" w:rsidRDefault="00F11734" w:rsidP="00A752EE">
            <w:pPr>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2E2881">
              <w:rPr>
                <w:rFonts w:cstheme="minorHAnsi"/>
              </w:rPr>
              <w:t>Color Code</w:t>
            </w:r>
          </w:p>
        </w:tc>
      </w:tr>
      <w:tr w:rsidR="00F11734" w:rsidRPr="008339DA" w14:paraId="1045C99A" w14:textId="77777777" w:rsidTr="002A7EF0">
        <w:tblPrEx>
          <w:tblPrExChange w:id="26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26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264" w:author="Geetali Baruah" w:date="2020-12-28T22:13:00Z">
              <w:tcPr>
                <w:tcW w:w="871" w:type="dxa"/>
                <w:noWrap/>
                <w:hideMark/>
              </w:tcPr>
            </w:tcPrChange>
          </w:tcPr>
          <w:p w14:paraId="03B21615"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w:t>
            </w:r>
          </w:p>
        </w:tc>
        <w:tc>
          <w:tcPr>
            <w:tcW w:w="2430" w:type="dxa"/>
            <w:noWrap/>
            <w:vAlign w:val="center"/>
            <w:hideMark/>
            <w:tcPrChange w:id="265" w:author="Geetali Baruah" w:date="2020-12-28T22:13:00Z">
              <w:tcPr>
                <w:tcW w:w="3174" w:type="dxa"/>
                <w:noWrap/>
                <w:hideMark/>
              </w:tcPr>
            </w:tcPrChange>
          </w:tcPr>
          <w:p w14:paraId="6205E3D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266" w:author="Geetali Baruah" w:date="2020-12-28T22:13:00Z">
              <w:tcPr>
                <w:tcW w:w="4590" w:type="dxa"/>
                <w:noWrap/>
                <w:hideMark/>
              </w:tcPr>
            </w:tcPrChange>
          </w:tcPr>
          <w:p w14:paraId="1702A27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Plotted Detached/Individual Residential building</w:t>
            </w:r>
          </w:p>
        </w:tc>
        <w:tc>
          <w:tcPr>
            <w:tcW w:w="2520" w:type="dxa"/>
            <w:noWrap/>
            <w:vAlign w:val="center"/>
            <w:hideMark/>
            <w:tcPrChange w:id="267" w:author="Geetali Baruah" w:date="2020-12-28T22:13:00Z">
              <w:tcPr>
                <w:tcW w:w="1551" w:type="dxa"/>
                <w:noWrap/>
                <w:hideMark/>
              </w:tcPr>
            </w:tcPrChange>
          </w:tcPr>
          <w:p w14:paraId="5B20B17C"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11</w:t>
            </w:r>
          </w:p>
        </w:tc>
      </w:tr>
      <w:tr w:rsidR="00F11734" w:rsidRPr="008339DA" w14:paraId="3C496E30" w14:textId="77777777" w:rsidTr="002A7EF0">
        <w:tblPrEx>
          <w:tblPrExChange w:id="268" w:author="Geetali Baruah" w:date="2020-12-28T22:13:00Z">
            <w:tblPrEx>
              <w:jc w:val="left"/>
            </w:tblPrEx>
          </w:tblPrExChange>
        </w:tblPrEx>
        <w:trPr>
          <w:trHeight w:val="300"/>
          <w:trPrChange w:id="26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270" w:author="Geetali Baruah" w:date="2020-12-28T22:13:00Z">
              <w:tcPr>
                <w:tcW w:w="871" w:type="dxa"/>
                <w:noWrap/>
                <w:hideMark/>
              </w:tcPr>
            </w:tcPrChange>
          </w:tcPr>
          <w:p w14:paraId="6053CD78" w14:textId="77777777" w:rsidR="00F11734" w:rsidRPr="008339DA" w:rsidRDefault="00F11734" w:rsidP="00A752EE">
            <w:pPr>
              <w:rPr>
                <w:rFonts w:cstheme="minorHAnsi"/>
              </w:rPr>
            </w:pPr>
            <w:r w:rsidRPr="008339DA">
              <w:rPr>
                <w:rFonts w:cstheme="minorHAnsi"/>
              </w:rPr>
              <w:t>2</w:t>
            </w:r>
          </w:p>
        </w:tc>
        <w:tc>
          <w:tcPr>
            <w:tcW w:w="2430" w:type="dxa"/>
            <w:noWrap/>
            <w:vAlign w:val="center"/>
            <w:hideMark/>
            <w:tcPrChange w:id="271" w:author="Geetali Baruah" w:date="2020-12-28T22:13:00Z">
              <w:tcPr>
                <w:tcW w:w="3174" w:type="dxa"/>
                <w:noWrap/>
                <w:hideMark/>
              </w:tcPr>
            </w:tcPrChange>
          </w:tcPr>
          <w:p w14:paraId="09FE5B1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272" w:author="Geetali Baruah" w:date="2020-12-28T22:13:00Z">
              <w:tcPr>
                <w:tcW w:w="4590" w:type="dxa"/>
                <w:noWrap/>
                <w:hideMark/>
              </w:tcPr>
            </w:tcPrChange>
          </w:tcPr>
          <w:p w14:paraId="7DF9942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Semi-detached</w:t>
            </w:r>
          </w:p>
        </w:tc>
        <w:tc>
          <w:tcPr>
            <w:tcW w:w="2520" w:type="dxa"/>
            <w:noWrap/>
            <w:vAlign w:val="center"/>
            <w:hideMark/>
            <w:tcPrChange w:id="273" w:author="Geetali Baruah" w:date="2020-12-28T22:13:00Z">
              <w:tcPr>
                <w:tcW w:w="1551" w:type="dxa"/>
                <w:noWrap/>
                <w:hideMark/>
              </w:tcPr>
            </w:tcPrChange>
          </w:tcPr>
          <w:p w14:paraId="6AB4FC8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12</w:t>
            </w:r>
          </w:p>
        </w:tc>
      </w:tr>
      <w:tr w:rsidR="00F11734" w:rsidRPr="008339DA" w14:paraId="24DEF9E1" w14:textId="77777777" w:rsidTr="002A7EF0">
        <w:tblPrEx>
          <w:tblPrExChange w:id="27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27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276" w:author="Geetali Baruah" w:date="2020-12-28T22:13:00Z">
              <w:tcPr>
                <w:tcW w:w="871" w:type="dxa"/>
                <w:noWrap/>
                <w:hideMark/>
              </w:tcPr>
            </w:tcPrChange>
          </w:tcPr>
          <w:p w14:paraId="6814ED6B"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3</w:t>
            </w:r>
          </w:p>
        </w:tc>
        <w:tc>
          <w:tcPr>
            <w:tcW w:w="2430" w:type="dxa"/>
            <w:noWrap/>
            <w:vAlign w:val="center"/>
            <w:hideMark/>
            <w:tcPrChange w:id="277" w:author="Geetali Baruah" w:date="2020-12-28T22:13:00Z">
              <w:tcPr>
                <w:tcW w:w="3174" w:type="dxa"/>
                <w:noWrap/>
                <w:hideMark/>
              </w:tcPr>
            </w:tcPrChange>
          </w:tcPr>
          <w:p w14:paraId="05E514BD"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278" w:author="Geetali Baruah" w:date="2020-12-28T22:13:00Z">
              <w:tcPr>
                <w:tcW w:w="4590" w:type="dxa"/>
                <w:noWrap/>
                <w:hideMark/>
              </w:tcPr>
            </w:tcPrChange>
          </w:tcPr>
          <w:p w14:paraId="40595B9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 xml:space="preserve"> Row housing</w:t>
            </w:r>
          </w:p>
        </w:tc>
        <w:tc>
          <w:tcPr>
            <w:tcW w:w="2520" w:type="dxa"/>
            <w:noWrap/>
            <w:vAlign w:val="center"/>
            <w:hideMark/>
            <w:tcPrChange w:id="279" w:author="Geetali Baruah" w:date="2020-12-28T22:13:00Z">
              <w:tcPr>
                <w:tcW w:w="1551" w:type="dxa"/>
                <w:noWrap/>
                <w:hideMark/>
              </w:tcPr>
            </w:tcPrChange>
          </w:tcPr>
          <w:p w14:paraId="3F1BB44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13</w:t>
            </w:r>
          </w:p>
        </w:tc>
      </w:tr>
      <w:tr w:rsidR="00F11734" w:rsidRPr="008339DA" w14:paraId="2CE8725D" w14:textId="77777777" w:rsidTr="002A7EF0">
        <w:tblPrEx>
          <w:tblPrExChange w:id="280" w:author="Geetali Baruah" w:date="2020-12-28T22:13:00Z">
            <w:tblPrEx>
              <w:jc w:val="left"/>
            </w:tblPrEx>
          </w:tblPrExChange>
        </w:tblPrEx>
        <w:trPr>
          <w:trHeight w:val="300"/>
          <w:trPrChange w:id="28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282" w:author="Geetali Baruah" w:date="2020-12-28T22:13:00Z">
              <w:tcPr>
                <w:tcW w:w="871" w:type="dxa"/>
                <w:noWrap/>
                <w:hideMark/>
              </w:tcPr>
            </w:tcPrChange>
          </w:tcPr>
          <w:p w14:paraId="19250588" w14:textId="77777777" w:rsidR="00F11734" w:rsidRPr="008339DA" w:rsidRDefault="00F11734" w:rsidP="00A752EE">
            <w:pPr>
              <w:rPr>
                <w:rFonts w:cstheme="minorHAnsi"/>
              </w:rPr>
            </w:pPr>
            <w:r w:rsidRPr="008339DA">
              <w:rPr>
                <w:rFonts w:cstheme="minorHAnsi"/>
              </w:rPr>
              <w:t>4</w:t>
            </w:r>
          </w:p>
        </w:tc>
        <w:tc>
          <w:tcPr>
            <w:tcW w:w="2430" w:type="dxa"/>
            <w:noWrap/>
            <w:vAlign w:val="center"/>
            <w:hideMark/>
            <w:tcPrChange w:id="283" w:author="Geetali Baruah" w:date="2020-12-28T22:13:00Z">
              <w:tcPr>
                <w:tcW w:w="3174" w:type="dxa"/>
                <w:noWrap/>
                <w:hideMark/>
              </w:tcPr>
            </w:tcPrChange>
          </w:tcPr>
          <w:p w14:paraId="3C51EF40"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284" w:author="Geetali Baruah" w:date="2020-12-28T22:13:00Z">
              <w:tcPr>
                <w:tcW w:w="4590" w:type="dxa"/>
                <w:noWrap/>
                <w:hideMark/>
              </w:tcPr>
            </w:tcPrChange>
          </w:tcPr>
          <w:p w14:paraId="2E54309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Apartment Building</w:t>
            </w:r>
          </w:p>
        </w:tc>
        <w:tc>
          <w:tcPr>
            <w:tcW w:w="2520" w:type="dxa"/>
            <w:noWrap/>
            <w:vAlign w:val="center"/>
            <w:hideMark/>
            <w:tcPrChange w:id="285" w:author="Geetali Baruah" w:date="2020-12-28T22:13:00Z">
              <w:tcPr>
                <w:tcW w:w="1551" w:type="dxa"/>
                <w:noWrap/>
                <w:hideMark/>
              </w:tcPr>
            </w:tcPrChange>
          </w:tcPr>
          <w:p w14:paraId="6ED999A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14</w:t>
            </w:r>
          </w:p>
        </w:tc>
      </w:tr>
      <w:tr w:rsidR="00F11734" w:rsidRPr="008339DA" w14:paraId="2D1213A8" w14:textId="77777777" w:rsidTr="002A7EF0">
        <w:tblPrEx>
          <w:tblPrExChange w:id="28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28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288" w:author="Geetali Baruah" w:date="2020-12-28T22:13:00Z">
              <w:tcPr>
                <w:tcW w:w="871" w:type="dxa"/>
                <w:noWrap/>
                <w:hideMark/>
              </w:tcPr>
            </w:tcPrChange>
          </w:tcPr>
          <w:p w14:paraId="6C781367"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5</w:t>
            </w:r>
          </w:p>
        </w:tc>
        <w:tc>
          <w:tcPr>
            <w:tcW w:w="2430" w:type="dxa"/>
            <w:noWrap/>
            <w:vAlign w:val="center"/>
            <w:hideMark/>
            <w:tcPrChange w:id="289" w:author="Geetali Baruah" w:date="2020-12-28T22:13:00Z">
              <w:tcPr>
                <w:tcW w:w="3174" w:type="dxa"/>
                <w:noWrap/>
                <w:hideMark/>
              </w:tcPr>
            </w:tcPrChange>
          </w:tcPr>
          <w:p w14:paraId="558D4A6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290" w:author="Geetali Baruah" w:date="2020-12-28T22:13:00Z">
              <w:tcPr>
                <w:tcW w:w="4590" w:type="dxa"/>
                <w:noWrap/>
                <w:hideMark/>
              </w:tcPr>
            </w:tcPrChange>
          </w:tcPr>
          <w:p w14:paraId="286C588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 xml:space="preserve"> Housing Project</w:t>
            </w:r>
          </w:p>
        </w:tc>
        <w:tc>
          <w:tcPr>
            <w:tcW w:w="2520" w:type="dxa"/>
            <w:noWrap/>
            <w:vAlign w:val="center"/>
            <w:hideMark/>
            <w:tcPrChange w:id="291" w:author="Geetali Baruah" w:date="2020-12-28T22:13:00Z">
              <w:tcPr>
                <w:tcW w:w="1551" w:type="dxa"/>
                <w:noWrap/>
                <w:hideMark/>
              </w:tcPr>
            </w:tcPrChange>
          </w:tcPr>
          <w:p w14:paraId="5F8C868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15</w:t>
            </w:r>
          </w:p>
        </w:tc>
      </w:tr>
      <w:tr w:rsidR="00F11734" w:rsidRPr="008339DA" w14:paraId="58252C60" w14:textId="77777777" w:rsidTr="002A7EF0">
        <w:tblPrEx>
          <w:tblPrExChange w:id="292" w:author="Geetali Baruah" w:date="2020-12-28T22:13:00Z">
            <w:tblPrEx>
              <w:jc w:val="left"/>
            </w:tblPrEx>
          </w:tblPrExChange>
        </w:tblPrEx>
        <w:trPr>
          <w:trHeight w:val="300"/>
          <w:trPrChange w:id="29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294" w:author="Geetali Baruah" w:date="2020-12-28T22:13:00Z">
              <w:tcPr>
                <w:tcW w:w="871" w:type="dxa"/>
                <w:noWrap/>
                <w:hideMark/>
              </w:tcPr>
            </w:tcPrChange>
          </w:tcPr>
          <w:p w14:paraId="2988DE5D" w14:textId="77777777" w:rsidR="00F11734" w:rsidRPr="008339DA" w:rsidRDefault="00F11734" w:rsidP="00A752EE">
            <w:pPr>
              <w:rPr>
                <w:rFonts w:cstheme="minorHAnsi"/>
              </w:rPr>
            </w:pPr>
            <w:r w:rsidRPr="008339DA">
              <w:rPr>
                <w:rFonts w:cstheme="minorHAnsi"/>
              </w:rPr>
              <w:t>6</w:t>
            </w:r>
          </w:p>
        </w:tc>
        <w:tc>
          <w:tcPr>
            <w:tcW w:w="2430" w:type="dxa"/>
            <w:noWrap/>
            <w:vAlign w:val="center"/>
            <w:hideMark/>
            <w:tcPrChange w:id="295" w:author="Geetali Baruah" w:date="2020-12-28T22:13:00Z">
              <w:tcPr>
                <w:tcW w:w="3174" w:type="dxa"/>
                <w:noWrap/>
                <w:hideMark/>
              </w:tcPr>
            </w:tcPrChange>
          </w:tcPr>
          <w:p w14:paraId="02C7507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296" w:author="Geetali Baruah" w:date="2020-12-28T22:13:00Z">
              <w:tcPr>
                <w:tcW w:w="4590" w:type="dxa"/>
                <w:noWrap/>
                <w:hideMark/>
              </w:tcPr>
            </w:tcPrChange>
          </w:tcPr>
          <w:p w14:paraId="3366549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work-cum-residential</w:t>
            </w:r>
          </w:p>
        </w:tc>
        <w:tc>
          <w:tcPr>
            <w:tcW w:w="2520" w:type="dxa"/>
            <w:noWrap/>
            <w:vAlign w:val="center"/>
            <w:hideMark/>
            <w:tcPrChange w:id="297" w:author="Geetali Baruah" w:date="2020-12-28T22:13:00Z">
              <w:tcPr>
                <w:tcW w:w="1551" w:type="dxa"/>
                <w:noWrap/>
                <w:hideMark/>
              </w:tcPr>
            </w:tcPrChange>
          </w:tcPr>
          <w:p w14:paraId="77C83EFB"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16</w:t>
            </w:r>
          </w:p>
        </w:tc>
      </w:tr>
      <w:tr w:rsidR="00F11734" w:rsidRPr="008339DA" w14:paraId="64977FAB" w14:textId="77777777" w:rsidTr="002A7EF0">
        <w:tblPrEx>
          <w:tblPrExChange w:id="29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29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00" w:author="Geetali Baruah" w:date="2020-12-28T22:13:00Z">
              <w:tcPr>
                <w:tcW w:w="871" w:type="dxa"/>
                <w:noWrap/>
                <w:hideMark/>
              </w:tcPr>
            </w:tcPrChange>
          </w:tcPr>
          <w:p w14:paraId="25244F32"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7</w:t>
            </w:r>
          </w:p>
        </w:tc>
        <w:tc>
          <w:tcPr>
            <w:tcW w:w="2430" w:type="dxa"/>
            <w:noWrap/>
            <w:vAlign w:val="center"/>
            <w:hideMark/>
            <w:tcPrChange w:id="301" w:author="Geetali Baruah" w:date="2020-12-28T22:13:00Z">
              <w:tcPr>
                <w:tcW w:w="3174" w:type="dxa"/>
                <w:noWrap/>
                <w:hideMark/>
              </w:tcPr>
            </w:tcPrChange>
          </w:tcPr>
          <w:p w14:paraId="7CFEEF5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302" w:author="Geetali Baruah" w:date="2020-12-28T22:13:00Z">
              <w:tcPr>
                <w:tcW w:w="4590" w:type="dxa"/>
                <w:noWrap/>
                <w:hideMark/>
              </w:tcPr>
            </w:tcPrChange>
          </w:tcPr>
          <w:p w14:paraId="5B3146C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Studio Apartments</w:t>
            </w:r>
          </w:p>
        </w:tc>
        <w:tc>
          <w:tcPr>
            <w:tcW w:w="2520" w:type="dxa"/>
            <w:noWrap/>
            <w:vAlign w:val="center"/>
            <w:hideMark/>
            <w:tcPrChange w:id="303" w:author="Geetali Baruah" w:date="2020-12-28T22:13:00Z">
              <w:tcPr>
                <w:tcW w:w="1551" w:type="dxa"/>
                <w:noWrap/>
                <w:hideMark/>
              </w:tcPr>
            </w:tcPrChange>
          </w:tcPr>
          <w:p w14:paraId="0C744C15"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17</w:t>
            </w:r>
          </w:p>
        </w:tc>
      </w:tr>
      <w:tr w:rsidR="00F11734" w:rsidRPr="008339DA" w14:paraId="0B400CD0" w14:textId="77777777" w:rsidTr="002A7EF0">
        <w:tblPrEx>
          <w:tblPrExChange w:id="304" w:author="Geetali Baruah" w:date="2020-12-28T22:13:00Z">
            <w:tblPrEx>
              <w:jc w:val="left"/>
            </w:tblPrEx>
          </w:tblPrExChange>
        </w:tblPrEx>
        <w:trPr>
          <w:trHeight w:val="300"/>
          <w:trPrChange w:id="30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06" w:author="Geetali Baruah" w:date="2020-12-28T22:13:00Z">
              <w:tcPr>
                <w:tcW w:w="871" w:type="dxa"/>
                <w:noWrap/>
                <w:hideMark/>
              </w:tcPr>
            </w:tcPrChange>
          </w:tcPr>
          <w:p w14:paraId="2309AC3F" w14:textId="77777777" w:rsidR="00F11734" w:rsidRPr="008339DA" w:rsidRDefault="00F11734" w:rsidP="00A752EE">
            <w:pPr>
              <w:rPr>
                <w:rFonts w:cstheme="minorHAnsi"/>
              </w:rPr>
            </w:pPr>
            <w:r w:rsidRPr="008339DA">
              <w:rPr>
                <w:rFonts w:cstheme="minorHAnsi"/>
              </w:rPr>
              <w:t>8</w:t>
            </w:r>
          </w:p>
        </w:tc>
        <w:tc>
          <w:tcPr>
            <w:tcW w:w="2430" w:type="dxa"/>
            <w:noWrap/>
            <w:vAlign w:val="center"/>
            <w:hideMark/>
            <w:tcPrChange w:id="307" w:author="Geetali Baruah" w:date="2020-12-28T22:13:00Z">
              <w:tcPr>
                <w:tcW w:w="3174" w:type="dxa"/>
                <w:noWrap/>
                <w:hideMark/>
              </w:tcPr>
            </w:tcPrChange>
          </w:tcPr>
          <w:p w14:paraId="4521C0A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308" w:author="Geetali Baruah" w:date="2020-12-28T22:13:00Z">
              <w:tcPr>
                <w:tcW w:w="4590" w:type="dxa"/>
                <w:noWrap/>
                <w:hideMark/>
              </w:tcPr>
            </w:tcPrChange>
          </w:tcPr>
          <w:p w14:paraId="3AE8C9B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8339DA">
              <w:rPr>
                <w:rFonts w:cstheme="minorHAnsi"/>
              </w:rPr>
              <w:t>Dharmsala</w:t>
            </w:r>
            <w:proofErr w:type="spellEnd"/>
          </w:p>
        </w:tc>
        <w:tc>
          <w:tcPr>
            <w:tcW w:w="2520" w:type="dxa"/>
            <w:noWrap/>
            <w:vAlign w:val="center"/>
            <w:hideMark/>
            <w:tcPrChange w:id="309" w:author="Geetali Baruah" w:date="2020-12-28T22:13:00Z">
              <w:tcPr>
                <w:tcW w:w="1551" w:type="dxa"/>
                <w:noWrap/>
                <w:hideMark/>
              </w:tcPr>
            </w:tcPrChange>
          </w:tcPr>
          <w:p w14:paraId="0F8F65C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18</w:t>
            </w:r>
          </w:p>
        </w:tc>
      </w:tr>
      <w:tr w:rsidR="00F11734" w:rsidRPr="008339DA" w14:paraId="4F3AF9C7" w14:textId="77777777" w:rsidTr="002A7EF0">
        <w:tblPrEx>
          <w:tblPrExChange w:id="31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31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12" w:author="Geetali Baruah" w:date="2020-12-28T22:13:00Z">
              <w:tcPr>
                <w:tcW w:w="871" w:type="dxa"/>
                <w:noWrap/>
                <w:hideMark/>
              </w:tcPr>
            </w:tcPrChange>
          </w:tcPr>
          <w:p w14:paraId="33383DA9"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9</w:t>
            </w:r>
          </w:p>
        </w:tc>
        <w:tc>
          <w:tcPr>
            <w:tcW w:w="2430" w:type="dxa"/>
            <w:noWrap/>
            <w:vAlign w:val="center"/>
            <w:hideMark/>
            <w:tcPrChange w:id="313" w:author="Geetali Baruah" w:date="2020-12-28T22:13:00Z">
              <w:tcPr>
                <w:tcW w:w="3174" w:type="dxa"/>
                <w:noWrap/>
                <w:hideMark/>
              </w:tcPr>
            </w:tcPrChange>
          </w:tcPr>
          <w:p w14:paraId="0FA25BC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314" w:author="Geetali Baruah" w:date="2020-12-28T22:13:00Z">
              <w:tcPr>
                <w:tcW w:w="4590" w:type="dxa"/>
                <w:noWrap/>
                <w:hideMark/>
              </w:tcPr>
            </w:tcPrChange>
          </w:tcPr>
          <w:p w14:paraId="62A7C3E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Dormitory</w:t>
            </w:r>
          </w:p>
        </w:tc>
        <w:tc>
          <w:tcPr>
            <w:tcW w:w="2520" w:type="dxa"/>
            <w:noWrap/>
            <w:vAlign w:val="center"/>
            <w:hideMark/>
            <w:tcPrChange w:id="315" w:author="Geetali Baruah" w:date="2020-12-28T22:13:00Z">
              <w:tcPr>
                <w:tcW w:w="1551" w:type="dxa"/>
                <w:noWrap/>
                <w:hideMark/>
              </w:tcPr>
            </w:tcPrChange>
          </w:tcPr>
          <w:p w14:paraId="591329E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19</w:t>
            </w:r>
          </w:p>
        </w:tc>
      </w:tr>
      <w:tr w:rsidR="00F11734" w:rsidRPr="008339DA" w14:paraId="059C0D34" w14:textId="77777777" w:rsidTr="002A7EF0">
        <w:tblPrEx>
          <w:tblPrExChange w:id="316" w:author="Geetali Baruah" w:date="2020-12-28T22:13:00Z">
            <w:tblPrEx>
              <w:jc w:val="left"/>
            </w:tblPrEx>
          </w:tblPrExChange>
        </w:tblPrEx>
        <w:trPr>
          <w:trHeight w:val="300"/>
          <w:trPrChange w:id="31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18" w:author="Geetali Baruah" w:date="2020-12-28T22:13:00Z">
              <w:tcPr>
                <w:tcW w:w="871" w:type="dxa"/>
                <w:noWrap/>
                <w:hideMark/>
              </w:tcPr>
            </w:tcPrChange>
          </w:tcPr>
          <w:p w14:paraId="248D1AFD" w14:textId="77777777" w:rsidR="00F11734" w:rsidRPr="008339DA" w:rsidRDefault="00F11734" w:rsidP="00A752EE">
            <w:pPr>
              <w:rPr>
                <w:rFonts w:cstheme="minorHAnsi"/>
              </w:rPr>
            </w:pPr>
            <w:r w:rsidRPr="008339DA">
              <w:rPr>
                <w:rFonts w:cstheme="minorHAnsi"/>
              </w:rPr>
              <w:t>10</w:t>
            </w:r>
          </w:p>
        </w:tc>
        <w:tc>
          <w:tcPr>
            <w:tcW w:w="2430" w:type="dxa"/>
            <w:noWrap/>
            <w:vAlign w:val="center"/>
            <w:hideMark/>
            <w:tcPrChange w:id="319" w:author="Geetali Baruah" w:date="2020-12-28T22:13:00Z">
              <w:tcPr>
                <w:tcW w:w="3174" w:type="dxa"/>
                <w:noWrap/>
                <w:hideMark/>
              </w:tcPr>
            </w:tcPrChange>
          </w:tcPr>
          <w:p w14:paraId="545131A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320" w:author="Geetali Baruah" w:date="2020-12-28T22:13:00Z">
              <w:tcPr>
                <w:tcW w:w="4590" w:type="dxa"/>
                <w:noWrap/>
                <w:hideMark/>
              </w:tcPr>
            </w:tcPrChange>
          </w:tcPr>
          <w:p w14:paraId="49E9BF8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EWS</w:t>
            </w:r>
          </w:p>
        </w:tc>
        <w:tc>
          <w:tcPr>
            <w:tcW w:w="2520" w:type="dxa"/>
            <w:noWrap/>
            <w:vAlign w:val="center"/>
            <w:hideMark/>
            <w:tcPrChange w:id="321" w:author="Geetali Baruah" w:date="2020-12-28T22:13:00Z">
              <w:tcPr>
                <w:tcW w:w="1551" w:type="dxa"/>
                <w:noWrap/>
                <w:hideMark/>
              </w:tcPr>
            </w:tcPrChange>
          </w:tcPr>
          <w:p w14:paraId="2765C0A4"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20</w:t>
            </w:r>
          </w:p>
        </w:tc>
      </w:tr>
      <w:tr w:rsidR="00F11734" w:rsidRPr="008339DA" w14:paraId="2E42334C" w14:textId="77777777" w:rsidTr="002A7EF0">
        <w:tblPrEx>
          <w:tblPrExChange w:id="32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32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24" w:author="Geetali Baruah" w:date="2020-12-28T22:13:00Z">
              <w:tcPr>
                <w:tcW w:w="871" w:type="dxa"/>
                <w:noWrap/>
                <w:hideMark/>
              </w:tcPr>
            </w:tcPrChange>
          </w:tcPr>
          <w:p w14:paraId="4EB32B27"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11</w:t>
            </w:r>
          </w:p>
        </w:tc>
        <w:tc>
          <w:tcPr>
            <w:tcW w:w="2430" w:type="dxa"/>
            <w:noWrap/>
            <w:vAlign w:val="center"/>
            <w:hideMark/>
            <w:tcPrChange w:id="325" w:author="Geetali Baruah" w:date="2020-12-28T22:13:00Z">
              <w:tcPr>
                <w:tcW w:w="3174" w:type="dxa"/>
                <w:noWrap/>
                <w:hideMark/>
              </w:tcPr>
            </w:tcPrChange>
          </w:tcPr>
          <w:p w14:paraId="4A8B57E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326" w:author="Geetali Baruah" w:date="2020-12-28T22:13:00Z">
              <w:tcPr>
                <w:tcW w:w="4590" w:type="dxa"/>
                <w:noWrap/>
                <w:hideMark/>
              </w:tcPr>
            </w:tcPrChange>
          </w:tcPr>
          <w:p w14:paraId="5EB7FF80"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Low Income Housing</w:t>
            </w:r>
          </w:p>
        </w:tc>
        <w:tc>
          <w:tcPr>
            <w:tcW w:w="2520" w:type="dxa"/>
            <w:noWrap/>
            <w:vAlign w:val="center"/>
            <w:hideMark/>
            <w:tcPrChange w:id="327" w:author="Geetali Baruah" w:date="2020-12-28T22:13:00Z">
              <w:tcPr>
                <w:tcW w:w="1551" w:type="dxa"/>
                <w:noWrap/>
                <w:hideMark/>
              </w:tcPr>
            </w:tcPrChange>
          </w:tcPr>
          <w:p w14:paraId="53D1AF6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21</w:t>
            </w:r>
          </w:p>
        </w:tc>
      </w:tr>
      <w:tr w:rsidR="00F11734" w:rsidRPr="008339DA" w14:paraId="0516FC16" w14:textId="77777777" w:rsidTr="002A7EF0">
        <w:tblPrEx>
          <w:tblPrExChange w:id="328" w:author="Geetali Baruah" w:date="2020-12-28T22:13:00Z">
            <w:tblPrEx>
              <w:jc w:val="left"/>
            </w:tblPrEx>
          </w:tblPrExChange>
        </w:tblPrEx>
        <w:trPr>
          <w:trHeight w:val="300"/>
          <w:trPrChange w:id="32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30" w:author="Geetali Baruah" w:date="2020-12-28T22:13:00Z">
              <w:tcPr>
                <w:tcW w:w="871" w:type="dxa"/>
                <w:noWrap/>
                <w:hideMark/>
              </w:tcPr>
            </w:tcPrChange>
          </w:tcPr>
          <w:p w14:paraId="3CB6A547" w14:textId="77777777" w:rsidR="00F11734" w:rsidRPr="008339DA" w:rsidRDefault="00F11734" w:rsidP="00A752EE">
            <w:pPr>
              <w:rPr>
                <w:rFonts w:cstheme="minorHAnsi"/>
              </w:rPr>
            </w:pPr>
            <w:r w:rsidRPr="008339DA">
              <w:rPr>
                <w:rFonts w:cstheme="minorHAnsi"/>
              </w:rPr>
              <w:t>12</w:t>
            </w:r>
          </w:p>
        </w:tc>
        <w:tc>
          <w:tcPr>
            <w:tcW w:w="2430" w:type="dxa"/>
            <w:noWrap/>
            <w:vAlign w:val="center"/>
            <w:hideMark/>
            <w:tcPrChange w:id="331" w:author="Geetali Baruah" w:date="2020-12-28T22:13:00Z">
              <w:tcPr>
                <w:tcW w:w="3174" w:type="dxa"/>
                <w:noWrap/>
                <w:hideMark/>
              </w:tcPr>
            </w:tcPrChange>
          </w:tcPr>
          <w:p w14:paraId="45EF7740"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332" w:author="Geetali Baruah" w:date="2020-12-28T22:13:00Z">
              <w:tcPr>
                <w:tcW w:w="4590" w:type="dxa"/>
                <w:noWrap/>
                <w:hideMark/>
              </w:tcPr>
            </w:tcPrChange>
          </w:tcPr>
          <w:p w14:paraId="0EBE9FA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Medium Income Housing</w:t>
            </w:r>
          </w:p>
        </w:tc>
        <w:tc>
          <w:tcPr>
            <w:tcW w:w="2520" w:type="dxa"/>
            <w:noWrap/>
            <w:vAlign w:val="center"/>
            <w:hideMark/>
            <w:tcPrChange w:id="333" w:author="Geetali Baruah" w:date="2020-12-28T22:13:00Z">
              <w:tcPr>
                <w:tcW w:w="1551" w:type="dxa"/>
                <w:noWrap/>
                <w:hideMark/>
              </w:tcPr>
            </w:tcPrChange>
          </w:tcPr>
          <w:p w14:paraId="41FF957F"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22</w:t>
            </w:r>
          </w:p>
        </w:tc>
      </w:tr>
      <w:tr w:rsidR="00F11734" w:rsidRPr="008339DA" w14:paraId="7505430E" w14:textId="77777777" w:rsidTr="002A7EF0">
        <w:tblPrEx>
          <w:tblPrExChange w:id="33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33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36" w:author="Geetali Baruah" w:date="2020-12-28T22:13:00Z">
              <w:tcPr>
                <w:tcW w:w="871" w:type="dxa"/>
                <w:noWrap/>
                <w:hideMark/>
              </w:tcPr>
            </w:tcPrChange>
          </w:tcPr>
          <w:p w14:paraId="5DD18E63"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13</w:t>
            </w:r>
          </w:p>
        </w:tc>
        <w:tc>
          <w:tcPr>
            <w:tcW w:w="2430" w:type="dxa"/>
            <w:noWrap/>
            <w:vAlign w:val="center"/>
            <w:hideMark/>
            <w:tcPrChange w:id="337" w:author="Geetali Baruah" w:date="2020-12-28T22:13:00Z">
              <w:tcPr>
                <w:tcW w:w="3174" w:type="dxa"/>
                <w:noWrap/>
                <w:hideMark/>
              </w:tcPr>
            </w:tcPrChange>
          </w:tcPr>
          <w:p w14:paraId="4B50673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338" w:author="Geetali Baruah" w:date="2020-12-28T22:13:00Z">
              <w:tcPr>
                <w:tcW w:w="4590" w:type="dxa"/>
                <w:noWrap/>
                <w:hideMark/>
              </w:tcPr>
            </w:tcPrChange>
          </w:tcPr>
          <w:p w14:paraId="6694C7D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Hostel</w:t>
            </w:r>
          </w:p>
        </w:tc>
        <w:tc>
          <w:tcPr>
            <w:tcW w:w="2520" w:type="dxa"/>
            <w:noWrap/>
            <w:vAlign w:val="center"/>
            <w:hideMark/>
            <w:tcPrChange w:id="339" w:author="Geetali Baruah" w:date="2020-12-28T22:13:00Z">
              <w:tcPr>
                <w:tcW w:w="1551" w:type="dxa"/>
                <w:noWrap/>
                <w:hideMark/>
              </w:tcPr>
            </w:tcPrChange>
          </w:tcPr>
          <w:p w14:paraId="74C2ECD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23</w:t>
            </w:r>
          </w:p>
        </w:tc>
      </w:tr>
      <w:tr w:rsidR="00F11734" w:rsidRPr="008339DA" w14:paraId="3F769391" w14:textId="77777777" w:rsidTr="002A7EF0">
        <w:tblPrEx>
          <w:tblPrExChange w:id="340" w:author="Geetali Baruah" w:date="2020-12-28T22:13:00Z">
            <w:tblPrEx>
              <w:jc w:val="left"/>
            </w:tblPrEx>
          </w:tblPrExChange>
        </w:tblPrEx>
        <w:trPr>
          <w:trHeight w:val="300"/>
          <w:trPrChange w:id="34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42" w:author="Geetali Baruah" w:date="2020-12-28T22:13:00Z">
              <w:tcPr>
                <w:tcW w:w="871" w:type="dxa"/>
                <w:noWrap/>
                <w:hideMark/>
              </w:tcPr>
            </w:tcPrChange>
          </w:tcPr>
          <w:p w14:paraId="65EA6499" w14:textId="77777777" w:rsidR="00F11734" w:rsidRPr="008339DA" w:rsidRDefault="00F11734" w:rsidP="00A752EE">
            <w:pPr>
              <w:rPr>
                <w:rFonts w:cstheme="minorHAnsi"/>
              </w:rPr>
            </w:pPr>
            <w:r w:rsidRPr="008339DA">
              <w:rPr>
                <w:rFonts w:cstheme="minorHAnsi"/>
              </w:rPr>
              <w:t>14</w:t>
            </w:r>
          </w:p>
        </w:tc>
        <w:tc>
          <w:tcPr>
            <w:tcW w:w="2430" w:type="dxa"/>
            <w:noWrap/>
            <w:vAlign w:val="center"/>
            <w:hideMark/>
            <w:tcPrChange w:id="343" w:author="Geetali Baruah" w:date="2020-12-28T22:13:00Z">
              <w:tcPr>
                <w:tcW w:w="3174" w:type="dxa"/>
                <w:noWrap/>
                <w:hideMark/>
              </w:tcPr>
            </w:tcPrChange>
          </w:tcPr>
          <w:p w14:paraId="6C222CCD"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344" w:author="Geetali Baruah" w:date="2020-12-28T22:13:00Z">
              <w:tcPr>
                <w:tcW w:w="4590" w:type="dxa"/>
                <w:noWrap/>
                <w:hideMark/>
              </w:tcPr>
            </w:tcPrChange>
          </w:tcPr>
          <w:p w14:paraId="761DB1E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Shelter House</w:t>
            </w:r>
          </w:p>
        </w:tc>
        <w:tc>
          <w:tcPr>
            <w:tcW w:w="2520" w:type="dxa"/>
            <w:noWrap/>
            <w:vAlign w:val="center"/>
            <w:hideMark/>
            <w:tcPrChange w:id="345" w:author="Geetali Baruah" w:date="2020-12-28T22:13:00Z">
              <w:tcPr>
                <w:tcW w:w="1551" w:type="dxa"/>
                <w:noWrap/>
                <w:hideMark/>
              </w:tcPr>
            </w:tcPrChange>
          </w:tcPr>
          <w:p w14:paraId="6C3EC774"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24</w:t>
            </w:r>
          </w:p>
        </w:tc>
      </w:tr>
      <w:tr w:rsidR="00F11734" w:rsidRPr="008339DA" w14:paraId="2C8DFF07" w14:textId="77777777" w:rsidTr="002A7EF0">
        <w:tblPrEx>
          <w:tblPrExChange w:id="34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15"/>
          <w:trPrChange w:id="347" w:author="Geetali Baruah" w:date="2020-12-28T22:13:00Z">
            <w:trPr>
              <w:trHeight w:val="315"/>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48" w:author="Geetali Baruah" w:date="2020-12-28T22:13:00Z">
              <w:tcPr>
                <w:tcW w:w="871" w:type="dxa"/>
                <w:noWrap/>
                <w:hideMark/>
              </w:tcPr>
            </w:tcPrChange>
          </w:tcPr>
          <w:p w14:paraId="43080734"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15</w:t>
            </w:r>
          </w:p>
        </w:tc>
        <w:tc>
          <w:tcPr>
            <w:tcW w:w="2430" w:type="dxa"/>
            <w:noWrap/>
            <w:vAlign w:val="center"/>
            <w:hideMark/>
            <w:tcPrChange w:id="349" w:author="Geetali Baruah" w:date="2020-12-28T22:13:00Z">
              <w:tcPr>
                <w:tcW w:w="3174" w:type="dxa"/>
                <w:noWrap/>
                <w:hideMark/>
              </w:tcPr>
            </w:tcPrChange>
          </w:tcPr>
          <w:p w14:paraId="2609347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Residential</w:t>
            </w:r>
          </w:p>
        </w:tc>
        <w:tc>
          <w:tcPr>
            <w:tcW w:w="4230" w:type="dxa"/>
            <w:noWrap/>
            <w:vAlign w:val="center"/>
            <w:hideMark/>
            <w:tcPrChange w:id="350" w:author="Geetali Baruah" w:date="2020-12-28T22:13:00Z">
              <w:tcPr>
                <w:tcW w:w="4590" w:type="dxa"/>
                <w:noWrap/>
                <w:hideMark/>
              </w:tcPr>
            </w:tcPrChange>
          </w:tcPr>
          <w:p w14:paraId="4A2E0275"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Staff Quarter</w:t>
            </w:r>
          </w:p>
        </w:tc>
        <w:tc>
          <w:tcPr>
            <w:tcW w:w="2520" w:type="dxa"/>
            <w:noWrap/>
            <w:vAlign w:val="center"/>
            <w:hideMark/>
            <w:tcPrChange w:id="351" w:author="Geetali Baruah" w:date="2020-12-28T22:13:00Z">
              <w:tcPr>
                <w:tcW w:w="1551" w:type="dxa"/>
                <w:noWrap/>
                <w:hideMark/>
              </w:tcPr>
            </w:tcPrChange>
          </w:tcPr>
          <w:p w14:paraId="622124C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25</w:t>
            </w:r>
          </w:p>
        </w:tc>
      </w:tr>
      <w:tr w:rsidR="00F11734" w:rsidRPr="008339DA" w14:paraId="55F71E5E" w14:textId="77777777" w:rsidTr="002A7EF0">
        <w:tblPrEx>
          <w:tblPrExChange w:id="352" w:author="Geetali Baruah" w:date="2020-12-28T22:13:00Z">
            <w:tblPrEx>
              <w:jc w:val="left"/>
            </w:tblPrEx>
          </w:tblPrExChange>
        </w:tblPrEx>
        <w:trPr>
          <w:trHeight w:val="300"/>
          <w:trPrChange w:id="35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54" w:author="Geetali Baruah" w:date="2020-12-28T22:13:00Z">
              <w:tcPr>
                <w:tcW w:w="871" w:type="dxa"/>
                <w:noWrap/>
                <w:hideMark/>
              </w:tcPr>
            </w:tcPrChange>
          </w:tcPr>
          <w:p w14:paraId="5E7D839C" w14:textId="77777777" w:rsidR="00F11734" w:rsidRPr="008339DA" w:rsidRDefault="00F11734" w:rsidP="00A752EE">
            <w:pPr>
              <w:rPr>
                <w:rFonts w:cstheme="minorHAnsi"/>
              </w:rPr>
            </w:pPr>
            <w:r w:rsidRPr="008339DA">
              <w:rPr>
                <w:rFonts w:cstheme="minorHAnsi"/>
              </w:rPr>
              <w:t>16</w:t>
            </w:r>
          </w:p>
        </w:tc>
        <w:tc>
          <w:tcPr>
            <w:tcW w:w="2430" w:type="dxa"/>
            <w:noWrap/>
            <w:vAlign w:val="center"/>
            <w:hideMark/>
            <w:tcPrChange w:id="355" w:author="Geetali Baruah" w:date="2020-12-28T22:13:00Z">
              <w:tcPr>
                <w:tcW w:w="3174" w:type="dxa"/>
                <w:noWrap/>
                <w:hideMark/>
              </w:tcPr>
            </w:tcPrChange>
          </w:tcPr>
          <w:p w14:paraId="102EF03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356" w:author="Geetali Baruah" w:date="2020-12-28T22:13:00Z">
              <w:tcPr>
                <w:tcW w:w="4590" w:type="dxa"/>
                <w:noWrap/>
                <w:hideMark/>
              </w:tcPr>
            </w:tcPrChange>
          </w:tcPr>
          <w:p w14:paraId="73C2EB3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Hotel</w:t>
            </w:r>
          </w:p>
        </w:tc>
        <w:tc>
          <w:tcPr>
            <w:tcW w:w="2520" w:type="dxa"/>
            <w:noWrap/>
            <w:vAlign w:val="center"/>
            <w:hideMark/>
            <w:tcPrChange w:id="357" w:author="Geetali Baruah" w:date="2020-12-28T22:13:00Z">
              <w:tcPr>
                <w:tcW w:w="1551" w:type="dxa"/>
                <w:noWrap/>
                <w:hideMark/>
              </w:tcPr>
            </w:tcPrChange>
          </w:tcPr>
          <w:p w14:paraId="17C75AE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30</w:t>
            </w:r>
          </w:p>
        </w:tc>
      </w:tr>
      <w:tr w:rsidR="00F11734" w:rsidRPr="008339DA" w14:paraId="1CFC5BD4" w14:textId="77777777" w:rsidTr="002A7EF0">
        <w:tblPrEx>
          <w:tblPrExChange w:id="35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35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60" w:author="Geetali Baruah" w:date="2020-12-28T22:13:00Z">
              <w:tcPr>
                <w:tcW w:w="871" w:type="dxa"/>
                <w:noWrap/>
                <w:hideMark/>
              </w:tcPr>
            </w:tcPrChange>
          </w:tcPr>
          <w:p w14:paraId="0454DCCF"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17</w:t>
            </w:r>
          </w:p>
        </w:tc>
        <w:tc>
          <w:tcPr>
            <w:tcW w:w="2430" w:type="dxa"/>
            <w:noWrap/>
            <w:vAlign w:val="center"/>
            <w:hideMark/>
            <w:tcPrChange w:id="361" w:author="Geetali Baruah" w:date="2020-12-28T22:13:00Z">
              <w:tcPr>
                <w:tcW w:w="3174" w:type="dxa"/>
                <w:noWrap/>
                <w:hideMark/>
              </w:tcPr>
            </w:tcPrChange>
          </w:tcPr>
          <w:p w14:paraId="46A7B0D0"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362" w:author="Geetali Baruah" w:date="2020-12-28T22:13:00Z">
              <w:tcPr>
                <w:tcW w:w="4590" w:type="dxa"/>
                <w:noWrap/>
                <w:hideMark/>
              </w:tcPr>
            </w:tcPrChange>
          </w:tcPr>
          <w:p w14:paraId="2A36FD9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5 Star Hotel</w:t>
            </w:r>
          </w:p>
        </w:tc>
        <w:tc>
          <w:tcPr>
            <w:tcW w:w="2520" w:type="dxa"/>
            <w:noWrap/>
            <w:vAlign w:val="center"/>
            <w:hideMark/>
            <w:tcPrChange w:id="363" w:author="Geetali Baruah" w:date="2020-12-28T22:13:00Z">
              <w:tcPr>
                <w:tcW w:w="1551" w:type="dxa"/>
                <w:noWrap/>
                <w:hideMark/>
              </w:tcPr>
            </w:tcPrChange>
          </w:tcPr>
          <w:p w14:paraId="1AAA93F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31</w:t>
            </w:r>
          </w:p>
        </w:tc>
      </w:tr>
      <w:tr w:rsidR="00F11734" w:rsidRPr="008339DA" w14:paraId="6E59B879" w14:textId="77777777" w:rsidTr="002A7EF0">
        <w:tblPrEx>
          <w:tblPrExChange w:id="364" w:author="Geetali Baruah" w:date="2020-12-28T22:13:00Z">
            <w:tblPrEx>
              <w:jc w:val="left"/>
            </w:tblPrEx>
          </w:tblPrExChange>
        </w:tblPrEx>
        <w:trPr>
          <w:trHeight w:val="300"/>
          <w:trPrChange w:id="36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66" w:author="Geetali Baruah" w:date="2020-12-28T22:13:00Z">
              <w:tcPr>
                <w:tcW w:w="871" w:type="dxa"/>
                <w:noWrap/>
                <w:hideMark/>
              </w:tcPr>
            </w:tcPrChange>
          </w:tcPr>
          <w:p w14:paraId="185BA4B7" w14:textId="77777777" w:rsidR="00F11734" w:rsidRPr="008339DA" w:rsidRDefault="00F11734" w:rsidP="00A752EE">
            <w:pPr>
              <w:rPr>
                <w:rFonts w:cstheme="minorHAnsi"/>
              </w:rPr>
            </w:pPr>
            <w:r w:rsidRPr="008339DA">
              <w:rPr>
                <w:rFonts w:cstheme="minorHAnsi"/>
              </w:rPr>
              <w:t>18</w:t>
            </w:r>
          </w:p>
        </w:tc>
        <w:tc>
          <w:tcPr>
            <w:tcW w:w="2430" w:type="dxa"/>
            <w:noWrap/>
            <w:vAlign w:val="center"/>
            <w:hideMark/>
            <w:tcPrChange w:id="367" w:author="Geetali Baruah" w:date="2020-12-28T22:13:00Z">
              <w:tcPr>
                <w:tcW w:w="3174" w:type="dxa"/>
                <w:noWrap/>
                <w:hideMark/>
              </w:tcPr>
            </w:tcPrChange>
          </w:tcPr>
          <w:p w14:paraId="0ECACC0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368" w:author="Geetali Baruah" w:date="2020-12-28T22:13:00Z">
              <w:tcPr>
                <w:tcW w:w="4590" w:type="dxa"/>
                <w:noWrap/>
                <w:hideMark/>
              </w:tcPr>
            </w:tcPrChange>
          </w:tcPr>
          <w:p w14:paraId="1501462A"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Motels</w:t>
            </w:r>
          </w:p>
        </w:tc>
        <w:tc>
          <w:tcPr>
            <w:tcW w:w="2520" w:type="dxa"/>
            <w:noWrap/>
            <w:vAlign w:val="center"/>
            <w:hideMark/>
            <w:tcPrChange w:id="369" w:author="Geetali Baruah" w:date="2020-12-28T22:13:00Z">
              <w:tcPr>
                <w:tcW w:w="1551" w:type="dxa"/>
                <w:noWrap/>
                <w:hideMark/>
              </w:tcPr>
            </w:tcPrChange>
          </w:tcPr>
          <w:p w14:paraId="6CED802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32</w:t>
            </w:r>
          </w:p>
        </w:tc>
      </w:tr>
      <w:tr w:rsidR="00F11734" w:rsidRPr="008339DA" w14:paraId="18656E7B" w14:textId="77777777" w:rsidTr="002A7EF0">
        <w:tblPrEx>
          <w:tblPrExChange w:id="37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37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72" w:author="Geetali Baruah" w:date="2020-12-28T22:13:00Z">
              <w:tcPr>
                <w:tcW w:w="871" w:type="dxa"/>
                <w:noWrap/>
                <w:hideMark/>
              </w:tcPr>
            </w:tcPrChange>
          </w:tcPr>
          <w:p w14:paraId="0306DA3E"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19</w:t>
            </w:r>
          </w:p>
        </w:tc>
        <w:tc>
          <w:tcPr>
            <w:tcW w:w="2430" w:type="dxa"/>
            <w:noWrap/>
            <w:vAlign w:val="center"/>
            <w:hideMark/>
            <w:tcPrChange w:id="373" w:author="Geetali Baruah" w:date="2020-12-28T22:13:00Z">
              <w:tcPr>
                <w:tcW w:w="3174" w:type="dxa"/>
                <w:noWrap/>
                <w:hideMark/>
              </w:tcPr>
            </w:tcPrChange>
          </w:tcPr>
          <w:p w14:paraId="38EF3FBC"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374" w:author="Geetali Baruah" w:date="2020-12-28T22:13:00Z">
              <w:tcPr>
                <w:tcW w:w="4590" w:type="dxa"/>
                <w:noWrap/>
                <w:hideMark/>
              </w:tcPr>
            </w:tcPrChange>
          </w:tcPr>
          <w:p w14:paraId="4D6CE68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Services for households</w:t>
            </w:r>
          </w:p>
        </w:tc>
        <w:tc>
          <w:tcPr>
            <w:tcW w:w="2520" w:type="dxa"/>
            <w:noWrap/>
            <w:vAlign w:val="center"/>
            <w:hideMark/>
            <w:tcPrChange w:id="375" w:author="Geetali Baruah" w:date="2020-12-28T22:13:00Z">
              <w:tcPr>
                <w:tcW w:w="1551" w:type="dxa"/>
                <w:noWrap/>
                <w:hideMark/>
              </w:tcPr>
            </w:tcPrChange>
          </w:tcPr>
          <w:p w14:paraId="65D430E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33</w:t>
            </w:r>
          </w:p>
        </w:tc>
      </w:tr>
      <w:tr w:rsidR="00F11734" w:rsidRPr="008339DA" w14:paraId="530EE576" w14:textId="77777777" w:rsidTr="002A7EF0">
        <w:tblPrEx>
          <w:tblPrExChange w:id="376" w:author="Geetali Baruah" w:date="2020-12-28T22:13:00Z">
            <w:tblPrEx>
              <w:jc w:val="left"/>
            </w:tblPrEx>
          </w:tblPrExChange>
        </w:tblPrEx>
        <w:trPr>
          <w:trHeight w:val="300"/>
          <w:trPrChange w:id="37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78" w:author="Geetali Baruah" w:date="2020-12-28T22:13:00Z">
              <w:tcPr>
                <w:tcW w:w="871" w:type="dxa"/>
                <w:noWrap/>
                <w:hideMark/>
              </w:tcPr>
            </w:tcPrChange>
          </w:tcPr>
          <w:p w14:paraId="064C26A0" w14:textId="77777777" w:rsidR="00F11734" w:rsidRPr="008339DA" w:rsidRDefault="00F11734" w:rsidP="00A752EE">
            <w:pPr>
              <w:rPr>
                <w:rFonts w:cstheme="minorHAnsi"/>
              </w:rPr>
            </w:pPr>
            <w:r w:rsidRPr="008339DA">
              <w:rPr>
                <w:rFonts w:cstheme="minorHAnsi"/>
              </w:rPr>
              <w:t>20</w:t>
            </w:r>
          </w:p>
        </w:tc>
        <w:tc>
          <w:tcPr>
            <w:tcW w:w="2430" w:type="dxa"/>
            <w:noWrap/>
            <w:vAlign w:val="center"/>
            <w:hideMark/>
            <w:tcPrChange w:id="379" w:author="Geetali Baruah" w:date="2020-12-28T22:13:00Z">
              <w:tcPr>
                <w:tcW w:w="3174" w:type="dxa"/>
                <w:noWrap/>
                <w:hideMark/>
              </w:tcPr>
            </w:tcPrChange>
          </w:tcPr>
          <w:p w14:paraId="3272759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380" w:author="Geetali Baruah" w:date="2020-12-28T22:13:00Z">
              <w:tcPr>
                <w:tcW w:w="4590" w:type="dxa"/>
                <w:noWrap/>
                <w:hideMark/>
              </w:tcPr>
            </w:tcPrChange>
          </w:tcPr>
          <w:p w14:paraId="6C169EF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Shop Cum Residential</w:t>
            </w:r>
          </w:p>
        </w:tc>
        <w:tc>
          <w:tcPr>
            <w:tcW w:w="2520" w:type="dxa"/>
            <w:noWrap/>
            <w:vAlign w:val="center"/>
            <w:hideMark/>
            <w:tcPrChange w:id="381" w:author="Geetali Baruah" w:date="2020-12-28T22:13:00Z">
              <w:tcPr>
                <w:tcW w:w="1551" w:type="dxa"/>
                <w:noWrap/>
                <w:hideMark/>
              </w:tcPr>
            </w:tcPrChange>
          </w:tcPr>
          <w:p w14:paraId="3ADD338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34</w:t>
            </w:r>
          </w:p>
        </w:tc>
      </w:tr>
      <w:tr w:rsidR="00F11734" w:rsidRPr="008339DA" w14:paraId="78834D3E" w14:textId="77777777" w:rsidTr="002A7EF0">
        <w:tblPrEx>
          <w:tblPrExChange w:id="38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38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84" w:author="Geetali Baruah" w:date="2020-12-28T22:13:00Z">
              <w:tcPr>
                <w:tcW w:w="871" w:type="dxa"/>
                <w:noWrap/>
                <w:hideMark/>
              </w:tcPr>
            </w:tcPrChange>
          </w:tcPr>
          <w:p w14:paraId="7D85BFC6"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21</w:t>
            </w:r>
          </w:p>
        </w:tc>
        <w:tc>
          <w:tcPr>
            <w:tcW w:w="2430" w:type="dxa"/>
            <w:noWrap/>
            <w:vAlign w:val="center"/>
            <w:hideMark/>
            <w:tcPrChange w:id="385" w:author="Geetali Baruah" w:date="2020-12-28T22:13:00Z">
              <w:tcPr>
                <w:tcW w:w="3174" w:type="dxa"/>
                <w:noWrap/>
                <w:hideMark/>
              </w:tcPr>
            </w:tcPrChange>
          </w:tcPr>
          <w:p w14:paraId="0F1AFBF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386" w:author="Geetali Baruah" w:date="2020-12-28T22:13:00Z">
              <w:tcPr>
                <w:tcW w:w="4590" w:type="dxa"/>
                <w:noWrap/>
                <w:hideMark/>
              </w:tcPr>
            </w:tcPrChange>
          </w:tcPr>
          <w:p w14:paraId="19407E35"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Bank</w:t>
            </w:r>
          </w:p>
        </w:tc>
        <w:tc>
          <w:tcPr>
            <w:tcW w:w="2520" w:type="dxa"/>
            <w:noWrap/>
            <w:vAlign w:val="center"/>
            <w:hideMark/>
            <w:tcPrChange w:id="387" w:author="Geetali Baruah" w:date="2020-12-28T22:13:00Z">
              <w:tcPr>
                <w:tcW w:w="1551" w:type="dxa"/>
                <w:noWrap/>
                <w:hideMark/>
              </w:tcPr>
            </w:tcPrChange>
          </w:tcPr>
          <w:p w14:paraId="5A36846E"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35</w:t>
            </w:r>
          </w:p>
        </w:tc>
      </w:tr>
      <w:tr w:rsidR="00F11734" w:rsidRPr="008339DA" w14:paraId="11CFD97D" w14:textId="77777777" w:rsidTr="002A7EF0">
        <w:tblPrEx>
          <w:tblPrExChange w:id="388" w:author="Geetali Baruah" w:date="2020-12-28T22:13:00Z">
            <w:tblPrEx>
              <w:jc w:val="left"/>
            </w:tblPrEx>
          </w:tblPrExChange>
        </w:tblPrEx>
        <w:trPr>
          <w:trHeight w:val="300"/>
          <w:trPrChange w:id="38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90" w:author="Geetali Baruah" w:date="2020-12-28T22:13:00Z">
              <w:tcPr>
                <w:tcW w:w="871" w:type="dxa"/>
                <w:noWrap/>
                <w:hideMark/>
              </w:tcPr>
            </w:tcPrChange>
          </w:tcPr>
          <w:p w14:paraId="60374932" w14:textId="77777777" w:rsidR="00F11734" w:rsidRPr="008339DA" w:rsidRDefault="00F11734" w:rsidP="00A752EE">
            <w:pPr>
              <w:rPr>
                <w:rFonts w:cstheme="minorHAnsi"/>
              </w:rPr>
            </w:pPr>
            <w:r w:rsidRPr="008339DA">
              <w:rPr>
                <w:rFonts w:cstheme="minorHAnsi"/>
              </w:rPr>
              <w:t>22</w:t>
            </w:r>
          </w:p>
        </w:tc>
        <w:tc>
          <w:tcPr>
            <w:tcW w:w="2430" w:type="dxa"/>
            <w:noWrap/>
            <w:vAlign w:val="center"/>
            <w:hideMark/>
            <w:tcPrChange w:id="391" w:author="Geetali Baruah" w:date="2020-12-28T22:13:00Z">
              <w:tcPr>
                <w:tcW w:w="3174" w:type="dxa"/>
                <w:noWrap/>
                <w:hideMark/>
              </w:tcPr>
            </w:tcPrChange>
          </w:tcPr>
          <w:p w14:paraId="43FFDECD"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392" w:author="Geetali Baruah" w:date="2020-12-28T22:13:00Z">
              <w:tcPr>
                <w:tcW w:w="4590" w:type="dxa"/>
                <w:noWrap/>
                <w:hideMark/>
              </w:tcPr>
            </w:tcPrChange>
          </w:tcPr>
          <w:p w14:paraId="4A133DE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Resorts</w:t>
            </w:r>
          </w:p>
        </w:tc>
        <w:tc>
          <w:tcPr>
            <w:tcW w:w="2520" w:type="dxa"/>
            <w:noWrap/>
            <w:vAlign w:val="center"/>
            <w:hideMark/>
            <w:tcPrChange w:id="393" w:author="Geetali Baruah" w:date="2020-12-28T22:13:00Z">
              <w:tcPr>
                <w:tcW w:w="1551" w:type="dxa"/>
                <w:noWrap/>
                <w:hideMark/>
              </w:tcPr>
            </w:tcPrChange>
          </w:tcPr>
          <w:p w14:paraId="5F3BBD0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36</w:t>
            </w:r>
          </w:p>
        </w:tc>
      </w:tr>
      <w:tr w:rsidR="00F11734" w:rsidRPr="008339DA" w14:paraId="2E0BD8DB" w14:textId="77777777" w:rsidTr="002A7EF0">
        <w:tblPrEx>
          <w:tblPrExChange w:id="39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39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396" w:author="Geetali Baruah" w:date="2020-12-28T22:13:00Z">
              <w:tcPr>
                <w:tcW w:w="871" w:type="dxa"/>
                <w:noWrap/>
                <w:hideMark/>
              </w:tcPr>
            </w:tcPrChange>
          </w:tcPr>
          <w:p w14:paraId="6DD7545E"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23</w:t>
            </w:r>
          </w:p>
        </w:tc>
        <w:tc>
          <w:tcPr>
            <w:tcW w:w="2430" w:type="dxa"/>
            <w:noWrap/>
            <w:vAlign w:val="center"/>
            <w:hideMark/>
            <w:tcPrChange w:id="397" w:author="Geetali Baruah" w:date="2020-12-28T22:13:00Z">
              <w:tcPr>
                <w:tcW w:w="3174" w:type="dxa"/>
                <w:noWrap/>
                <w:hideMark/>
              </w:tcPr>
            </w:tcPrChange>
          </w:tcPr>
          <w:p w14:paraId="78CC90A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398" w:author="Geetali Baruah" w:date="2020-12-28T22:13:00Z">
              <w:tcPr>
                <w:tcW w:w="4590" w:type="dxa"/>
                <w:noWrap/>
                <w:hideMark/>
              </w:tcPr>
            </w:tcPrChange>
          </w:tcPr>
          <w:p w14:paraId="5AD7713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Lagoons and Lagoon Resort</w:t>
            </w:r>
          </w:p>
        </w:tc>
        <w:tc>
          <w:tcPr>
            <w:tcW w:w="2520" w:type="dxa"/>
            <w:noWrap/>
            <w:vAlign w:val="center"/>
            <w:hideMark/>
            <w:tcPrChange w:id="399" w:author="Geetali Baruah" w:date="2020-12-28T22:13:00Z">
              <w:tcPr>
                <w:tcW w:w="1551" w:type="dxa"/>
                <w:noWrap/>
                <w:hideMark/>
              </w:tcPr>
            </w:tcPrChange>
          </w:tcPr>
          <w:p w14:paraId="161E937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37</w:t>
            </w:r>
          </w:p>
        </w:tc>
      </w:tr>
      <w:tr w:rsidR="00F11734" w:rsidRPr="008339DA" w14:paraId="62A2151B" w14:textId="77777777" w:rsidTr="002A7EF0">
        <w:tblPrEx>
          <w:tblPrExChange w:id="400" w:author="Geetali Baruah" w:date="2020-12-28T22:13:00Z">
            <w:tblPrEx>
              <w:jc w:val="left"/>
            </w:tblPrEx>
          </w:tblPrExChange>
        </w:tblPrEx>
        <w:trPr>
          <w:trHeight w:val="300"/>
          <w:trPrChange w:id="40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02" w:author="Geetali Baruah" w:date="2020-12-28T22:13:00Z">
              <w:tcPr>
                <w:tcW w:w="871" w:type="dxa"/>
                <w:noWrap/>
                <w:hideMark/>
              </w:tcPr>
            </w:tcPrChange>
          </w:tcPr>
          <w:p w14:paraId="178B0BDF" w14:textId="77777777" w:rsidR="00F11734" w:rsidRPr="008339DA" w:rsidRDefault="00F11734" w:rsidP="00A752EE">
            <w:pPr>
              <w:rPr>
                <w:rFonts w:cstheme="minorHAnsi"/>
              </w:rPr>
            </w:pPr>
            <w:r w:rsidRPr="008339DA">
              <w:rPr>
                <w:rFonts w:cstheme="minorHAnsi"/>
              </w:rPr>
              <w:t>24</w:t>
            </w:r>
          </w:p>
        </w:tc>
        <w:tc>
          <w:tcPr>
            <w:tcW w:w="2430" w:type="dxa"/>
            <w:noWrap/>
            <w:vAlign w:val="center"/>
            <w:hideMark/>
            <w:tcPrChange w:id="403" w:author="Geetali Baruah" w:date="2020-12-28T22:13:00Z">
              <w:tcPr>
                <w:tcW w:w="3174" w:type="dxa"/>
                <w:noWrap/>
                <w:hideMark/>
              </w:tcPr>
            </w:tcPrChange>
          </w:tcPr>
          <w:p w14:paraId="4C533A5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04" w:author="Geetali Baruah" w:date="2020-12-28T22:13:00Z">
              <w:tcPr>
                <w:tcW w:w="4590" w:type="dxa"/>
                <w:noWrap/>
                <w:hideMark/>
              </w:tcPr>
            </w:tcPrChange>
          </w:tcPr>
          <w:p w14:paraId="2FF1C44B"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Amusement Building/Park and water sports</w:t>
            </w:r>
          </w:p>
        </w:tc>
        <w:tc>
          <w:tcPr>
            <w:tcW w:w="2520" w:type="dxa"/>
            <w:noWrap/>
            <w:vAlign w:val="center"/>
            <w:hideMark/>
            <w:tcPrChange w:id="405" w:author="Geetali Baruah" w:date="2020-12-28T22:13:00Z">
              <w:tcPr>
                <w:tcW w:w="1551" w:type="dxa"/>
                <w:noWrap/>
                <w:hideMark/>
              </w:tcPr>
            </w:tcPrChange>
          </w:tcPr>
          <w:p w14:paraId="69043CE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38</w:t>
            </w:r>
          </w:p>
        </w:tc>
      </w:tr>
      <w:tr w:rsidR="00F11734" w:rsidRPr="008339DA" w14:paraId="04A2CA19" w14:textId="77777777" w:rsidTr="002A7EF0">
        <w:tblPrEx>
          <w:tblPrExChange w:id="40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40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08" w:author="Geetali Baruah" w:date="2020-12-28T22:13:00Z">
              <w:tcPr>
                <w:tcW w:w="871" w:type="dxa"/>
                <w:noWrap/>
                <w:hideMark/>
              </w:tcPr>
            </w:tcPrChange>
          </w:tcPr>
          <w:p w14:paraId="7F1091CF"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25</w:t>
            </w:r>
          </w:p>
        </w:tc>
        <w:tc>
          <w:tcPr>
            <w:tcW w:w="2430" w:type="dxa"/>
            <w:noWrap/>
            <w:vAlign w:val="center"/>
            <w:hideMark/>
            <w:tcPrChange w:id="409" w:author="Geetali Baruah" w:date="2020-12-28T22:13:00Z">
              <w:tcPr>
                <w:tcW w:w="3174" w:type="dxa"/>
                <w:noWrap/>
                <w:hideMark/>
              </w:tcPr>
            </w:tcPrChange>
          </w:tcPr>
          <w:p w14:paraId="39B6ACB5"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10" w:author="Geetali Baruah" w:date="2020-12-28T22:13:00Z">
              <w:tcPr>
                <w:tcW w:w="4590" w:type="dxa"/>
                <w:noWrap/>
                <w:hideMark/>
              </w:tcPr>
            </w:tcPrChange>
          </w:tcPr>
          <w:p w14:paraId="300C74F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Financial services and Stock exchanges</w:t>
            </w:r>
          </w:p>
        </w:tc>
        <w:tc>
          <w:tcPr>
            <w:tcW w:w="2520" w:type="dxa"/>
            <w:noWrap/>
            <w:vAlign w:val="center"/>
            <w:hideMark/>
            <w:tcPrChange w:id="411" w:author="Geetali Baruah" w:date="2020-12-28T22:13:00Z">
              <w:tcPr>
                <w:tcW w:w="1551" w:type="dxa"/>
                <w:noWrap/>
                <w:hideMark/>
              </w:tcPr>
            </w:tcPrChange>
          </w:tcPr>
          <w:p w14:paraId="68F11AEC"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39</w:t>
            </w:r>
          </w:p>
        </w:tc>
      </w:tr>
      <w:tr w:rsidR="00F11734" w:rsidRPr="008339DA" w14:paraId="5D08BD61" w14:textId="77777777" w:rsidTr="002A7EF0">
        <w:tblPrEx>
          <w:tblPrExChange w:id="412" w:author="Geetali Baruah" w:date="2020-12-28T22:13:00Z">
            <w:tblPrEx>
              <w:jc w:val="left"/>
            </w:tblPrEx>
          </w:tblPrExChange>
        </w:tblPrEx>
        <w:trPr>
          <w:trHeight w:val="300"/>
          <w:trPrChange w:id="41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14" w:author="Geetali Baruah" w:date="2020-12-28T22:13:00Z">
              <w:tcPr>
                <w:tcW w:w="871" w:type="dxa"/>
                <w:noWrap/>
                <w:hideMark/>
              </w:tcPr>
            </w:tcPrChange>
          </w:tcPr>
          <w:p w14:paraId="742FC5F2" w14:textId="77777777" w:rsidR="00F11734" w:rsidRPr="008339DA" w:rsidRDefault="00F11734" w:rsidP="00A752EE">
            <w:pPr>
              <w:rPr>
                <w:rFonts w:cstheme="minorHAnsi"/>
              </w:rPr>
            </w:pPr>
            <w:r w:rsidRPr="008339DA">
              <w:rPr>
                <w:rFonts w:cstheme="minorHAnsi"/>
              </w:rPr>
              <w:t>26</w:t>
            </w:r>
          </w:p>
        </w:tc>
        <w:tc>
          <w:tcPr>
            <w:tcW w:w="2430" w:type="dxa"/>
            <w:noWrap/>
            <w:vAlign w:val="center"/>
            <w:hideMark/>
            <w:tcPrChange w:id="415" w:author="Geetali Baruah" w:date="2020-12-28T22:13:00Z">
              <w:tcPr>
                <w:tcW w:w="3174" w:type="dxa"/>
                <w:noWrap/>
                <w:hideMark/>
              </w:tcPr>
            </w:tcPrChange>
          </w:tcPr>
          <w:p w14:paraId="67C9BCD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16" w:author="Geetali Baruah" w:date="2020-12-28T22:13:00Z">
              <w:tcPr>
                <w:tcW w:w="4590" w:type="dxa"/>
                <w:noWrap/>
                <w:hideMark/>
              </w:tcPr>
            </w:tcPrChange>
          </w:tcPr>
          <w:p w14:paraId="415E5B8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Cold Storage and Ice Factory</w:t>
            </w:r>
          </w:p>
        </w:tc>
        <w:tc>
          <w:tcPr>
            <w:tcW w:w="2520" w:type="dxa"/>
            <w:noWrap/>
            <w:vAlign w:val="center"/>
            <w:hideMark/>
            <w:tcPrChange w:id="417" w:author="Geetali Baruah" w:date="2020-12-28T22:13:00Z">
              <w:tcPr>
                <w:tcW w:w="1551" w:type="dxa"/>
                <w:noWrap/>
                <w:hideMark/>
              </w:tcPr>
            </w:tcPrChange>
          </w:tcPr>
          <w:p w14:paraId="5BEAE2B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40</w:t>
            </w:r>
          </w:p>
        </w:tc>
      </w:tr>
      <w:tr w:rsidR="00F11734" w:rsidRPr="008339DA" w14:paraId="2EB5F2CB" w14:textId="77777777" w:rsidTr="002A7EF0">
        <w:tblPrEx>
          <w:tblPrExChange w:id="41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41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20" w:author="Geetali Baruah" w:date="2020-12-28T22:13:00Z">
              <w:tcPr>
                <w:tcW w:w="871" w:type="dxa"/>
                <w:noWrap/>
                <w:hideMark/>
              </w:tcPr>
            </w:tcPrChange>
          </w:tcPr>
          <w:p w14:paraId="33561AD7"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27</w:t>
            </w:r>
          </w:p>
        </w:tc>
        <w:tc>
          <w:tcPr>
            <w:tcW w:w="2430" w:type="dxa"/>
            <w:noWrap/>
            <w:vAlign w:val="center"/>
            <w:hideMark/>
            <w:tcPrChange w:id="421" w:author="Geetali Baruah" w:date="2020-12-28T22:13:00Z">
              <w:tcPr>
                <w:tcW w:w="3174" w:type="dxa"/>
                <w:noWrap/>
                <w:hideMark/>
              </w:tcPr>
            </w:tcPrChange>
          </w:tcPr>
          <w:p w14:paraId="0950737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22" w:author="Geetali Baruah" w:date="2020-12-28T22:13:00Z">
              <w:tcPr>
                <w:tcW w:w="4590" w:type="dxa"/>
                <w:noWrap/>
                <w:hideMark/>
              </w:tcPr>
            </w:tcPrChange>
          </w:tcPr>
          <w:p w14:paraId="6E6A490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 and Business Offices/Complex</w:t>
            </w:r>
          </w:p>
        </w:tc>
        <w:tc>
          <w:tcPr>
            <w:tcW w:w="2520" w:type="dxa"/>
            <w:noWrap/>
            <w:vAlign w:val="center"/>
            <w:hideMark/>
            <w:tcPrChange w:id="423" w:author="Geetali Baruah" w:date="2020-12-28T22:13:00Z">
              <w:tcPr>
                <w:tcW w:w="1551" w:type="dxa"/>
                <w:noWrap/>
                <w:hideMark/>
              </w:tcPr>
            </w:tcPrChange>
          </w:tcPr>
          <w:p w14:paraId="7E80CFE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41</w:t>
            </w:r>
          </w:p>
        </w:tc>
      </w:tr>
      <w:tr w:rsidR="00F11734" w:rsidRPr="008339DA" w14:paraId="45586E3E" w14:textId="77777777" w:rsidTr="002A7EF0">
        <w:tblPrEx>
          <w:tblPrExChange w:id="424" w:author="Geetali Baruah" w:date="2020-12-28T22:13:00Z">
            <w:tblPrEx>
              <w:jc w:val="left"/>
            </w:tblPrEx>
          </w:tblPrExChange>
        </w:tblPrEx>
        <w:trPr>
          <w:trHeight w:val="300"/>
          <w:trPrChange w:id="42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26" w:author="Geetali Baruah" w:date="2020-12-28T22:13:00Z">
              <w:tcPr>
                <w:tcW w:w="871" w:type="dxa"/>
                <w:noWrap/>
                <w:hideMark/>
              </w:tcPr>
            </w:tcPrChange>
          </w:tcPr>
          <w:p w14:paraId="1530300A" w14:textId="77777777" w:rsidR="00F11734" w:rsidRPr="008339DA" w:rsidRDefault="00F11734" w:rsidP="00A752EE">
            <w:pPr>
              <w:rPr>
                <w:rFonts w:cstheme="minorHAnsi"/>
              </w:rPr>
            </w:pPr>
            <w:r w:rsidRPr="008339DA">
              <w:rPr>
                <w:rFonts w:cstheme="minorHAnsi"/>
              </w:rPr>
              <w:t>28</w:t>
            </w:r>
          </w:p>
        </w:tc>
        <w:tc>
          <w:tcPr>
            <w:tcW w:w="2430" w:type="dxa"/>
            <w:noWrap/>
            <w:vAlign w:val="center"/>
            <w:hideMark/>
            <w:tcPrChange w:id="427" w:author="Geetali Baruah" w:date="2020-12-28T22:13:00Z">
              <w:tcPr>
                <w:tcW w:w="3174" w:type="dxa"/>
                <w:noWrap/>
                <w:hideMark/>
              </w:tcPr>
            </w:tcPrChange>
          </w:tcPr>
          <w:p w14:paraId="74AF9E6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28" w:author="Geetali Baruah" w:date="2020-12-28T22:13:00Z">
              <w:tcPr>
                <w:tcW w:w="4590" w:type="dxa"/>
                <w:noWrap/>
                <w:hideMark/>
              </w:tcPr>
            </w:tcPrChange>
          </w:tcPr>
          <w:p w14:paraId="105C22FF"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Convenience and Neighborhood Shopping</w:t>
            </w:r>
          </w:p>
        </w:tc>
        <w:tc>
          <w:tcPr>
            <w:tcW w:w="2520" w:type="dxa"/>
            <w:noWrap/>
            <w:vAlign w:val="center"/>
            <w:hideMark/>
            <w:tcPrChange w:id="429" w:author="Geetali Baruah" w:date="2020-12-28T22:13:00Z">
              <w:tcPr>
                <w:tcW w:w="1551" w:type="dxa"/>
                <w:noWrap/>
                <w:hideMark/>
              </w:tcPr>
            </w:tcPrChange>
          </w:tcPr>
          <w:p w14:paraId="39B73AD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42</w:t>
            </w:r>
          </w:p>
        </w:tc>
      </w:tr>
      <w:tr w:rsidR="00F11734" w:rsidRPr="008339DA" w14:paraId="17142BEE" w14:textId="77777777" w:rsidTr="002A7EF0">
        <w:tblPrEx>
          <w:tblPrExChange w:id="43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43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32" w:author="Geetali Baruah" w:date="2020-12-28T22:13:00Z">
              <w:tcPr>
                <w:tcW w:w="871" w:type="dxa"/>
                <w:noWrap/>
                <w:hideMark/>
              </w:tcPr>
            </w:tcPrChange>
          </w:tcPr>
          <w:p w14:paraId="6C8A2633"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29</w:t>
            </w:r>
          </w:p>
        </w:tc>
        <w:tc>
          <w:tcPr>
            <w:tcW w:w="2430" w:type="dxa"/>
            <w:noWrap/>
            <w:vAlign w:val="center"/>
            <w:hideMark/>
            <w:tcPrChange w:id="433" w:author="Geetali Baruah" w:date="2020-12-28T22:13:00Z">
              <w:tcPr>
                <w:tcW w:w="3174" w:type="dxa"/>
                <w:noWrap/>
                <w:hideMark/>
              </w:tcPr>
            </w:tcPrChange>
          </w:tcPr>
          <w:p w14:paraId="0AE85F0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34" w:author="Geetali Baruah" w:date="2020-12-28T22:13:00Z">
              <w:tcPr>
                <w:tcW w:w="4590" w:type="dxa"/>
                <w:noWrap/>
                <w:hideMark/>
              </w:tcPr>
            </w:tcPrChange>
          </w:tcPr>
          <w:p w14:paraId="0F92439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Professional offices</w:t>
            </w:r>
          </w:p>
        </w:tc>
        <w:tc>
          <w:tcPr>
            <w:tcW w:w="2520" w:type="dxa"/>
            <w:noWrap/>
            <w:vAlign w:val="center"/>
            <w:hideMark/>
            <w:tcPrChange w:id="435" w:author="Geetali Baruah" w:date="2020-12-28T22:13:00Z">
              <w:tcPr>
                <w:tcW w:w="1551" w:type="dxa"/>
                <w:noWrap/>
                <w:hideMark/>
              </w:tcPr>
            </w:tcPrChange>
          </w:tcPr>
          <w:p w14:paraId="7938E77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43</w:t>
            </w:r>
          </w:p>
        </w:tc>
      </w:tr>
      <w:tr w:rsidR="00F11734" w:rsidRPr="008339DA" w14:paraId="723C7691" w14:textId="77777777" w:rsidTr="002A7EF0">
        <w:tblPrEx>
          <w:tblPrExChange w:id="436" w:author="Geetali Baruah" w:date="2020-12-28T22:13:00Z">
            <w:tblPrEx>
              <w:jc w:val="left"/>
            </w:tblPrEx>
          </w:tblPrExChange>
        </w:tblPrEx>
        <w:trPr>
          <w:trHeight w:val="300"/>
          <w:trPrChange w:id="43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38" w:author="Geetali Baruah" w:date="2020-12-28T22:13:00Z">
              <w:tcPr>
                <w:tcW w:w="871" w:type="dxa"/>
                <w:noWrap/>
                <w:hideMark/>
              </w:tcPr>
            </w:tcPrChange>
          </w:tcPr>
          <w:p w14:paraId="7BE5F464" w14:textId="77777777" w:rsidR="00F11734" w:rsidRPr="008339DA" w:rsidRDefault="00F11734" w:rsidP="00A752EE">
            <w:pPr>
              <w:rPr>
                <w:rFonts w:cstheme="minorHAnsi"/>
              </w:rPr>
            </w:pPr>
            <w:r w:rsidRPr="008339DA">
              <w:rPr>
                <w:rFonts w:cstheme="minorHAnsi"/>
              </w:rPr>
              <w:t>30</w:t>
            </w:r>
          </w:p>
        </w:tc>
        <w:tc>
          <w:tcPr>
            <w:tcW w:w="2430" w:type="dxa"/>
            <w:noWrap/>
            <w:vAlign w:val="center"/>
            <w:hideMark/>
            <w:tcPrChange w:id="439" w:author="Geetali Baruah" w:date="2020-12-28T22:13:00Z">
              <w:tcPr>
                <w:tcW w:w="3174" w:type="dxa"/>
                <w:noWrap/>
                <w:hideMark/>
              </w:tcPr>
            </w:tcPrChange>
          </w:tcPr>
          <w:p w14:paraId="3FDDA39A"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40" w:author="Geetali Baruah" w:date="2020-12-28T22:13:00Z">
              <w:tcPr>
                <w:tcW w:w="4590" w:type="dxa"/>
                <w:noWrap/>
                <w:hideMark/>
              </w:tcPr>
            </w:tcPrChange>
          </w:tcPr>
          <w:p w14:paraId="34DA2DC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Departmental store</w:t>
            </w:r>
          </w:p>
        </w:tc>
        <w:tc>
          <w:tcPr>
            <w:tcW w:w="2520" w:type="dxa"/>
            <w:noWrap/>
            <w:vAlign w:val="center"/>
            <w:hideMark/>
            <w:tcPrChange w:id="441" w:author="Geetali Baruah" w:date="2020-12-28T22:13:00Z">
              <w:tcPr>
                <w:tcW w:w="1551" w:type="dxa"/>
                <w:noWrap/>
                <w:hideMark/>
              </w:tcPr>
            </w:tcPrChange>
          </w:tcPr>
          <w:p w14:paraId="311AF52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44</w:t>
            </w:r>
          </w:p>
        </w:tc>
      </w:tr>
      <w:tr w:rsidR="00F11734" w:rsidRPr="008339DA" w14:paraId="460E077C" w14:textId="77777777" w:rsidTr="002A7EF0">
        <w:tblPrEx>
          <w:tblPrExChange w:id="44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44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44" w:author="Geetali Baruah" w:date="2020-12-28T22:13:00Z">
              <w:tcPr>
                <w:tcW w:w="871" w:type="dxa"/>
                <w:noWrap/>
                <w:hideMark/>
              </w:tcPr>
            </w:tcPrChange>
          </w:tcPr>
          <w:p w14:paraId="149D93DC"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31</w:t>
            </w:r>
          </w:p>
        </w:tc>
        <w:tc>
          <w:tcPr>
            <w:tcW w:w="2430" w:type="dxa"/>
            <w:noWrap/>
            <w:vAlign w:val="center"/>
            <w:hideMark/>
            <w:tcPrChange w:id="445" w:author="Geetali Baruah" w:date="2020-12-28T22:13:00Z">
              <w:tcPr>
                <w:tcW w:w="3174" w:type="dxa"/>
                <w:noWrap/>
                <w:hideMark/>
              </w:tcPr>
            </w:tcPrChange>
          </w:tcPr>
          <w:p w14:paraId="7C3E2A1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46" w:author="Geetali Baruah" w:date="2020-12-28T22:13:00Z">
              <w:tcPr>
                <w:tcW w:w="4590" w:type="dxa"/>
                <w:noWrap/>
                <w:hideMark/>
              </w:tcPr>
            </w:tcPrChange>
          </w:tcPr>
          <w:p w14:paraId="77E0FBDB"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 xml:space="preserve">Gas </w:t>
            </w:r>
            <w:proofErr w:type="spellStart"/>
            <w:r w:rsidRPr="008339DA">
              <w:rPr>
                <w:rFonts w:cstheme="minorHAnsi"/>
              </w:rPr>
              <w:t>Godown</w:t>
            </w:r>
            <w:proofErr w:type="spellEnd"/>
          </w:p>
        </w:tc>
        <w:tc>
          <w:tcPr>
            <w:tcW w:w="2520" w:type="dxa"/>
            <w:noWrap/>
            <w:vAlign w:val="center"/>
            <w:hideMark/>
            <w:tcPrChange w:id="447" w:author="Geetali Baruah" w:date="2020-12-28T22:13:00Z">
              <w:tcPr>
                <w:tcW w:w="1551" w:type="dxa"/>
                <w:noWrap/>
                <w:hideMark/>
              </w:tcPr>
            </w:tcPrChange>
          </w:tcPr>
          <w:p w14:paraId="0D2B0290"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45</w:t>
            </w:r>
          </w:p>
        </w:tc>
      </w:tr>
      <w:tr w:rsidR="00F11734" w:rsidRPr="008339DA" w14:paraId="014BD1E8" w14:textId="77777777" w:rsidTr="002A7EF0">
        <w:tblPrEx>
          <w:tblPrExChange w:id="448" w:author="Geetali Baruah" w:date="2020-12-28T22:13:00Z">
            <w:tblPrEx>
              <w:jc w:val="left"/>
            </w:tblPrEx>
          </w:tblPrExChange>
        </w:tblPrEx>
        <w:trPr>
          <w:trHeight w:val="300"/>
          <w:trPrChange w:id="44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50" w:author="Geetali Baruah" w:date="2020-12-28T22:13:00Z">
              <w:tcPr>
                <w:tcW w:w="871" w:type="dxa"/>
                <w:noWrap/>
                <w:hideMark/>
              </w:tcPr>
            </w:tcPrChange>
          </w:tcPr>
          <w:p w14:paraId="2341EA3A" w14:textId="77777777" w:rsidR="00F11734" w:rsidRPr="008339DA" w:rsidRDefault="00F11734" w:rsidP="00A752EE">
            <w:pPr>
              <w:rPr>
                <w:rFonts w:cstheme="minorHAnsi"/>
              </w:rPr>
            </w:pPr>
            <w:r w:rsidRPr="008339DA">
              <w:rPr>
                <w:rFonts w:cstheme="minorHAnsi"/>
              </w:rPr>
              <w:t>32</w:t>
            </w:r>
          </w:p>
        </w:tc>
        <w:tc>
          <w:tcPr>
            <w:tcW w:w="2430" w:type="dxa"/>
            <w:noWrap/>
            <w:vAlign w:val="center"/>
            <w:hideMark/>
            <w:tcPrChange w:id="451" w:author="Geetali Baruah" w:date="2020-12-28T22:13:00Z">
              <w:tcPr>
                <w:tcW w:w="3174" w:type="dxa"/>
                <w:noWrap/>
                <w:hideMark/>
              </w:tcPr>
            </w:tcPrChange>
          </w:tcPr>
          <w:p w14:paraId="32C3862B"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52" w:author="Geetali Baruah" w:date="2020-12-28T22:13:00Z">
              <w:tcPr>
                <w:tcW w:w="4590" w:type="dxa"/>
                <w:noWrap/>
                <w:hideMark/>
              </w:tcPr>
            </w:tcPrChange>
          </w:tcPr>
          <w:p w14:paraId="11FEE3F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8339DA">
              <w:rPr>
                <w:rFonts w:cstheme="minorHAnsi"/>
              </w:rPr>
              <w:t>Godowns</w:t>
            </w:r>
            <w:proofErr w:type="spellEnd"/>
          </w:p>
        </w:tc>
        <w:tc>
          <w:tcPr>
            <w:tcW w:w="2520" w:type="dxa"/>
            <w:noWrap/>
            <w:vAlign w:val="center"/>
            <w:hideMark/>
            <w:tcPrChange w:id="453" w:author="Geetali Baruah" w:date="2020-12-28T22:13:00Z">
              <w:tcPr>
                <w:tcW w:w="1551" w:type="dxa"/>
                <w:noWrap/>
                <w:hideMark/>
              </w:tcPr>
            </w:tcPrChange>
          </w:tcPr>
          <w:p w14:paraId="7A7BFAA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46</w:t>
            </w:r>
          </w:p>
        </w:tc>
      </w:tr>
      <w:tr w:rsidR="00F11734" w:rsidRPr="008339DA" w14:paraId="729FE8FA" w14:textId="77777777" w:rsidTr="002A7EF0">
        <w:tblPrEx>
          <w:tblPrExChange w:id="45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45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56" w:author="Geetali Baruah" w:date="2020-12-28T22:13:00Z">
              <w:tcPr>
                <w:tcW w:w="871" w:type="dxa"/>
                <w:noWrap/>
                <w:hideMark/>
              </w:tcPr>
            </w:tcPrChange>
          </w:tcPr>
          <w:p w14:paraId="54C060DC"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33</w:t>
            </w:r>
          </w:p>
        </w:tc>
        <w:tc>
          <w:tcPr>
            <w:tcW w:w="2430" w:type="dxa"/>
            <w:noWrap/>
            <w:vAlign w:val="center"/>
            <w:hideMark/>
            <w:tcPrChange w:id="457" w:author="Geetali Baruah" w:date="2020-12-28T22:13:00Z">
              <w:tcPr>
                <w:tcW w:w="3174" w:type="dxa"/>
                <w:noWrap/>
                <w:hideMark/>
              </w:tcPr>
            </w:tcPrChange>
          </w:tcPr>
          <w:p w14:paraId="7350BED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58" w:author="Geetali Baruah" w:date="2020-12-28T22:13:00Z">
              <w:tcPr>
                <w:tcW w:w="4590" w:type="dxa"/>
                <w:noWrap/>
                <w:hideMark/>
              </w:tcPr>
            </w:tcPrChange>
          </w:tcPr>
          <w:p w14:paraId="7BB76C5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Good Storage</w:t>
            </w:r>
          </w:p>
        </w:tc>
        <w:tc>
          <w:tcPr>
            <w:tcW w:w="2520" w:type="dxa"/>
            <w:noWrap/>
            <w:vAlign w:val="center"/>
            <w:hideMark/>
            <w:tcPrChange w:id="459" w:author="Geetali Baruah" w:date="2020-12-28T22:13:00Z">
              <w:tcPr>
                <w:tcW w:w="1551" w:type="dxa"/>
                <w:noWrap/>
                <w:hideMark/>
              </w:tcPr>
            </w:tcPrChange>
          </w:tcPr>
          <w:p w14:paraId="46C44535"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47</w:t>
            </w:r>
          </w:p>
        </w:tc>
      </w:tr>
      <w:tr w:rsidR="00F11734" w:rsidRPr="008339DA" w14:paraId="2AE0556E" w14:textId="77777777" w:rsidTr="002A7EF0">
        <w:tblPrEx>
          <w:tblPrExChange w:id="460" w:author="Geetali Baruah" w:date="2020-12-28T22:13:00Z">
            <w:tblPrEx>
              <w:jc w:val="left"/>
            </w:tblPrEx>
          </w:tblPrExChange>
        </w:tblPrEx>
        <w:trPr>
          <w:trHeight w:val="300"/>
          <w:trPrChange w:id="46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62" w:author="Geetali Baruah" w:date="2020-12-28T22:13:00Z">
              <w:tcPr>
                <w:tcW w:w="871" w:type="dxa"/>
                <w:noWrap/>
                <w:hideMark/>
              </w:tcPr>
            </w:tcPrChange>
          </w:tcPr>
          <w:p w14:paraId="7BB9C025" w14:textId="77777777" w:rsidR="00F11734" w:rsidRPr="008339DA" w:rsidRDefault="00F11734" w:rsidP="00A752EE">
            <w:pPr>
              <w:rPr>
                <w:rFonts w:cstheme="minorHAnsi"/>
              </w:rPr>
            </w:pPr>
            <w:r w:rsidRPr="008339DA">
              <w:rPr>
                <w:rFonts w:cstheme="minorHAnsi"/>
              </w:rPr>
              <w:t>34</w:t>
            </w:r>
          </w:p>
        </w:tc>
        <w:tc>
          <w:tcPr>
            <w:tcW w:w="2430" w:type="dxa"/>
            <w:noWrap/>
            <w:vAlign w:val="center"/>
            <w:hideMark/>
            <w:tcPrChange w:id="463" w:author="Geetali Baruah" w:date="2020-12-28T22:13:00Z">
              <w:tcPr>
                <w:tcW w:w="3174" w:type="dxa"/>
                <w:noWrap/>
                <w:hideMark/>
              </w:tcPr>
            </w:tcPrChange>
          </w:tcPr>
          <w:p w14:paraId="200D3910"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64" w:author="Geetali Baruah" w:date="2020-12-28T22:13:00Z">
              <w:tcPr>
                <w:tcW w:w="4590" w:type="dxa"/>
                <w:noWrap/>
                <w:hideMark/>
              </w:tcPr>
            </w:tcPrChange>
          </w:tcPr>
          <w:p w14:paraId="3652EAC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Guest Houses</w:t>
            </w:r>
          </w:p>
        </w:tc>
        <w:tc>
          <w:tcPr>
            <w:tcW w:w="2520" w:type="dxa"/>
            <w:noWrap/>
            <w:vAlign w:val="center"/>
            <w:hideMark/>
            <w:tcPrChange w:id="465" w:author="Geetali Baruah" w:date="2020-12-28T22:13:00Z">
              <w:tcPr>
                <w:tcW w:w="1551" w:type="dxa"/>
                <w:noWrap/>
                <w:hideMark/>
              </w:tcPr>
            </w:tcPrChange>
          </w:tcPr>
          <w:p w14:paraId="26050D6A"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48</w:t>
            </w:r>
          </w:p>
        </w:tc>
      </w:tr>
      <w:tr w:rsidR="00F11734" w:rsidRPr="008339DA" w14:paraId="34F1E818" w14:textId="77777777" w:rsidTr="002A7EF0">
        <w:tblPrEx>
          <w:tblPrExChange w:id="46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46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68" w:author="Geetali Baruah" w:date="2020-12-28T22:13:00Z">
              <w:tcPr>
                <w:tcW w:w="871" w:type="dxa"/>
                <w:noWrap/>
                <w:hideMark/>
              </w:tcPr>
            </w:tcPrChange>
          </w:tcPr>
          <w:p w14:paraId="7B3A2018"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35</w:t>
            </w:r>
          </w:p>
        </w:tc>
        <w:tc>
          <w:tcPr>
            <w:tcW w:w="2430" w:type="dxa"/>
            <w:noWrap/>
            <w:vAlign w:val="center"/>
            <w:hideMark/>
            <w:tcPrChange w:id="469" w:author="Geetali Baruah" w:date="2020-12-28T22:13:00Z">
              <w:tcPr>
                <w:tcW w:w="3174" w:type="dxa"/>
                <w:noWrap/>
                <w:hideMark/>
              </w:tcPr>
            </w:tcPrChange>
          </w:tcPr>
          <w:p w14:paraId="7FEE2F5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70" w:author="Geetali Baruah" w:date="2020-12-28T22:13:00Z">
              <w:tcPr>
                <w:tcW w:w="4590" w:type="dxa"/>
                <w:noWrap/>
                <w:hideMark/>
              </w:tcPr>
            </w:tcPrChange>
          </w:tcPr>
          <w:p w14:paraId="6F9A980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Holiday Resort</w:t>
            </w:r>
          </w:p>
        </w:tc>
        <w:tc>
          <w:tcPr>
            <w:tcW w:w="2520" w:type="dxa"/>
            <w:noWrap/>
            <w:vAlign w:val="center"/>
            <w:hideMark/>
            <w:tcPrChange w:id="471" w:author="Geetali Baruah" w:date="2020-12-28T22:13:00Z">
              <w:tcPr>
                <w:tcW w:w="1551" w:type="dxa"/>
                <w:noWrap/>
                <w:hideMark/>
              </w:tcPr>
            </w:tcPrChange>
          </w:tcPr>
          <w:p w14:paraId="18C7681D"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49</w:t>
            </w:r>
          </w:p>
        </w:tc>
      </w:tr>
      <w:tr w:rsidR="00F11734" w:rsidRPr="008339DA" w14:paraId="21077AB6" w14:textId="77777777" w:rsidTr="002A7EF0">
        <w:tblPrEx>
          <w:tblPrExChange w:id="472" w:author="Geetali Baruah" w:date="2020-12-28T22:13:00Z">
            <w:tblPrEx>
              <w:jc w:val="left"/>
            </w:tblPrEx>
          </w:tblPrExChange>
        </w:tblPrEx>
        <w:trPr>
          <w:trHeight w:val="300"/>
          <w:trPrChange w:id="47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74" w:author="Geetali Baruah" w:date="2020-12-28T22:13:00Z">
              <w:tcPr>
                <w:tcW w:w="871" w:type="dxa"/>
                <w:noWrap/>
                <w:hideMark/>
              </w:tcPr>
            </w:tcPrChange>
          </w:tcPr>
          <w:p w14:paraId="3F61A61A" w14:textId="77777777" w:rsidR="00F11734" w:rsidRPr="008339DA" w:rsidRDefault="00F11734" w:rsidP="00A752EE">
            <w:pPr>
              <w:rPr>
                <w:rFonts w:cstheme="minorHAnsi"/>
              </w:rPr>
            </w:pPr>
            <w:r w:rsidRPr="008339DA">
              <w:rPr>
                <w:rFonts w:cstheme="minorHAnsi"/>
              </w:rPr>
              <w:t>36</w:t>
            </w:r>
          </w:p>
        </w:tc>
        <w:tc>
          <w:tcPr>
            <w:tcW w:w="2430" w:type="dxa"/>
            <w:noWrap/>
            <w:vAlign w:val="center"/>
            <w:hideMark/>
            <w:tcPrChange w:id="475" w:author="Geetali Baruah" w:date="2020-12-28T22:13:00Z">
              <w:tcPr>
                <w:tcW w:w="3174" w:type="dxa"/>
                <w:noWrap/>
                <w:hideMark/>
              </w:tcPr>
            </w:tcPrChange>
          </w:tcPr>
          <w:p w14:paraId="202E14E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76" w:author="Geetali Baruah" w:date="2020-12-28T22:13:00Z">
              <w:tcPr>
                <w:tcW w:w="4590" w:type="dxa"/>
                <w:noWrap/>
                <w:hideMark/>
              </w:tcPr>
            </w:tcPrChange>
          </w:tcPr>
          <w:p w14:paraId="22E5AE0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Boarding and lodging houses</w:t>
            </w:r>
          </w:p>
        </w:tc>
        <w:tc>
          <w:tcPr>
            <w:tcW w:w="2520" w:type="dxa"/>
            <w:noWrap/>
            <w:vAlign w:val="center"/>
            <w:hideMark/>
            <w:tcPrChange w:id="477" w:author="Geetali Baruah" w:date="2020-12-28T22:13:00Z">
              <w:tcPr>
                <w:tcW w:w="1551" w:type="dxa"/>
                <w:noWrap/>
                <w:hideMark/>
              </w:tcPr>
            </w:tcPrChange>
          </w:tcPr>
          <w:p w14:paraId="6051110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50</w:t>
            </w:r>
          </w:p>
        </w:tc>
      </w:tr>
      <w:tr w:rsidR="00F11734" w:rsidRPr="008339DA" w14:paraId="309B46B7" w14:textId="77777777" w:rsidTr="002A7EF0">
        <w:tblPrEx>
          <w:tblPrExChange w:id="47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47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80" w:author="Geetali Baruah" w:date="2020-12-28T22:13:00Z">
              <w:tcPr>
                <w:tcW w:w="871" w:type="dxa"/>
                <w:noWrap/>
                <w:hideMark/>
              </w:tcPr>
            </w:tcPrChange>
          </w:tcPr>
          <w:p w14:paraId="36FB55EF"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37</w:t>
            </w:r>
          </w:p>
        </w:tc>
        <w:tc>
          <w:tcPr>
            <w:tcW w:w="2430" w:type="dxa"/>
            <w:noWrap/>
            <w:vAlign w:val="center"/>
            <w:hideMark/>
            <w:tcPrChange w:id="481" w:author="Geetali Baruah" w:date="2020-12-28T22:13:00Z">
              <w:tcPr>
                <w:tcW w:w="3174" w:type="dxa"/>
                <w:noWrap/>
                <w:hideMark/>
              </w:tcPr>
            </w:tcPrChange>
          </w:tcPr>
          <w:p w14:paraId="631C860B"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82" w:author="Geetali Baruah" w:date="2020-12-28T22:13:00Z">
              <w:tcPr>
                <w:tcW w:w="4590" w:type="dxa"/>
                <w:noWrap/>
                <w:hideMark/>
              </w:tcPr>
            </w:tcPrChange>
          </w:tcPr>
          <w:p w14:paraId="584F342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Petrol Pump (Only Filling Station)</w:t>
            </w:r>
          </w:p>
        </w:tc>
        <w:tc>
          <w:tcPr>
            <w:tcW w:w="2520" w:type="dxa"/>
            <w:noWrap/>
            <w:vAlign w:val="center"/>
            <w:hideMark/>
            <w:tcPrChange w:id="483" w:author="Geetali Baruah" w:date="2020-12-28T22:13:00Z">
              <w:tcPr>
                <w:tcW w:w="1551" w:type="dxa"/>
                <w:noWrap/>
                <w:hideMark/>
              </w:tcPr>
            </w:tcPrChange>
          </w:tcPr>
          <w:p w14:paraId="718FB18C"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51</w:t>
            </w:r>
          </w:p>
        </w:tc>
      </w:tr>
      <w:tr w:rsidR="00F11734" w:rsidRPr="008339DA" w14:paraId="605C6ED0" w14:textId="77777777" w:rsidTr="002A7EF0">
        <w:tblPrEx>
          <w:tblPrExChange w:id="484" w:author="Geetali Baruah" w:date="2020-12-28T22:13:00Z">
            <w:tblPrEx>
              <w:jc w:val="left"/>
            </w:tblPrEx>
          </w:tblPrExChange>
        </w:tblPrEx>
        <w:trPr>
          <w:trHeight w:val="300"/>
          <w:trPrChange w:id="48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86" w:author="Geetali Baruah" w:date="2020-12-28T22:13:00Z">
              <w:tcPr>
                <w:tcW w:w="871" w:type="dxa"/>
                <w:noWrap/>
                <w:hideMark/>
              </w:tcPr>
            </w:tcPrChange>
          </w:tcPr>
          <w:p w14:paraId="4FF4A1E3" w14:textId="77777777" w:rsidR="00F11734" w:rsidRPr="008339DA" w:rsidRDefault="00F11734" w:rsidP="00A752EE">
            <w:pPr>
              <w:rPr>
                <w:rFonts w:cstheme="minorHAnsi"/>
              </w:rPr>
            </w:pPr>
            <w:r w:rsidRPr="008339DA">
              <w:rPr>
                <w:rFonts w:cstheme="minorHAnsi"/>
              </w:rPr>
              <w:t>38</w:t>
            </w:r>
          </w:p>
        </w:tc>
        <w:tc>
          <w:tcPr>
            <w:tcW w:w="2430" w:type="dxa"/>
            <w:noWrap/>
            <w:vAlign w:val="center"/>
            <w:hideMark/>
            <w:tcPrChange w:id="487" w:author="Geetali Baruah" w:date="2020-12-28T22:13:00Z">
              <w:tcPr>
                <w:tcW w:w="3174" w:type="dxa"/>
                <w:noWrap/>
                <w:hideMark/>
              </w:tcPr>
            </w:tcPrChange>
          </w:tcPr>
          <w:p w14:paraId="76F35F4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88" w:author="Geetali Baruah" w:date="2020-12-28T22:13:00Z">
              <w:tcPr>
                <w:tcW w:w="4590" w:type="dxa"/>
                <w:noWrap/>
                <w:hideMark/>
              </w:tcPr>
            </w:tcPrChange>
          </w:tcPr>
          <w:p w14:paraId="719AEA2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Petrol Pump (Filling Station and Service station)</w:t>
            </w:r>
          </w:p>
        </w:tc>
        <w:tc>
          <w:tcPr>
            <w:tcW w:w="2520" w:type="dxa"/>
            <w:noWrap/>
            <w:vAlign w:val="center"/>
            <w:hideMark/>
            <w:tcPrChange w:id="489" w:author="Geetali Baruah" w:date="2020-12-28T22:13:00Z">
              <w:tcPr>
                <w:tcW w:w="1551" w:type="dxa"/>
                <w:noWrap/>
                <w:hideMark/>
              </w:tcPr>
            </w:tcPrChange>
          </w:tcPr>
          <w:p w14:paraId="5F15BF6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52</w:t>
            </w:r>
          </w:p>
        </w:tc>
      </w:tr>
      <w:tr w:rsidR="00F11734" w:rsidRPr="008339DA" w14:paraId="10F596D4" w14:textId="77777777" w:rsidTr="002A7EF0">
        <w:tblPrEx>
          <w:tblPrExChange w:id="49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49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92" w:author="Geetali Baruah" w:date="2020-12-28T22:13:00Z">
              <w:tcPr>
                <w:tcW w:w="871" w:type="dxa"/>
                <w:noWrap/>
                <w:hideMark/>
              </w:tcPr>
            </w:tcPrChange>
          </w:tcPr>
          <w:p w14:paraId="55141BB2"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39</w:t>
            </w:r>
          </w:p>
        </w:tc>
        <w:tc>
          <w:tcPr>
            <w:tcW w:w="2430" w:type="dxa"/>
            <w:noWrap/>
            <w:vAlign w:val="center"/>
            <w:hideMark/>
            <w:tcPrChange w:id="493" w:author="Geetali Baruah" w:date="2020-12-28T22:13:00Z">
              <w:tcPr>
                <w:tcW w:w="3174" w:type="dxa"/>
                <w:noWrap/>
                <w:hideMark/>
              </w:tcPr>
            </w:tcPrChange>
          </w:tcPr>
          <w:p w14:paraId="7F77585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494" w:author="Geetali Baruah" w:date="2020-12-28T22:13:00Z">
              <w:tcPr>
                <w:tcW w:w="4590" w:type="dxa"/>
                <w:noWrap/>
                <w:hideMark/>
              </w:tcPr>
            </w:tcPrChange>
          </w:tcPr>
          <w:p w14:paraId="2085429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CNG Mother Station</w:t>
            </w:r>
          </w:p>
        </w:tc>
        <w:tc>
          <w:tcPr>
            <w:tcW w:w="2520" w:type="dxa"/>
            <w:noWrap/>
            <w:vAlign w:val="center"/>
            <w:hideMark/>
            <w:tcPrChange w:id="495" w:author="Geetali Baruah" w:date="2020-12-28T22:13:00Z">
              <w:tcPr>
                <w:tcW w:w="1551" w:type="dxa"/>
                <w:noWrap/>
                <w:hideMark/>
              </w:tcPr>
            </w:tcPrChange>
          </w:tcPr>
          <w:p w14:paraId="3359A40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53</w:t>
            </w:r>
          </w:p>
        </w:tc>
      </w:tr>
      <w:tr w:rsidR="00F11734" w:rsidRPr="008339DA" w14:paraId="3EDF7EDF" w14:textId="77777777" w:rsidTr="002A7EF0">
        <w:tblPrEx>
          <w:tblPrExChange w:id="496" w:author="Geetali Baruah" w:date="2020-12-28T22:13:00Z">
            <w:tblPrEx>
              <w:jc w:val="left"/>
            </w:tblPrEx>
          </w:tblPrExChange>
        </w:tblPrEx>
        <w:trPr>
          <w:trHeight w:val="300"/>
          <w:trPrChange w:id="49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498" w:author="Geetali Baruah" w:date="2020-12-28T22:13:00Z">
              <w:tcPr>
                <w:tcW w:w="871" w:type="dxa"/>
                <w:noWrap/>
                <w:hideMark/>
              </w:tcPr>
            </w:tcPrChange>
          </w:tcPr>
          <w:p w14:paraId="38A7FC09" w14:textId="77777777" w:rsidR="00F11734" w:rsidRPr="008339DA" w:rsidRDefault="00F11734" w:rsidP="00A752EE">
            <w:pPr>
              <w:rPr>
                <w:rFonts w:cstheme="minorHAnsi"/>
              </w:rPr>
            </w:pPr>
            <w:r w:rsidRPr="008339DA">
              <w:rPr>
                <w:rFonts w:cstheme="minorHAnsi"/>
              </w:rPr>
              <w:t>40</w:t>
            </w:r>
          </w:p>
        </w:tc>
        <w:tc>
          <w:tcPr>
            <w:tcW w:w="2430" w:type="dxa"/>
            <w:noWrap/>
            <w:vAlign w:val="center"/>
            <w:hideMark/>
            <w:tcPrChange w:id="499" w:author="Geetali Baruah" w:date="2020-12-28T22:13:00Z">
              <w:tcPr>
                <w:tcW w:w="3174" w:type="dxa"/>
                <w:noWrap/>
                <w:hideMark/>
              </w:tcPr>
            </w:tcPrChange>
          </w:tcPr>
          <w:p w14:paraId="1F7CC7E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00" w:author="Geetali Baruah" w:date="2020-12-28T22:13:00Z">
              <w:tcPr>
                <w:tcW w:w="4590" w:type="dxa"/>
                <w:noWrap/>
                <w:hideMark/>
              </w:tcPr>
            </w:tcPrChange>
          </w:tcPr>
          <w:p w14:paraId="110CB7B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Restaurant</w:t>
            </w:r>
          </w:p>
        </w:tc>
        <w:tc>
          <w:tcPr>
            <w:tcW w:w="2520" w:type="dxa"/>
            <w:noWrap/>
            <w:vAlign w:val="center"/>
            <w:hideMark/>
            <w:tcPrChange w:id="501" w:author="Geetali Baruah" w:date="2020-12-28T22:13:00Z">
              <w:tcPr>
                <w:tcW w:w="1551" w:type="dxa"/>
                <w:noWrap/>
                <w:hideMark/>
              </w:tcPr>
            </w:tcPrChange>
          </w:tcPr>
          <w:p w14:paraId="2FF0AB1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54</w:t>
            </w:r>
          </w:p>
        </w:tc>
      </w:tr>
      <w:tr w:rsidR="00F11734" w:rsidRPr="008339DA" w14:paraId="73EF9B74" w14:textId="77777777" w:rsidTr="002A7EF0">
        <w:tblPrEx>
          <w:tblPrExChange w:id="50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50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04" w:author="Geetali Baruah" w:date="2020-12-28T22:13:00Z">
              <w:tcPr>
                <w:tcW w:w="871" w:type="dxa"/>
                <w:noWrap/>
                <w:hideMark/>
              </w:tcPr>
            </w:tcPrChange>
          </w:tcPr>
          <w:p w14:paraId="1F1306BB"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41</w:t>
            </w:r>
          </w:p>
        </w:tc>
        <w:tc>
          <w:tcPr>
            <w:tcW w:w="2430" w:type="dxa"/>
            <w:noWrap/>
            <w:vAlign w:val="center"/>
            <w:hideMark/>
            <w:tcPrChange w:id="505" w:author="Geetali Baruah" w:date="2020-12-28T22:13:00Z">
              <w:tcPr>
                <w:tcW w:w="3174" w:type="dxa"/>
                <w:noWrap/>
                <w:hideMark/>
              </w:tcPr>
            </w:tcPrChange>
          </w:tcPr>
          <w:p w14:paraId="37F605FB"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06" w:author="Geetali Baruah" w:date="2020-12-28T22:13:00Z">
              <w:tcPr>
                <w:tcW w:w="4590" w:type="dxa"/>
                <w:noWrap/>
                <w:hideMark/>
              </w:tcPr>
            </w:tcPrChange>
          </w:tcPr>
          <w:p w14:paraId="7450440C"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Local(retail) shopping</w:t>
            </w:r>
          </w:p>
        </w:tc>
        <w:tc>
          <w:tcPr>
            <w:tcW w:w="2520" w:type="dxa"/>
            <w:noWrap/>
            <w:vAlign w:val="center"/>
            <w:hideMark/>
            <w:tcPrChange w:id="507" w:author="Geetali Baruah" w:date="2020-12-28T22:13:00Z">
              <w:tcPr>
                <w:tcW w:w="1551" w:type="dxa"/>
                <w:noWrap/>
                <w:hideMark/>
              </w:tcPr>
            </w:tcPrChange>
          </w:tcPr>
          <w:p w14:paraId="464F86B5"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55</w:t>
            </w:r>
          </w:p>
        </w:tc>
      </w:tr>
      <w:tr w:rsidR="00F11734" w:rsidRPr="008339DA" w14:paraId="61E765E1" w14:textId="77777777" w:rsidTr="002A7EF0">
        <w:tblPrEx>
          <w:tblPrExChange w:id="508" w:author="Geetali Baruah" w:date="2020-12-28T22:13:00Z">
            <w:tblPrEx>
              <w:jc w:val="left"/>
            </w:tblPrEx>
          </w:tblPrExChange>
        </w:tblPrEx>
        <w:trPr>
          <w:trHeight w:val="300"/>
          <w:trPrChange w:id="50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10" w:author="Geetali Baruah" w:date="2020-12-28T22:13:00Z">
              <w:tcPr>
                <w:tcW w:w="871" w:type="dxa"/>
                <w:noWrap/>
                <w:hideMark/>
              </w:tcPr>
            </w:tcPrChange>
          </w:tcPr>
          <w:p w14:paraId="4A2B98D7" w14:textId="77777777" w:rsidR="00F11734" w:rsidRPr="008339DA" w:rsidRDefault="00F11734" w:rsidP="00A752EE">
            <w:pPr>
              <w:rPr>
                <w:rFonts w:cstheme="minorHAnsi"/>
              </w:rPr>
            </w:pPr>
            <w:r w:rsidRPr="008339DA">
              <w:rPr>
                <w:rFonts w:cstheme="minorHAnsi"/>
              </w:rPr>
              <w:t>42</w:t>
            </w:r>
          </w:p>
        </w:tc>
        <w:tc>
          <w:tcPr>
            <w:tcW w:w="2430" w:type="dxa"/>
            <w:noWrap/>
            <w:vAlign w:val="center"/>
            <w:hideMark/>
            <w:tcPrChange w:id="511" w:author="Geetali Baruah" w:date="2020-12-28T22:13:00Z">
              <w:tcPr>
                <w:tcW w:w="3174" w:type="dxa"/>
                <w:noWrap/>
                <w:hideMark/>
              </w:tcPr>
            </w:tcPrChange>
          </w:tcPr>
          <w:p w14:paraId="059358EF"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12" w:author="Geetali Baruah" w:date="2020-12-28T22:13:00Z">
              <w:tcPr>
                <w:tcW w:w="4590" w:type="dxa"/>
                <w:noWrap/>
                <w:hideMark/>
              </w:tcPr>
            </w:tcPrChange>
          </w:tcPr>
          <w:p w14:paraId="00C780BA"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Shopping Center</w:t>
            </w:r>
          </w:p>
        </w:tc>
        <w:tc>
          <w:tcPr>
            <w:tcW w:w="2520" w:type="dxa"/>
            <w:noWrap/>
            <w:vAlign w:val="center"/>
            <w:hideMark/>
            <w:tcPrChange w:id="513" w:author="Geetali Baruah" w:date="2020-12-28T22:13:00Z">
              <w:tcPr>
                <w:tcW w:w="1551" w:type="dxa"/>
                <w:noWrap/>
                <w:hideMark/>
              </w:tcPr>
            </w:tcPrChange>
          </w:tcPr>
          <w:p w14:paraId="00A2000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56</w:t>
            </w:r>
          </w:p>
        </w:tc>
      </w:tr>
      <w:tr w:rsidR="00F11734" w:rsidRPr="008339DA" w14:paraId="085ED9EC" w14:textId="77777777" w:rsidTr="002A7EF0">
        <w:tblPrEx>
          <w:tblPrExChange w:id="51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51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16" w:author="Geetali Baruah" w:date="2020-12-28T22:13:00Z">
              <w:tcPr>
                <w:tcW w:w="871" w:type="dxa"/>
                <w:noWrap/>
                <w:hideMark/>
              </w:tcPr>
            </w:tcPrChange>
          </w:tcPr>
          <w:p w14:paraId="053C5892"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lastRenderedPageBreak/>
              <w:t>43</w:t>
            </w:r>
          </w:p>
        </w:tc>
        <w:tc>
          <w:tcPr>
            <w:tcW w:w="2430" w:type="dxa"/>
            <w:noWrap/>
            <w:vAlign w:val="center"/>
            <w:hideMark/>
            <w:tcPrChange w:id="517" w:author="Geetali Baruah" w:date="2020-12-28T22:13:00Z">
              <w:tcPr>
                <w:tcW w:w="3174" w:type="dxa"/>
                <w:noWrap/>
                <w:hideMark/>
              </w:tcPr>
            </w:tcPrChange>
          </w:tcPr>
          <w:p w14:paraId="771E8C8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18" w:author="Geetali Baruah" w:date="2020-12-28T22:13:00Z">
              <w:tcPr>
                <w:tcW w:w="4590" w:type="dxa"/>
                <w:noWrap/>
                <w:hideMark/>
              </w:tcPr>
            </w:tcPrChange>
          </w:tcPr>
          <w:p w14:paraId="6A01759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Shopping Mall</w:t>
            </w:r>
          </w:p>
        </w:tc>
        <w:tc>
          <w:tcPr>
            <w:tcW w:w="2520" w:type="dxa"/>
            <w:noWrap/>
            <w:vAlign w:val="center"/>
            <w:hideMark/>
            <w:tcPrChange w:id="519" w:author="Geetali Baruah" w:date="2020-12-28T22:13:00Z">
              <w:tcPr>
                <w:tcW w:w="1551" w:type="dxa"/>
                <w:noWrap/>
                <w:hideMark/>
              </w:tcPr>
            </w:tcPrChange>
          </w:tcPr>
          <w:p w14:paraId="550A54A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57</w:t>
            </w:r>
          </w:p>
        </w:tc>
      </w:tr>
      <w:tr w:rsidR="00F11734" w:rsidRPr="008339DA" w14:paraId="6ADE03BF" w14:textId="77777777" w:rsidTr="002A7EF0">
        <w:tblPrEx>
          <w:tblPrExChange w:id="520" w:author="Geetali Baruah" w:date="2020-12-28T22:13:00Z">
            <w:tblPrEx>
              <w:jc w:val="left"/>
            </w:tblPrEx>
          </w:tblPrExChange>
        </w:tblPrEx>
        <w:trPr>
          <w:trHeight w:val="300"/>
          <w:trPrChange w:id="52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22" w:author="Geetali Baruah" w:date="2020-12-28T22:13:00Z">
              <w:tcPr>
                <w:tcW w:w="871" w:type="dxa"/>
                <w:noWrap/>
                <w:hideMark/>
              </w:tcPr>
            </w:tcPrChange>
          </w:tcPr>
          <w:p w14:paraId="39DAF63F" w14:textId="77777777" w:rsidR="00F11734" w:rsidRPr="008339DA" w:rsidRDefault="00F11734" w:rsidP="00A752EE">
            <w:pPr>
              <w:rPr>
                <w:rFonts w:cstheme="minorHAnsi"/>
              </w:rPr>
            </w:pPr>
            <w:r w:rsidRPr="008339DA">
              <w:rPr>
                <w:rFonts w:cstheme="minorHAnsi"/>
              </w:rPr>
              <w:t>44</w:t>
            </w:r>
          </w:p>
        </w:tc>
        <w:tc>
          <w:tcPr>
            <w:tcW w:w="2430" w:type="dxa"/>
            <w:noWrap/>
            <w:vAlign w:val="center"/>
            <w:hideMark/>
            <w:tcPrChange w:id="523" w:author="Geetali Baruah" w:date="2020-12-28T22:13:00Z">
              <w:tcPr>
                <w:tcW w:w="3174" w:type="dxa"/>
                <w:noWrap/>
                <w:hideMark/>
              </w:tcPr>
            </w:tcPrChange>
          </w:tcPr>
          <w:p w14:paraId="20259B9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24" w:author="Geetali Baruah" w:date="2020-12-28T22:13:00Z">
              <w:tcPr>
                <w:tcW w:w="4590" w:type="dxa"/>
                <w:noWrap/>
                <w:hideMark/>
              </w:tcPr>
            </w:tcPrChange>
          </w:tcPr>
          <w:p w14:paraId="5DCFAFDF"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Showroom</w:t>
            </w:r>
          </w:p>
        </w:tc>
        <w:tc>
          <w:tcPr>
            <w:tcW w:w="2520" w:type="dxa"/>
            <w:noWrap/>
            <w:vAlign w:val="center"/>
            <w:hideMark/>
            <w:tcPrChange w:id="525" w:author="Geetali Baruah" w:date="2020-12-28T22:13:00Z">
              <w:tcPr>
                <w:tcW w:w="1551" w:type="dxa"/>
                <w:noWrap/>
                <w:hideMark/>
              </w:tcPr>
            </w:tcPrChange>
          </w:tcPr>
          <w:p w14:paraId="039AF60D"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58</w:t>
            </w:r>
          </w:p>
        </w:tc>
      </w:tr>
      <w:tr w:rsidR="00F11734" w:rsidRPr="008339DA" w14:paraId="733FBAC7" w14:textId="77777777" w:rsidTr="002A7EF0">
        <w:tblPrEx>
          <w:tblPrExChange w:id="52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52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28" w:author="Geetali Baruah" w:date="2020-12-28T22:13:00Z">
              <w:tcPr>
                <w:tcW w:w="871" w:type="dxa"/>
                <w:noWrap/>
                <w:hideMark/>
              </w:tcPr>
            </w:tcPrChange>
          </w:tcPr>
          <w:p w14:paraId="6242AAF9"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45</w:t>
            </w:r>
          </w:p>
        </w:tc>
        <w:tc>
          <w:tcPr>
            <w:tcW w:w="2430" w:type="dxa"/>
            <w:noWrap/>
            <w:vAlign w:val="center"/>
            <w:hideMark/>
            <w:tcPrChange w:id="529" w:author="Geetali Baruah" w:date="2020-12-28T22:13:00Z">
              <w:tcPr>
                <w:tcW w:w="3174" w:type="dxa"/>
                <w:noWrap/>
                <w:hideMark/>
              </w:tcPr>
            </w:tcPrChange>
          </w:tcPr>
          <w:p w14:paraId="32A6049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30" w:author="Geetali Baruah" w:date="2020-12-28T22:13:00Z">
              <w:tcPr>
                <w:tcW w:w="4590" w:type="dxa"/>
                <w:noWrap/>
                <w:hideMark/>
              </w:tcPr>
            </w:tcPrChange>
          </w:tcPr>
          <w:p w14:paraId="260A476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Wholesale Storage (Perishable)</w:t>
            </w:r>
          </w:p>
        </w:tc>
        <w:tc>
          <w:tcPr>
            <w:tcW w:w="2520" w:type="dxa"/>
            <w:noWrap/>
            <w:vAlign w:val="center"/>
            <w:hideMark/>
            <w:tcPrChange w:id="531" w:author="Geetali Baruah" w:date="2020-12-28T22:13:00Z">
              <w:tcPr>
                <w:tcW w:w="1551" w:type="dxa"/>
                <w:noWrap/>
                <w:hideMark/>
              </w:tcPr>
            </w:tcPrChange>
          </w:tcPr>
          <w:p w14:paraId="7361351E"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59</w:t>
            </w:r>
          </w:p>
        </w:tc>
      </w:tr>
      <w:tr w:rsidR="00F11734" w:rsidRPr="008339DA" w14:paraId="695610CF" w14:textId="77777777" w:rsidTr="002A7EF0">
        <w:tblPrEx>
          <w:tblPrExChange w:id="532" w:author="Geetali Baruah" w:date="2020-12-28T22:13:00Z">
            <w:tblPrEx>
              <w:jc w:val="left"/>
            </w:tblPrEx>
          </w:tblPrExChange>
        </w:tblPrEx>
        <w:trPr>
          <w:trHeight w:val="300"/>
          <w:trPrChange w:id="53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34" w:author="Geetali Baruah" w:date="2020-12-28T22:13:00Z">
              <w:tcPr>
                <w:tcW w:w="871" w:type="dxa"/>
                <w:noWrap/>
                <w:hideMark/>
              </w:tcPr>
            </w:tcPrChange>
          </w:tcPr>
          <w:p w14:paraId="6EED604C" w14:textId="77777777" w:rsidR="00F11734" w:rsidRPr="008339DA" w:rsidRDefault="00F11734" w:rsidP="00A752EE">
            <w:pPr>
              <w:rPr>
                <w:rFonts w:cstheme="minorHAnsi"/>
              </w:rPr>
            </w:pPr>
            <w:r w:rsidRPr="008339DA">
              <w:rPr>
                <w:rFonts w:cstheme="minorHAnsi"/>
              </w:rPr>
              <w:t>46</w:t>
            </w:r>
          </w:p>
        </w:tc>
        <w:tc>
          <w:tcPr>
            <w:tcW w:w="2430" w:type="dxa"/>
            <w:noWrap/>
            <w:vAlign w:val="center"/>
            <w:hideMark/>
            <w:tcPrChange w:id="535" w:author="Geetali Baruah" w:date="2020-12-28T22:13:00Z">
              <w:tcPr>
                <w:tcW w:w="3174" w:type="dxa"/>
                <w:noWrap/>
                <w:hideMark/>
              </w:tcPr>
            </w:tcPrChange>
          </w:tcPr>
          <w:p w14:paraId="2394352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36" w:author="Geetali Baruah" w:date="2020-12-28T22:13:00Z">
              <w:tcPr>
                <w:tcW w:w="4590" w:type="dxa"/>
                <w:noWrap/>
                <w:hideMark/>
              </w:tcPr>
            </w:tcPrChange>
          </w:tcPr>
          <w:p w14:paraId="07C6EDA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Wholesale Storage (Non-Perishable)</w:t>
            </w:r>
          </w:p>
        </w:tc>
        <w:tc>
          <w:tcPr>
            <w:tcW w:w="2520" w:type="dxa"/>
            <w:noWrap/>
            <w:vAlign w:val="center"/>
            <w:hideMark/>
            <w:tcPrChange w:id="537" w:author="Geetali Baruah" w:date="2020-12-28T22:13:00Z">
              <w:tcPr>
                <w:tcW w:w="1551" w:type="dxa"/>
                <w:noWrap/>
                <w:hideMark/>
              </w:tcPr>
            </w:tcPrChange>
          </w:tcPr>
          <w:p w14:paraId="7598287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60</w:t>
            </w:r>
          </w:p>
        </w:tc>
      </w:tr>
      <w:tr w:rsidR="00F11734" w:rsidRPr="008339DA" w14:paraId="55617E27" w14:textId="77777777" w:rsidTr="002A7EF0">
        <w:tblPrEx>
          <w:tblPrExChange w:id="53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53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40" w:author="Geetali Baruah" w:date="2020-12-28T22:13:00Z">
              <w:tcPr>
                <w:tcW w:w="871" w:type="dxa"/>
                <w:noWrap/>
                <w:hideMark/>
              </w:tcPr>
            </w:tcPrChange>
          </w:tcPr>
          <w:p w14:paraId="25CFC777"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47</w:t>
            </w:r>
          </w:p>
        </w:tc>
        <w:tc>
          <w:tcPr>
            <w:tcW w:w="2430" w:type="dxa"/>
            <w:noWrap/>
            <w:vAlign w:val="center"/>
            <w:hideMark/>
            <w:tcPrChange w:id="541" w:author="Geetali Baruah" w:date="2020-12-28T22:13:00Z">
              <w:tcPr>
                <w:tcW w:w="3174" w:type="dxa"/>
                <w:noWrap/>
                <w:hideMark/>
              </w:tcPr>
            </w:tcPrChange>
          </w:tcPr>
          <w:p w14:paraId="2F23FA25"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42" w:author="Geetali Baruah" w:date="2020-12-28T22:13:00Z">
              <w:tcPr>
                <w:tcW w:w="4590" w:type="dxa"/>
                <w:noWrap/>
                <w:hideMark/>
              </w:tcPr>
            </w:tcPrChange>
          </w:tcPr>
          <w:p w14:paraId="1240361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Storage/ Hangers/ Terminal Depot</w:t>
            </w:r>
          </w:p>
        </w:tc>
        <w:tc>
          <w:tcPr>
            <w:tcW w:w="2520" w:type="dxa"/>
            <w:noWrap/>
            <w:vAlign w:val="center"/>
            <w:hideMark/>
            <w:tcPrChange w:id="543" w:author="Geetali Baruah" w:date="2020-12-28T22:13:00Z">
              <w:tcPr>
                <w:tcW w:w="1551" w:type="dxa"/>
                <w:noWrap/>
                <w:hideMark/>
              </w:tcPr>
            </w:tcPrChange>
          </w:tcPr>
          <w:p w14:paraId="446798E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61</w:t>
            </w:r>
          </w:p>
        </w:tc>
      </w:tr>
      <w:tr w:rsidR="00F11734" w:rsidRPr="008339DA" w14:paraId="25491F8B" w14:textId="77777777" w:rsidTr="002A7EF0">
        <w:tblPrEx>
          <w:tblPrExChange w:id="544" w:author="Geetali Baruah" w:date="2020-12-28T22:13:00Z">
            <w:tblPrEx>
              <w:jc w:val="left"/>
            </w:tblPrEx>
          </w:tblPrExChange>
        </w:tblPrEx>
        <w:trPr>
          <w:trHeight w:val="300"/>
          <w:trPrChange w:id="54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46" w:author="Geetali Baruah" w:date="2020-12-28T22:13:00Z">
              <w:tcPr>
                <w:tcW w:w="871" w:type="dxa"/>
                <w:noWrap/>
                <w:hideMark/>
              </w:tcPr>
            </w:tcPrChange>
          </w:tcPr>
          <w:p w14:paraId="18318CC4" w14:textId="77777777" w:rsidR="00F11734" w:rsidRPr="008339DA" w:rsidRDefault="00F11734" w:rsidP="00A752EE">
            <w:pPr>
              <w:rPr>
                <w:rFonts w:cstheme="minorHAnsi"/>
              </w:rPr>
            </w:pPr>
            <w:r w:rsidRPr="008339DA">
              <w:rPr>
                <w:rFonts w:cstheme="minorHAnsi"/>
              </w:rPr>
              <w:t>48</w:t>
            </w:r>
          </w:p>
        </w:tc>
        <w:tc>
          <w:tcPr>
            <w:tcW w:w="2430" w:type="dxa"/>
            <w:noWrap/>
            <w:vAlign w:val="center"/>
            <w:hideMark/>
            <w:tcPrChange w:id="547" w:author="Geetali Baruah" w:date="2020-12-28T22:13:00Z">
              <w:tcPr>
                <w:tcW w:w="3174" w:type="dxa"/>
                <w:noWrap/>
                <w:hideMark/>
              </w:tcPr>
            </w:tcPrChange>
          </w:tcPr>
          <w:p w14:paraId="3FF1F29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48" w:author="Geetali Baruah" w:date="2020-12-28T22:13:00Z">
              <w:tcPr>
                <w:tcW w:w="4590" w:type="dxa"/>
                <w:noWrap/>
                <w:hideMark/>
              </w:tcPr>
            </w:tcPrChange>
          </w:tcPr>
          <w:p w14:paraId="3FF3D42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Supermarkets</w:t>
            </w:r>
          </w:p>
        </w:tc>
        <w:tc>
          <w:tcPr>
            <w:tcW w:w="2520" w:type="dxa"/>
            <w:noWrap/>
            <w:vAlign w:val="center"/>
            <w:hideMark/>
            <w:tcPrChange w:id="549" w:author="Geetali Baruah" w:date="2020-12-28T22:13:00Z">
              <w:tcPr>
                <w:tcW w:w="1551" w:type="dxa"/>
                <w:noWrap/>
                <w:hideMark/>
              </w:tcPr>
            </w:tcPrChange>
          </w:tcPr>
          <w:p w14:paraId="081EEBCF"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62</w:t>
            </w:r>
          </w:p>
        </w:tc>
      </w:tr>
      <w:tr w:rsidR="00F11734" w:rsidRPr="008339DA" w14:paraId="47A9298E" w14:textId="77777777" w:rsidTr="002A7EF0">
        <w:tblPrEx>
          <w:tblPrExChange w:id="55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55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52" w:author="Geetali Baruah" w:date="2020-12-28T22:13:00Z">
              <w:tcPr>
                <w:tcW w:w="871" w:type="dxa"/>
                <w:noWrap/>
                <w:hideMark/>
              </w:tcPr>
            </w:tcPrChange>
          </w:tcPr>
          <w:p w14:paraId="014BEBF2"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49</w:t>
            </w:r>
          </w:p>
        </w:tc>
        <w:tc>
          <w:tcPr>
            <w:tcW w:w="2430" w:type="dxa"/>
            <w:noWrap/>
            <w:vAlign w:val="center"/>
            <w:hideMark/>
            <w:tcPrChange w:id="553" w:author="Geetali Baruah" w:date="2020-12-28T22:13:00Z">
              <w:tcPr>
                <w:tcW w:w="3174" w:type="dxa"/>
                <w:noWrap/>
                <w:hideMark/>
              </w:tcPr>
            </w:tcPrChange>
          </w:tcPr>
          <w:p w14:paraId="58A74B3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54" w:author="Geetali Baruah" w:date="2020-12-28T22:13:00Z">
              <w:tcPr>
                <w:tcW w:w="4590" w:type="dxa"/>
                <w:noWrap/>
                <w:hideMark/>
              </w:tcPr>
            </w:tcPrChange>
          </w:tcPr>
          <w:p w14:paraId="24FDBF4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Warehouse</w:t>
            </w:r>
          </w:p>
        </w:tc>
        <w:tc>
          <w:tcPr>
            <w:tcW w:w="2520" w:type="dxa"/>
            <w:noWrap/>
            <w:vAlign w:val="center"/>
            <w:hideMark/>
            <w:tcPrChange w:id="555" w:author="Geetali Baruah" w:date="2020-12-28T22:13:00Z">
              <w:tcPr>
                <w:tcW w:w="1551" w:type="dxa"/>
                <w:noWrap/>
                <w:hideMark/>
              </w:tcPr>
            </w:tcPrChange>
          </w:tcPr>
          <w:p w14:paraId="359F9F25"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63</w:t>
            </w:r>
          </w:p>
        </w:tc>
      </w:tr>
      <w:tr w:rsidR="00F11734" w:rsidRPr="008339DA" w14:paraId="66459112" w14:textId="77777777" w:rsidTr="002A7EF0">
        <w:tblPrEx>
          <w:tblPrExChange w:id="556" w:author="Geetali Baruah" w:date="2020-12-28T22:13:00Z">
            <w:tblPrEx>
              <w:jc w:val="left"/>
            </w:tblPrEx>
          </w:tblPrExChange>
        </w:tblPrEx>
        <w:trPr>
          <w:trHeight w:val="300"/>
          <w:trPrChange w:id="55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58" w:author="Geetali Baruah" w:date="2020-12-28T22:13:00Z">
              <w:tcPr>
                <w:tcW w:w="871" w:type="dxa"/>
                <w:noWrap/>
                <w:hideMark/>
              </w:tcPr>
            </w:tcPrChange>
          </w:tcPr>
          <w:p w14:paraId="3FAC01A1" w14:textId="77777777" w:rsidR="00F11734" w:rsidRPr="008339DA" w:rsidRDefault="00F11734" w:rsidP="00A752EE">
            <w:pPr>
              <w:rPr>
                <w:rFonts w:cstheme="minorHAnsi"/>
              </w:rPr>
            </w:pPr>
            <w:r w:rsidRPr="008339DA">
              <w:rPr>
                <w:rFonts w:cstheme="minorHAnsi"/>
              </w:rPr>
              <w:t>50</w:t>
            </w:r>
          </w:p>
        </w:tc>
        <w:tc>
          <w:tcPr>
            <w:tcW w:w="2430" w:type="dxa"/>
            <w:noWrap/>
            <w:vAlign w:val="center"/>
            <w:hideMark/>
            <w:tcPrChange w:id="559" w:author="Geetali Baruah" w:date="2020-12-28T22:13:00Z">
              <w:tcPr>
                <w:tcW w:w="3174" w:type="dxa"/>
                <w:noWrap/>
                <w:hideMark/>
              </w:tcPr>
            </w:tcPrChange>
          </w:tcPr>
          <w:p w14:paraId="44C75D8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60" w:author="Geetali Baruah" w:date="2020-12-28T22:13:00Z">
              <w:tcPr>
                <w:tcW w:w="4590" w:type="dxa"/>
                <w:noWrap/>
                <w:hideMark/>
              </w:tcPr>
            </w:tcPrChange>
          </w:tcPr>
          <w:p w14:paraId="2F5C9874"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Wholesale Market</w:t>
            </w:r>
          </w:p>
        </w:tc>
        <w:tc>
          <w:tcPr>
            <w:tcW w:w="2520" w:type="dxa"/>
            <w:noWrap/>
            <w:vAlign w:val="center"/>
            <w:hideMark/>
            <w:tcPrChange w:id="561" w:author="Geetali Baruah" w:date="2020-12-28T22:13:00Z">
              <w:tcPr>
                <w:tcW w:w="1551" w:type="dxa"/>
                <w:noWrap/>
                <w:hideMark/>
              </w:tcPr>
            </w:tcPrChange>
          </w:tcPr>
          <w:p w14:paraId="0E5176C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64</w:t>
            </w:r>
          </w:p>
        </w:tc>
      </w:tr>
      <w:tr w:rsidR="00F11734" w:rsidRPr="008339DA" w14:paraId="4F6A1179" w14:textId="77777777" w:rsidTr="002A7EF0">
        <w:tblPrEx>
          <w:tblPrExChange w:id="56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56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64" w:author="Geetali Baruah" w:date="2020-12-28T22:13:00Z">
              <w:tcPr>
                <w:tcW w:w="871" w:type="dxa"/>
                <w:noWrap/>
                <w:hideMark/>
              </w:tcPr>
            </w:tcPrChange>
          </w:tcPr>
          <w:p w14:paraId="15DB39E8"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51</w:t>
            </w:r>
          </w:p>
        </w:tc>
        <w:tc>
          <w:tcPr>
            <w:tcW w:w="2430" w:type="dxa"/>
            <w:noWrap/>
            <w:vAlign w:val="center"/>
            <w:hideMark/>
            <w:tcPrChange w:id="565" w:author="Geetali Baruah" w:date="2020-12-28T22:13:00Z">
              <w:tcPr>
                <w:tcW w:w="3174" w:type="dxa"/>
                <w:noWrap/>
                <w:hideMark/>
              </w:tcPr>
            </w:tcPrChange>
          </w:tcPr>
          <w:p w14:paraId="16492F0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66" w:author="Geetali Baruah" w:date="2020-12-28T22:13:00Z">
              <w:tcPr>
                <w:tcW w:w="4590" w:type="dxa"/>
                <w:noWrap/>
                <w:hideMark/>
              </w:tcPr>
            </w:tcPrChange>
          </w:tcPr>
          <w:p w14:paraId="109D1C4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Media Centers</w:t>
            </w:r>
          </w:p>
        </w:tc>
        <w:tc>
          <w:tcPr>
            <w:tcW w:w="2520" w:type="dxa"/>
            <w:noWrap/>
            <w:vAlign w:val="center"/>
            <w:hideMark/>
            <w:tcPrChange w:id="567" w:author="Geetali Baruah" w:date="2020-12-28T22:13:00Z">
              <w:tcPr>
                <w:tcW w:w="1551" w:type="dxa"/>
                <w:noWrap/>
                <w:hideMark/>
              </w:tcPr>
            </w:tcPrChange>
          </w:tcPr>
          <w:p w14:paraId="765253E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65</w:t>
            </w:r>
          </w:p>
        </w:tc>
      </w:tr>
      <w:tr w:rsidR="00F11734" w:rsidRPr="008339DA" w14:paraId="256A371B" w14:textId="77777777" w:rsidTr="002A7EF0">
        <w:tblPrEx>
          <w:tblPrExChange w:id="568" w:author="Geetali Baruah" w:date="2020-12-28T22:13:00Z">
            <w:tblPrEx>
              <w:jc w:val="left"/>
            </w:tblPrEx>
          </w:tblPrExChange>
        </w:tblPrEx>
        <w:trPr>
          <w:trHeight w:val="300"/>
          <w:trPrChange w:id="56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70" w:author="Geetali Baruah" w:date="2020-12-28T22:13:00Z">
              <w:tcPr>
                <w:tcW w:w="871" w:type="dxa"/>
                <w:noWrap/>
                <w:hideMark/>
              </w:tcPr>
            </w:tcPrChange>
          </w:tcPr>
          <w:p w14:paraId="332D244D" w14:textId="77777777" w:rsidR="00F11734" w:rsidRPr="008339DA" w:rsidRDefault="00F11734" w:rsidP="00A752EE">
            <w:pPr>
              <w:rPr>
                <w:rFonts w:cstheme="minorHAnsi"/>
              </w:rPr>
            </w:pPr>
            <w:r w:rsidRPr="008339DA">
              <w:rPr>
                <w:rFonts w:cstheme="minorHAnsi"/>
              </w:rPr>
              <w:t>52</w:t>
            </w:r>
          </w:p>
        </w:tc>
        <w:tc>
          <w:tcPr>
            <w:tcW w:w="2430" w:type="dxa"/>
            <w:noWrap/>
            <w:vAlign w:val="center"/>
            <w:hideMark/>
            <w:tcPrChange w:id="571" w:author="Geetali Baruah" w:date="2020-12-28T22:13:00Z">
              <w:tcPr>
                <w:tcW w:w="3174" w:type="dxa"/>
                <w:noWrap/>
                <w:hideMark/>
              </w:tcPr>
            </w:tcPrChange>
          </w:tcPr>
          <w:p w14:paraId="65D6738A"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72" w:author="Geetali Baruah" w:date="2020-12-28T22:13:00Z">
              <w:tcPr>
                <w:tcW w:w="4590" w:type="dxa"/>
                <w:noWrap/>
                <w:hideMark/>
              </w:tcPr>
            </w:tcPrChange>
          </w:tcPr>
          <w:p w14:paraId="6F1B5F9A"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food courts</w:t>
            </w:r>
          </w:p>
        </w:tc>
        <w:tc>
          <w:tcPr>
            <w:tcW w:w="2520" w:type="dxa"/>
            <w:noWrap/>
            <w:vAlign w:val="center"/>
            <w:hideMark/>
            <w:tcPrChange w:id="573" w:author="Geetali Baruah" w:date="2020-12-28T22:13:00Z">
              <w:tcPr>
                <w:tcW w:w="1551" w:type="dxa"/>
                <w:noWrap/>
                <w:hideMark/>
              </w:tcPr>
            </w:tcPrChange>
          </w:tcPr>
          <w:p w14:paraId="082F9B6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66</w:t>
            </w:r>
          </w:p>
        </w:tc>
      </w:tr>
      <w:tr w:rsidR="00F11734" w:rsidRPr="008339DA" w14:paraId="47EADDA7" w14:textId="77777777" w:rsidTr="002A7EF0">
        <w:tblPrEx>
          <w:tblPrExChange w:id="57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57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76" w:author="Geetali Baruah" w:date="2020-12-28T22:13:00Z">
              <w:tcPr>
                <w:tcW w:w="871" w:type="dxa"/>
                <w:noWrap/>
                <w:hideMark/>
              </w:tcPr>
            </w:tcPrChange>
          </w:tcPr>
          <w:p w14:paraId="76D0DB79"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53</w:t>
            </w:r>
          </w:p>
        </w:tc>
        <w:tc>
          <w:tcPr>
            <w:tcW w:w="2430" w:type="dxa"/>
            <w:noWrap/>
            <w:vAlign w:val="center"/>
            <w:hideMark/>
            <w:tcPrChange w:id="577" w:author="Geetali Baruah" w:date="2020-12-28T22:13:00Z">
              <w:tcPr>
                <w:tcW w:w="3174" w:type="dxa"/>
                <w:noWrap/>
                <w:hideMark/>
              </w:tcPr>
            </w:tcPrChange>
          </w:tcPr>
          <w:p w14:paraId="4580BAE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78" w:author="Geetali Baruah" w:date="2020-12-28T22:13:00Z">
              <w:tcPr>
                <w:tcW w:w="4590" w:type="dxa"/>
                <w:noWrap/>
                <w:hideMark/>
              </w:tcPr>
            </w:tcPrChange>
          </w:tcPr>
          <w:p w14:paraId="768EF2D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Weigh bridges</w:t>
            </w:r>
          </w:p>
        </w:tc>
        <w:tc>
          <w:tcPr>
            <w:tcW w:w="2520" w:type="dxa"/>
            <w:noWrap/>
            <w:vAlign w:val="center"/>
            <w:hideMark/>
            <w:tcPrChange w:id="579" w:author="Geetali Baruah" w:date="2020-12-28T22:13:00Z">
              <w:tcPr>
                <w:tcW w:w="1551" w:type="dxa"/>
                <w:noWrap/>
                <w:hideMark/>
              </w:tcPr>
            </w:tcPrChange>
          </w:tcPr>
          <w:p w14:paraId="650690B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67</w:t>
            </w:r>
          </w:p>
        </w:tc>
      </w:tr>
      <w:tr w:rsidR="00F11734" w:rsidRPr="008339DA" w14:paraId="71F225D9" w14:textId="77777777" w:rsidTr="002A7EF0">
        <w:tblPrEx>
          <w:tblPrExChange w:id="580" w:author="Geetali Baruah" w:date="2020-12-28T22:13:00Z">
            <w:tblPrEx>
              <w:jc w:val="left"/>
            </w:tblPrEx>
          </w:tblPrExChange>
        </w:tblPrEx>
        <w:trPr>
          <w:trHeight w:val="315"/>
          <w:trPrChange w:id="581" w:author="Geetali Baruah" w:date="2020-12-28T22:13:00Z">
            <w:trPr>
              <w:trHeight w:val="315"/>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82" w:author="Geetali Baruah" w:date="2020-12-28T22:13:00Z">
              <w:tcPr>
                <w:tcW w:w="871" w:type="dxa"/>
                <w:noWrap/>
                <w:hideMark/>
              </w:tcPr>
            </w:tcPrChange>
          </w:tcPr>
          <w:p w14:paraId="18461E58" w14:textId="77777777" w:rsidR="00F11734" w:rsidRPr="008339DA" w:rsidRDefault="00F11734" w:rsidP="00A752EE">
            <w:pPr>
              <w:rPr>
                <w:rFonts w:cstheme="minorHAnsi"/>
              </w:rPr>
            </w:pPr>
            <w:r w:rsidRPr="008339DA">
              <w:rPr>
                <w:rFonts w:cstheme="minorHAnsi"/>
              </w:rPr>
              <w:t>54</w:t>
            </w:r>
          </w:p>
        </w:tc>
        <w:tc>
          <w:tcPr>
            <w:tcW w:w="2430" w:type="dxa"/>
            <w:noWrap/>
            <w:vAlign w:val="center"/>
            <w:hideMark/>
            <w:tcPrChange w:id="583" w:author="Geetali Baruah" w:date="2020-12-28T22:13:00Z">
              <w:tcPr>
                <w:tcW w:w="3174" w:type="dxa"/>
                <w:noWrap/>
                <w:hideMark/>
              </w:tcPr>
            </w:tcPrChange>
          </w:tcPr>
          <w:p w14:paraId="5506E52B"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w:t>
            </w:r>
          </w:p>
        </w:tc>
        <w:tc>
          <w:tcPr>
            <w:tcW w:w="4230" w:type="dxa"/>
            <w:noWrap/>
            <w:vAlign w:val="center"/>
            <w:hideMark/>
            <w:tcPrChange w:id="584" w:author="Geetali Baruah" w:date="2020-12-28T22:13:00Z">
              <w:tcPr>
                <w:tcW w:w="4590" w:type="dxa"/>
                <w:noWrap/>
                <w:hideMark/>
              </w:tcPr>
            </w:tcPrChange>
          </w:tcPr>
          <w:p w14:paraId="04927C3D"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 xml:space="preserve"> Mercantile</w:t>
            </w:r>
          </w:p>
        </w:tc>
        <w:tc>
          <w:tcPr>
            <w:tcW w:w="2520" w:type="dxa"/>
            <w:noWrap/>
            <w:vAlign w:val="center"/>
            <w:hideMark/>
            <w:tcPrChange w:id="585" w:author="Geetali Baruah" w:date="2020-12-28T22:13:00Z">
              <w:tcPr>
                <w:tcW w:w="1551" w:type="dxa"/>
                <w:noWrap/>
                <w:hideMark/>
              </w:tcPr>
            </w:tcPrChange>
          </w:tcPr>
          <w:p w14:paraId="02B4ECE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68</w:t>
            </w:r>
          </w:p>
        </w:tc>
      </w:tr>
      <w:tr w:rsidR="00F11734" w:rsidRPr="008339DA" w14:paraId="10F85E76" w14:textId="77777777" w:rsidTr="002A7EF0">
        <w:tblPrEx>
          <w:tblPrExChange w:id="58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58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88" w:author="Geetali Baruah" w:date="2020-12-28T22:13:00Z">
              <w:tcPr>
                <w:tcW w:w="871" w:type="dxa"/>
                <w:noWrap/>
                <w:hideMark/>
              </w:tcPr>
            </w:tcPrChange>
          </w:tcPr>
          <w:p w14:paraId="71A2E94C"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55</w:t>
            </w:r>
          </w:p>
        </w:tc>
        <w:tc>
          <w:tcPr>
            <w:tcW w:w="2430" w:type="dxa"/>
            <w:noWrap/>
            <w:vAlign w:val="center"/>
            <w:hideMark/>
            <w:tcPrChange w:id="589" w:author="Geetali Baruah" w:date="2020-12-28T22:13:00Z">
              <w:tcPr>
                <w:tcW w:w="3174" w:type="dxa"/>
                <w:noWrap/>
                <w:hideMark/>
              </w:tcPr>
            </w:tcPrChange>
          </w:tcPr>
          <w:p w14:paraId="11DCF5E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590" w:author="Geetali Baruah" w:date="2020-12-28T22:13:00Z">
              <w:tcPr>
                <w:tcW w:w="4590" w:type="dxa"/>
                <w:noWrap/>
                <w:hideMark/>
              </w:tcPr>
            </w:tcPrChange>
          </w:tcPr>
          <w:p w14:paraId="64D385E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Auditorium</w:t>
            </w:r>
          </w:p>
        </w:tc>
        <w:tc>
          <w:tcPr>
            <w:tcW w:w="2520" w:type="dxa"/>
            <w:noWrap/>
            <w:vAlign w:val="center"/>
            <w:hideMark/>
            <w:tcPrChange w:id="591" w:author="Geetali Baruah" w:date="2020-12-28T22:13:00Z">
              <w:tcPr>
                <w:tcW w:w="1551" w:type="dxa"/>
                <w:noWrap/>
                <w:hideMark/>
              </w:tcPr>
            </w:tcPrChange>
          </w:tcPr>
          <w:p w14:paraId="21C4AB9D"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120</w:t>
            </w:r>
          </w:p>
        </w:tc>
      </w:tr>
      <w:tr w:rsidR="00F11734" w:rsidRPr="008339DA" w14:paraId="396A472F" w14:textId="77777777" w:rsidTr="002A7EF0">
        <w:tblPrEx>
          <w:tblPrExChange w:id="592" w:author="Geetali Baruah" w:date="2020-12-28T22:13:00Z">
            <w:tblPrEx>
              <w:jc w:val="left"/>
            </w:tblPrEx>
          </w:tblPrExChange>
        </w:tblPrEx>
        <w:trPr>
          <w:trHeight w:val="300"/>
          <w:trPrChange w:id="59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594" w:author="Geetali Baruah" w:date="2020-12-28T22:13:00Z">
              <w:tcPr>
                <w:tcW w:w="871" w:type="dxa"/>
                <w:noWrap/>
                <w:hideMark/>
              </w:tcPr>
            </w:tcPrChange>
          </w:tcPr>
          <w:p w14:paraId="234C7FBA" w14:textId="77777777" w:rsidR="00F11734" w:rsidRPr="008339DA" w:rsidRDefault="00F11734" w:rsidP="00A752EE">
            <w:pPr>
              <w:rPr>
                <w:rFonts w:cstheme="minorHAnsi"/>
              </w:rPr>
            </w:pPr>
            <w:r w:rsidRPr="008339DA">
              <w:rPr>
                <w:rFonts w:cstheme="minorHAnsi"/>
              </w:rPr>
              <w:t>56</w:t>
            </w:r>
          </w:p>
        </w:tc>
        <w:tc>
          <w:tcPr>
            <w:tcW w:w="2430" w:type="dxa"/>
            <w:noWrap/>
            <w:vAlign w:val="center"/>
            <w:hideMark/>
            <w:tcPrChange w:id="595" w:author="Geetali Baruah" w:date="2020-12-28T22:13:00Z">
              <w:tcPr>
                <w:tcW w:w="3174" w:type="dxa"/>
                <w:noWrap/>
                <w:hideMark/>
              </w:tcPr>
            </w:tcPrChange>
          </w:tcPr>
          <w:p w14:paraId="48CCD88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596" w:author="Geetali Baruah" w:date="2020-12-28T22:13:00Z">
              <w:tcPr>
                <w:tcW w:w="4590" w:type="dxa"/>
                <w:noWrap/>
                <w:hideMark/>
              </w:tcPr>
            </w:tcPrChange>
          </w:tcPr>
          <w:p w14:paraId="759B008A"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Banquet Hall</w:t>
            </w:r>
          </w:p>
        </w:tc>
        <w:tc>
          <w:tcPr>
            <w:tcW w:w="2520" w:type="dxa"/>
            <w:noWrap/>
            <w:vAlign w:val="center"/>
            <w:hideMark/>
            <w:tcPrChange w:id="597" w:author="Geetali Baruah" w:date="2020-12-28T22:13:00Z">
              <w:tcPr>
                <w:tcW w:w="1551" w:type="dxa"/>
                <w:noWrap/>
                <w:hideMark/>
              </w:tcPr>
            </w:tcPrChange>
          </w:tcPr>
          <w:p w14:paraId="56709E00"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121</w:t>
            </w:r>
          </w:p>
        </w:tc>
      </w:tr>
      <w:tr w:rsidR="00F11734" w:rsidRPr="008339DA" w14:paraId="3DE28FF4" w14:textId="77777777" w:rsidTr="002A7EF0">
        <w:tblPrEx>
          <w:tblPrExChange w:id="59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59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00" w:author="Geetali Baruah" w:date="2020-12-28T22:13:00Z">
              <w:tcPr>
                <w:tcW w:w="871" w:type="dxa"/>
                <w:noWrap/>
                <w:hideMark/>
              </w:tcPr>
            </w:tcPrChange>
          </w:tcPr>
          <w:p w14:paraId="3D39A01B"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57</w:t>
            </w:r>
          </w:p>
        </w:tc>
        <w:tc>
          <w:tcPr>
            <w:tcW w:w="2430" w:type="dxa"/>
            <w:noWrap/>
            <w:vAlign w:val="center"/>
            <w:hideMark/>
            <w:tcPrChange w:id="601" w:author="Geetali Baruah" w:date="2020-12-28T22:13:00Z">
              <w:tcPr>
                <w:tcW w:w="3174" w:type="dxa"/>
                <w:noWrap/>
                <w:hideMark/>
              </w:tcPr>
            </w:tcPrChange>
          </w:tcPr>
          <w:p w14:paraId="66BFF0F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02" w:author="Geetali Baruah" w:date="2020-12-28T22:13:00Z">
              <w:tcPr>
                <w:tcW w:w="4590" w:type="dxa"/>
                <w:noWrap/>
                <w:hideMark/>
              </w:tcPr>
            </w:tcPrChange>
          </w:tcPr>
          <w:p w14:paraId="6C8C26AB"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Cinema</w:t>
            </w:r>
          </w:p>
        </w:tc>
        <w:tc>
          <w:tcPr>
            <w:tcW w:w="2520" w:type="dxa"/>
            <w:noWrap/>
            <w:vAlign w:val="center"/>
            <w:hideMark/>
            <w:tcPrChange w:id="603" w:author="Geetali Baruah" w:date="2020-12-28T22:13:00Z">
              <w:tcPr>
                <w:tcW w:w="1551" w:type="dxa"/>
                <w:noWrap/>
                <w:hideMark/>
              </w:tcPr>
            </w:tcPrChange>
          </w:tcPr>
          <w:p w14:paraId="57B4606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122</w:t>
            </w:r>
          </w:p>
        </w:tc>
      </w:tr>
      <w:tr w:rsidR="00F11734" w:rsidRPr="008339DA" w14:paraId="2686E488" w14:textId="77777777" w:rsidTr="002A7EF0">
        <w:tblPrEx>
          <w:tblPrExChange w:id="604" w:author="Geetali Baruah" w:date="2020-12-28T22:13:00Z">
            <w:tblPrEx>
              <w:jc w:val="left"/>
            </w:tblPrEx>
          </w:tblPrExChange>
        </w:tblPrEx>
        <w:trPr>
          <w:trHeight w:val="300"/>
          <w:trPrChange w:id="60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06" w:author="Geetali Baruah" w:date="2020-12-28T22:13:00Z">
              <w:tcPr>
                <w:tcW w:w="871" w:type="dxa"/>
                <w:noWrap/>
                <w:hideMark/>
              </w:tcPr>
            </w:tcPrChange>
          </w:tcPr>
          <w:p w14:paraId="37B96340" w14:textId="77777777" w:rsidR="00F11734" w:rsidRPr="008339DA" w:rsidRDefault="00F11734" w:rsidP="00A752EE">
            <w:pPr>
              <w:rPr>
                <w:rFonts w:cstheme="minorHAnsi"/>
              </w:rPr>
            </w:pPr>
            <w:r w:rsidRPr="008339DA">
              <w:rPr>
                <w:rFonts w:cstheme="minorHAnsi"/>
              </w:rPr>
              <w:t>58</w:t>
            </w:r>
          </w:p>
        </w:tc>
        <w:tc>
          <w:tcPr>
            <w:tcW w:w="2430" w:type="dxa"/>
            <w:noWrap/>
            <w:vAlign w:val="center"/>
            <w:hideMark/>
            <w:tcPrChange w:id="607" w:author="Geetali Baruah" w:date="2020-12-28T22:13:00Z">
              <w:tcPr>
                <w:tcW w:w="3174" w:type="dxa"/>
                <w:noWrap/>
                <w:hideMark/>
              </w:tcPr>
            </w:tcPrChange>
          </w:tcPr>
          <w:p w14:paraId="5E215F6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08" w:author="Geetali Baruah" w:date="2020-12-28T22:13:00Z">
              <w:tcPr>
                <w:tcW w:w="4590" w:type="dxa"/>
                <w:noWrap/>
                <w:hideMark/>
              </w:tcPr>
            </w:tcPrChange>
          </w:tcPr>
          <w:p w14:paraId="41559B0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 xml:space="preserve"> Club</w:t>
            </w:r>
          </w:p>
        </w:tc>
        <w:tc>
          <w:tcPr>
            <w:tcW w:w="2520" w:type="dxa"/>
            <w:noWrap/>
            <w:vAlign w:val="center"/>
            <w:hideMark/>
            <w:tcPrChange w:id="609" w:author="Geetali Baruah" w:date="2020-12-28T22:13:00Z">
              <w:tcPr>
                <w:tcW w:w="1551" w:type="dxa"/>
                <w:noWrap/>
                <w:hideMark/>
              </w:tcPr>
            </w:tcPrChange>
          </w:tcPr>
          <w:p w14:paraId="0C29469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123</w:t>
            </w:r>
          </w:p>
        </w:tc>
      </w:tr>
      <w:tr w:rsidR="00F11734" w:rsidRPr="008339DA" w14:paraId="3FC78257" w14:textId="77777777" w:rsidTr="002A7EF0">
        <w:tblPrEx>
          <w:tblPrExChange w:id="61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61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12" w:author="Geetali Baruah" w:date="2020-12-28T22:13:00Z">
              <w:tcPr>
                <w:tcW w:w="871" w:type="dxa"/>
                <w:noWrap/>
                <w:hideMark/>
              </w:tcPr>
            </w:tcPrChange>
          </w:tcPr>
          <w:p w14:paraId="1FF9F3AD"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59</w:t>
            </w:r>
          </w:p>
        </w:tc>
        <w:tc>
          <w:tcPr>
            <w:tcW w:w="2430" w:type="dxa"/>
            <w:noWrap/>
            <w:vAlign w:val="center"/>
            <w:hideMark/>
            <w:tcPrChange w:id="613" w:author="Geetali Baruah" w:date="2020-12-28T22:13:00Z">
              <w:tcPr>
                <w:tcW w:w="3174" w:type="dxa"/>
                <w:noWrap/>
                <w:hideMark/>
              </w:tcPr>
            </w:tcPrChange>
          </w:tcPr>
          <w:p w14:paraId="5305E52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14" w:author="Geetali Baruah" w:date="2020-12-28T22:13:00Z">
              <w:tcPr>
                <w:tcW w:w="4590" w:type="dxa"/>
                <w:noWrap/>
                <w:hideMark/>
              </w:tcPr>
            </w:tcPrChange>
          </w:tcPr>
          <w:p w14:paraId="2434D09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music pavilions</w:t>
            </w:r>
          </w:p>
        </w:tc>
        <w:tc>
          <w:tcPr>
            <w:tcW w:w="2520" w:type="dxa"/>
            <w:noWrap/>
            <w:vAlign w:val="center"/>
            <w:hideMark/>
            <w:tcPrChange w:id="615" w:author="Geetali Baruah" w:date="2020-12-28T22:13:00Z">
              <w:tcPr>
                <w:tcW w:w="1551" w:type="dxa"/>
                <w:noWrap/>
                <w:hideMark/>
              </w:tcPr>
            </w:tcPrChange>
          </w:tcPr>
          <w:p w14:paraId="1932753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124</w:t>
            </w:r>
          </w:p>
        </w:tc>
      </w:tr>
      <w:tr w:rsidR="00F11734" w:rsidRPr="008339DA" w14:paraId="56443F8F" w14:textId="77777777" w:rsidTr="002A7EF0">
        <w:tblPrEx>
          <w:tblPrExChange w:id="616" w:author="Geetali Baruah" w:date="2020-12-28T22:13:00Z">
            <w:tblPrEx>
              <w:jc w:val="left"/>
            </w:tblPrEx>
          </w:tblPrExChange>
        </w:tblPrEx>
        <w:trPr>
          <w:trHeight w:val="300"/>
          <w:trPrChange w:id="61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18" w:author="Geetali Baruah" w:date="2020-12-28T22:13:00Z">
              <w:tcPr>
                <w:tcW w:w="871" w:type="dxa"/>
                <w:noWrap/>
                <w:hideMark/>
              </w:tcPr>
            </w:tcPrChange>
          </w:tcPr>
          <w:p w14:paraId="63E028C2" w14:textId="77777777" w:rsidR="00F11734" w:rsidRPr="008339DA" w:rsidRDefault="00F11734" w:rsidP="00A752EE">
            <w:pPr>
              <w:rPr>
                <w:rFonts w:cstheme="minorHAnsi"/>
              </w:rPr>
            </w:pPr>
            <w:r w:rsidRPr="008339DA">
              <w:rPr>
                <w:rFonts w:cstheme="minorHAnsi"/>
              </w:rPr>
              <w:t>60</w:t>
            </w:r>
          </w:p>
        </w:tc>
        <w:tc>
          <w:tcPr>
            <w:tcW w:w="2430" w:type="dxa"/>
            <w:noWrap/>
            <w:vAlign w:val="center"/>
            <w:hideMark/>
            <w:tcPrChange w:id="619" w:author="Geetali Baruah" w:date="2020-12-28T22:13:00Z">
              <w:tcPr>
                <w:tcW w:w="3174" w:type="dxa"/>
                <w:noWrap/>
                <w:hideMark/>
              </w:tcPr>
            </w:tcPrChange>
          </w:tcPr>
          <w:p w14:paraId="29887C8F"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20" w:author="Geetali Baruah" w:date="2020-12-28T22:13:00Z">
              <w:tcPr>
                <w:tcW w:w="4590" w:type="dxa"/>
                <w:noWrap/>
                <w:hideMark/>
              </w:tcPr>
            </w:tcPrChange>
          </w:tcPr>
          <w:p w14:paraId="741F4AD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Community Hall</w:t>
            </w:r>
          </w:p>
        </w:tc>
        <w:tc>
          <w:tcPr>
            <w:tcW w:w="2520" w:type="dxa"/>
            <w:noWrap/>
            <w:vAlign w:val="center"/>
            <w:hideMark/>
            <w:tcPrChange w:id="621" w:author="Geetali Baruah" w:date="2020-12-28T22:13:00Z">
              <w:tcPr>
                <w:tcW w:w="1551" w:type="dxa"/>
                <w:noWrap/>
                <w:hideMark/>
              </w:tcPr>
            </w:tcPrChange>
          </w:tcPr>
          <w:p w14:paraId="6F882D7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125</w:t>
            </w:r>
          </w:p>
        </w:tc>
      </w:tr>
      <w:tr w:rsidR="00F11734" w:rsidRPr="008339DA" w14:paraId="351B1B67" w14:textId="77777777" w:rsidTr="002A7EF0">
        <w:tblPrEx>
          <w:tblPrExChange w:id="62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62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24" w:author="Geetali Baruah" w:date="2020-12-28T22:13:00Z">
              <w:tcPr>
                <w:tcW w:w="871" w:type="dxa"/>
                <w:noWrap/>
                <w:hideMark/>
              </w:tcPr>
            </w:tcPrChange>
          </w:tcPr>
          <w:p w14:paraId="1347465D"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61</w:t>
            </w:r>
          </w:p>
        </w:tc>
        <w:tc>
          <w:tcPr>
            <w:tcW w:w="2430" w:type="dxa"/>
            <w:noWrap/>
            <w:vAlign w:val="center"/>
            <w:hideMark/>
            <w:tcPrChange w:id="625" w:author="Geetali Baruah" w:date="2020-12-28T22:13:00Z">
              <w:tcPr>
                <w:tcW w:w="3174" w:type="dxa"/>
                <w:noWrap/>
                <w:hideMark/>
              </w:tcPr>
            </w:tcPrChange>
          </w:tcPr>
          <w:p w14:paraId="3063297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26" w:author="Geetali Baruah" w:date="2020-12-28T22:13:00Z">
              <w:tcPr>
                <w:tcW w:w="4590" w:type="dxa"/>
                <w:noWrap/>
                <w:hideMark/>
              </w:tcPr>
            </w:tcPrChange>
          </w:tcPr>
          <w:p w14:paraId="673A7F3D"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 xml:space="preserve"> Orphanage</w:t>
            </w:r>
          </w:p>
        </w:tc>
        <w:tc>
          <w:tcPr>
            <w:tcW w:w="2520" w:type="dxa"/>
            <w:noWrap/>
            <w:vAlign w:val="center"/>
            <w:hideMark/>
            <w:tcPrChange w:id="627" w:author="Geetali Baruah" w:date="2020-12-28T22:13:00Z">
              <w:tcPr>
                <w:tcW w:w="1551" w:type="dxa"/>
                <w:noWrap/>
                <w:hideMark/>
              </w:tcPr>
            </w:tcPrChange>
          </w:tcPr>
          <w:p w14:paraId="4A302C2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126</w:t>
            </w:r>
          </w:p>
        </w:tc>
      </w:tr>
      <w:tr w:rsidR="00F11734" w:rsidRPr="008339DA" w14:paraId="3BB08DA7" w14:textId="77777777" w:rsidTr="002A7EF0">
        <w:tblPrEx>
          <w:tblPrExChange w:id="628" w:author="Geetali Baruah" w:date="2020-12-28T22:13:00Z">
            <w:tblPrEx>
              <w:jc w:val="left"/>
            </w:tblPrEx>
          </w:tblPrExChange>
        </w:tblPrEx>
        <w:trPr>
          <w:trHeight w:val="300"/>
          <w:trPrChange w:id="62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30" w:author="Geetali Baruah" w:date="2020-12-28T22:13:00Z">
              <w:tcPr>
                <w:tcW w:w="871" w:type="dxa"/>
                <w:noWrap/>
                <w:hideMark/>
              </w:tcPr>
            </w:tcPrChange>
          </w:tcPr>
          <w:p w14:paraId="6BF71795" w14:textId="77777777" w:rsidR="00F11734" w:rsidRPr="008339DA" w:rsidRDefault="00F11734" w:rsidP="00A752EE">
            <w:pPr>
              <w:rPr>
                <w:rFonts w:cstheme="minorHAnsi"/>
              </w:rPr>
            </w:pPr>
            <w:r w:rsidRPr="008339DA">
              <w:rPr>
                <w:rFonts w:cstheme="minorHAnsi"/>
              </w:rPr>
              <w:t>62</w:t>
            </w:r>
          </w:p>
        </w:tc>
        <w:tc>
          <w:tcPr>
            <w:tcW w:w="2430" w:type="dxa"/>
            <w:noWrap/>
            <w:vAlign w:val="center"/>
            <w:hideMark/>
            <w:tcPrChange w:id="631" w:author="Geetali Baruah" w:date="2020-12-28T22:13:00Z">
              <w:tcPr>
                <w:tcW w:w="3174" w:type="dxa"/>
                <w:noWrap/>
                <w:hideMark/>
              </w:tcPr>
            </w:tcPrChange>
          </w:tcPr>
          <w:p w14:paraId="01508ED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32" w:author="Geetali Baruah" w:date="2020-12-28T22:13:00Z">
              <w:tcPr>
                <w:tcW w:w="4590" w:type="dxa"/>
                <w:noWrap/>
                <w:hideMark/>
              </w:tcPr>
            </w:tcPrChange>
          </w:tcPr>
          <w:p w14:paraId="0A8399C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Old Age Home</w:t>
            </w:r>
          </w:p>
        </w:tc>
        <w:tc>
          <w:tcPr>
            <w:tcW w:w="2520" w:type="dxa"/>
            <w:noWrap/>
            <w:vAlign w:val="center"/>
            <w:hideMark/>
            <w:tcPrChange w:id="633" w:author="Geetali Baruah" w:date="2020-12-28T22:13:00Z">
              <w:tcPr>
                <w:tcW w:w="1551" w:type="dxa"/>
                <w:noWrap/>
                <w:hideMark/>
              </w:tcPr>
            </w:tcPrChange>
          </w:tcPr>
          <w:p w14:paraId="75AE52EF"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127</w:t>
            </w:r>
          </w:p>
        </w:tc>
      </w:tr>
      <w:tr w:rsidR="00F11734" w:rsidRPr="008339DA" w14:paraId="62A9EE64" w14:textId="77777777" w:rsidTr="002A7EF0">
        <w:tblPrEx>
          <w:tblPrExChange w:id="63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63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36" w:author="Geetali Baruah" w:date="2020-12-28T22:13:00Z">
              <w:tcPr>
                <w:tcW w:w="871" w:type="dxa"/>
                <w:noWrap/>
                <w:hideMark/>
              </w:tcPr>
            </w:tcPrChange>
          </w:tcPr>
          <w:p w14:paraId="7F371469"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63</w:t>
            </w:r>
          </w:p>
        </w:tc>
        <w:tc>
          <w:tcPr>
            <w:tcW w:w="2430" w:type="dxa"/>
            <w:noWrap/>
            <w:vAlign w:val="center"/>
            <w:hideMark/>
            <w:tcPrChange w:id="637" w:author="Geetali Baruah" w:date="2020-12-28T22:13:00Z">
              <w:tcPr>
                <w:tcW w:w="3174" w:type="dxa"/>
                <w:noWrap/>
                <w:hideMark/>
              </w:tcPr>
            </w:tcPrChange>
          </w:tcPr>
          <w:p w14:paraId="7F16EAB0"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38" w:author="Geetali Baruah" w:date="2020-12-28T22:13:00Z">
              <w:tcPr>
                <w:tcW w:w="4590" w:type="dxa"/>
                <w:noWrap/>
                <w:hideMark/>
              </w:tcPr>
            </w:tcPrChange>
          </w:tcPr>
          <w:p w14:paraId="2D366D8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Science Centre/Museum</w:t>
            </w:r>
          </w:p>
        </w:tc>
        <w:tc>
          <w:tcPr>
            <w:tcW w:w="2520" w:type="dxa"/>
            <w:noWrap/>
            <w:vAlign w:val="center"/>
            <w:hideMark/>
            <w:tcPrChange w:id="639" w:author="Geetali Baruah" w:date="2020-12-28T22:13:00Z">
              <w:tcPr>
                <w:tcW w:w="1551" w:type="dxa"/>
                <w:noWrap/>
                <w:hideMark/>
              </w:tcPr>
            </w:tcPrChange>
          </w:tcPr>
          <w:p w14:paraId="1C14BD2B"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128</w:t>
            </w:r>
          </w:p>
        </w:tc>
      </w:tr>
      <w:tr w:rsidR="00F11734" w:rsidRPr="008339DA" w14:paraId="3A12C2D3" w14:textId="77777777" w:rsidTr="002A7EF0">
        <w:tblPrEx>
          <w:tblPrExChange w:id="640" w:author="Geetali Baruah" w:date="2020-12-28T22:13:00Z">
            <w:tblPrEx>
              <w:jc w:val="left"/>
            </w:tblPrEx>
          </w:tblPrExChange>
        </w:tblPrEx>
        <w:trPr>
          <w:trHeight w:val="300"/>
          <w:trPrChange w:id="64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42" w:author="Geetali Baruah" w:date="2020-12-28T22:13:00Z">
              <w:tcPr>
                <w:tcW w:w="871" w:type="dxa"/>
                <w:noWrap/>
                <w:hideMark/>
              </w:tcPr>
            </w:tcPrChange>
          </w:tcPr>
          <w:p w14:paraId="2C2B4F04" w14:textId="77777777" w:rsidR="00F11734" w:rsidRPr="008339DA" w:rsidRDefault="00F11734" w:rsidP="00A752EE">
            <w:pPr>
              <w:rPr>
                <w:rFonts w:cstheme="minorHAnsi"/>
              </w:rPr>
            </w:pPr>
            <w:r w:rsidRPr="008339DA">
              <w:rPr>
                <w:rFonts w:cstheme="minorHAnsi"/>
              </w:rPr>
              <w:t>64</w:t>
            </w:r>
          </w:p>
        </w:tc>
        <w:tc>
          <w:tcPr>
            <w:tcW w:w="2430" w:type="dxa"/>
            <w:noWrap/>
            <w:vAlign w:val="center"/>
            <w:hideMark/>
            <w:tcPrChange w:id="643" w:author="Geetali Baruah" w:date="2020-12-28T22:13:00Z">
              <w:tcPr>
                <w:tcW w:w="3174" w:type="dxa"/>
                <w:noWrap/>
                <w:hideMark/>
              </w:tcPr>
            </w:tcPrChange>
          </w:tcPr>
          <w:p w14:paraId="14831A6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44" w:author="Geetali Baruah" w:date="2020-12-28T22:13:00Z">
              <w:tcPr>
                <w:tcW w:w="4590" w:type="dxa"/>
                <w:noWrap/>
                <w:hideMark/>
              </w:tcPr>
            </w:tcPrChange>
          </w:tcPr>
          <w:p w14:paraId="0497D17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Conference Hall</w:t>
            </w:r>
          </w:p>
        </w:tc>
        <w:tc>
          <w:tcPr>
            <w:tcW w:w="2520" w:type="dxa"/>
            <w:noWrap/>
            <w:vAlign w:val="center"/>
            <w:hideMark/>
            <w:tcPrChange w:id="645" w:author="Geetali Baruah" w:date="2020-12-28T22:13:00Z">
              <w:tcPr>
                <w:tcW w:w="1551" w:type="dxa"/>
                <w:noWrap/>
                <w:hideMark/>
              </w:tcPr>
            </w:tcPrChange>
          </w:tcPr>
          <w:p w14:paraId="4F4C382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129</w:t>
            </w:r>
          </w:p>
        </w:tc>
      </w:tr>
      <w:tr w:rsidR="00F11734" w:rsidRPr="008339DA" w14:paraId="2E7BD1C8" w14:textId="77777777" w:rsidTr="002A7EF0">
        <w:tblPrEx>
          <w:tblPrExChange w:id="64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64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48" w:author="Geetali Baruah" w:date="2020-12-28T22:13:00Z">
              <w:tcPr>
                <w:tcW w:w="871" w:type="dxa"/>
                <w:noWrap/>
                <w:hideMark/>
              </w:tcPr>
            </w:tcPrChange>
          </w:tcPr>
          <w:p w14:paraId="7CC8FB41"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65</w:t>
            </w:r>
          </w:p>
        </w:tc>
        <w:tc>
          <w:tcPr>
            <w:tcW w:w="2430" w:type="dxa"/>
            <w:noWrap/>
            <w:vAlign w:val="center"/>
            <w:hideMark/>
            <w:tcPrChange w:id="649" w:author="Geetali Baruah" w:date="2020-12-28T22:13:00Z">
              <w:tcPr>
                <w:tcW w:w="3174" w:type="dxa"/>
                <w:noWrap/>
                <w:hideMark/>
              </w:tcPr>
            </w:tcPrChange>
          </w:tcPr>
          <w:p w14:paraId="455BEE50"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50" w:author="Geetali Baruah" w:date="2020-12-28T22:13:00Z">
              <w:tcPr>
                <w:tcW w:w="4590" w:type="dxa"/>
                <w:noWrap/>
                <w:hideMark/>
              </w:tcPr>
            </w:tcPrChange>
          </w:tcPr>
          <w:p w14:paraId="72D25D15"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Convention Hall</w:t>
            </w:r>
          </w:p>
        </w:tc>
        <w:tc>
          <w:tcPr>
            <w:tcW w:w="2520" w:type="dxa"/>
            <w:noWrap/>
            <w:vAlign w:val="center"/>
            <w:hideMark/>
            <w:tcPrChange w:id="651" w:author="Geetali Baruah" w:date="2020-12-28T22:13:00Z">
              <w:tcPr>
                <w:tcW w:w="1551" w:type="dxa"/>
                <w:noWrap/>
                <w:hideMark/>
              </w:tcPr>
            </w:tcPrChange>
          </w:tcPr>
          <w:p w14:paraId="0B49EFA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130</w:t>
            </w:r>
          </w:p>
        </w:tc>
      </w:tr>
      <w:tr w:rsidR="00F11734" w:rsidRPr="008339DA" w14:paraId="03723290" w14:textId="77777777" w:rsidTr="002A7EF0">
        <w:tblPrEx>
          <w:tblPrExChange w:id="652" w:author="Geetali Baruah" w:date="2020-12-28T22:13:00Z">
            <w:tblPrEx>
              <w:jc w:val="left"/>
            </w:tblPrEx>
          </w:tblPrExChange>
        </w:tblPrEx>
        <w:trPr>
          <w:trHeight w:val="300"/>
          <w:trPrChange w:id="65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54" w:author="Geetali Baruah" w:date="2020-12-28T22:13:00Z">
              <w:tcPr>
                <w:tcW w:w="871" w:type="dxa"/>
                <w:noWrap/>
                <w:hideMark/>
              </w:tcPr>
            </w:tcPrChange>
          </w:tcPr>
          <w:p w14:paraId="5F2B9FA6" w14:textId="77777777" w:rsidR="00F11734" w:rsidRPr="008339DA" w:rsidRDefault="00F11734" w:rsidP="00A752EE">
            <w:pPr>
              <w:rPr>
                <w:rFonts w:cstheme="minorHAnsi"/>
              </w:rPr>
            </w:pPr>
            <w:r w:rsidRPr="008339DA">
              <w:rPr>
                <w:rFonts w:cstheme="minorHAnsi"/>
              </w:rPr>
              <w:t>66</w:t>
            </w:r>
          </w:p>
        </w:tc>
        <w:tc>
          <w:tcPr>
            <w:tcW w:w="2430" w:type="dxa"/>
            <w:noWrap/>
            <w:vAlign w:val="center"/>
            <w:hideMark/>
            <w:tcPrChange w:id="655" w:author="Geetali Baruah" w:date="2020-12-28T22:13:00Z">
              <w:tcPr>
                <w:tcW w:w="3174" w:type="dxa"/>
                <w:noWrap/>
                <w:hideMark/>
              </w:tcPr>
            </w:tcPrChange>
          </w:tcPr>
          <w:p w14:paraId="279893C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56" w:author="Geetali Baruah" w:date="2020-12-28T22:13:00Z">
              <w:tcPr>
                <w:tcW w:w="4590" w:type="dxa"/>
                <w:noWrap/>
                <w:hideMark/>
              </w:tcPr>
            </w:tcPrChange>
          </w:tcPr>
          <w:p w14:paraId="2369DF0F"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sculpture complex</w:t>
            </w:r>
          </w:p>
        </w:tc>
        <w:tc>
          <w:tcPr>
            <w:tcW w:w="2520" w:type="dxa"/>
            <w:noWrap/>
            <w:vAlign w:val="center"/>
            <w:hideMark/>
            <w:tcPrChange w:id="657" w:author="Geetali Baruah" w:date="2020-12-28T22:13:00Z">
              <w:tcPr>
                <w:tcW w:w="1551" w:type="dxa"/>
                <w:noWrap/>
                <w:hideMark/>
              </w:tcPr>
            </w:tcPrChange>
          </w:tcPr>
          <w:p w14:paraId="2F9F0AE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131</w:t>
            </w:r>
          </w:p>
        </w:tc>
      </w:tr>
      <w:tr w:rsidR="00F11734" w:rsidRPr="008339DA" w14:paraId="38FCC7A4" w14:textId="77777777" w:rsidTr="002A7EF0">
        <w:tblPrEx>
          <w:tblPrExChange w:id="65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65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60" w:author="Geetali Baruah" w:date="2020-12-28T22:13:00Z">
              <w:tcPr>
                <w:tcW w:w="871" w:type="dxa"/>
                <w:noWrap/>
                <w:hideMark/>
              </w:tcPr>
            </w:tcPrChange>
          </w:tcPr>
          <w:p w14:paraId="4F0A6E57"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67</w:t>
            </w:r>
          </w:p>
        </w:tc>
        <w:tc>
          <w:tcPr>
            <w:tcW w:w="2430" w:type="dxa"/>
            <w:noWrap/>
            <w:vAlign w:val="center"/>
            <w:hideMark/>
            <w:tcPrChange w:id="661" w:author="Geetali Baruah" w:date="2020-12-28T22:13:00Z">
              <w:tcPr>
                <w:tcW w:w="3174" w:type="dxa"/>
                <w:noWrap/>
                <w:hideMark/>
              </w:tcPr>
            </w:tcPrChange>
          </w:tcPr>
          <w:p w14:paraId="5E37EA0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62" w:author="Geetali Baruah" w:date="2020-12-28T22:13:00Z">
              <w:tcPr>
                <w:tcW w:w="4590" w:type="dxa"/>
                <w:noWrap/>
                <w:hideMark/>
              </w:tcPr>
            </w:tcPrChange>
          </w:tcPr>
          <w:p w14:paraId="2218FF8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Cultural Complex</w:t>
            </w:r>
          </w:p>
        </w:tc>
        <w:tc>
          <w:tcPr>
            <w:tcW w:w="2520" w:type="dxa"/>
            <w:noWrap/>
            <w:vAlign w:val="center"/>
            <w:hideMark/>
            <w:tcPrChange w:id="663" w:author="Geetali Baruah" w:date="2020-12-28T22:13:00Z">
              <w:tcPr>
                <w:tcW w:w="1551" w:type="dxa"/>
                <w:noWrap/>
                <w:hideMark/>
              </w:tcPr>
            </w:tcPrChange>
          </w:tcPr>
          <w:p w14:paraId="340EDB3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132</w:t>
            </w:r>
          </w:p>
        </w:tc>
      </w:tr>
      <w:tr w:rsidR="00F11734" w:rsidRPr="008339DA" w14:paraId="3D771671" w14:textId="77777777" w:rsidTr="002A7EF0">
        <w:tblPrEx>
          <w:tblPrExChange w:id="664" w:author="Geetali Baruah" w:date="2020-12-28T22:13:00Z">
            <w:tblPrEx>
              <w:jc w:val="left"/>
            </w:tblPrEx>
          </w:tblPrExChange>
        </w:tblPrEx>
        <w:trPr>
          <w:trHeight w:val="300"/>
          <w:trPrChange w:id="66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66" w:author="Geetali Baruah" w:date="2020-12-28T22:13:00Z">
              <w:tcPr>
                <w:tcW w:w="871" w:type="dxa"/>
                <w:noWrap/>
                <w:hideMark/>
              </w:tcPr>
            </w:tcPrChange>
          </w:tcPr>
          <w:p w14:paraId="54839F51" w14:textId="77777777" w:rsidR="00F11734" w:rsidRPr="008339DA" w:rsidRDefault="00F11734" w:rsidP="00A752EE">
            <w:pPr>
              <w:rPr>
                <w:rFonts w:cstheme="minorHAnsi"/>
              </w:rPr>
            </w:pPr>
            <w:r w:rsidRPr="008339DA">
              <w:rPr>
                <w:rFonts w:cstheme="minorHAnsi"/>
              </w:rPr>
              <w:t>68</w:t>
            </w:r>
          </w:p>
        </w:tc>
        <w:tc>
          <w:tcPr>
            <w:tcW w:w="2430" w:type="dxa"/>
            <w:noWrap/>
            <w:vAlign w:val="center"/>
            <w:hideMark/>
            <w:tcPrChange w:id="667" w:author="Geetali Baruah" w:date="2020-12-28T22:13:00Z">
              <w:tcPr>
                <w:tcW w:w="3174" w:type="dxa"/>
                <w:noWrap/>
                <w:hideMark/>
              </w:tcPr>
            </w:tcPrChange>
          </w:tcPr>
          <w:p w14:paraId="5883BDD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68" w:author="Geetali Baruah" w:date="2020-12-28T22:13:00Z">
              <w:tcPr>
                <w:tcW w:w="4590" w:type="dxa"/>
                <w:noWrap/>
                <w:hideMark/>
              </w:tcPr>
            </w:tcPrChange>
          </w:tcPr>
          <w:p w14:paraId="5117C68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Exhibition Center</w:t>
            </w:r>
          </w:p>
        </w:tc>
        <w:tc>
          <w:tcPr>
            <w:tcW w:w="2520" w:type="dxa"/>
            <w:noWrap/>
            <w:vAlign w:val="center"/>
            <w:hideMark/>
            <w:tcPrChange w:id="669" w:author="Geetali Baruah" w:date="2020-12-28T22:13:00Z">
              <w:tcPr>
                <w:tcW w:w="1551" w:type="dxa"/>
                <w:noWrap/>
                <w:hideMark/>
              </w:tcPr>
            </w:tcPrChange>
          </w:tcPr>
          <w:p w14:paraId="182779C4"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133</w:t>
            </w:r>
          </w:p>
        </w:tc>
      </w:tr>
      <w:tr w:rsidR="00F11734" w:rsidRPr="008339DA" w14:paraId="4B2A3588" w14:textId="77777777" w:rsidTr="002A7EF0">
        <w:tblPrEx>
          <w:tblPrExChange w:id="67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67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72" w:author="Geetali Baruah" w:date="2020-12-28T22:13:00Z">
              <w:tcPr>
                <w:tcW w:w="871" w:type="dxa"/>
                <w:noWrap/>
                <w:hideMark/>
              </w:tcPr>
            </w:tcPrChange>
          </w:tcPr>
          <w:p w14:paraId="1CA4B668"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69</w:t>
            </w:r>
          </w:p>
        </w:tc>
        <w:tc>
          <w:tcPr>
            <w:tcW w:w="2430" w:type="dxa"/>
            <w:noWrap/>
            <w:vAlign w:val="center"/>
            <w:hideMark/>
            <w:tcPrChange w:id="673" w:author="Geetali Baruah" w:date="2020-12-28T22:13:00Z">
              <w:tcPr>
                <w:tcW w:w="3174" w:type="dxa"/>
                <w:noWrap/>
                <w:hideMark/>
              </w:tcPr>
            </w:tcPrChange>
          </w:tcPr>
          <w:p w14:paraId="75F686F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74" w:author="Geetali Baruah" w:date="2020-12-28T22:13:00Z">
              <w:tcPr>
                <w:tcW w:w="4590" w:type="dxa"/>
                <w:noWrap/>
                <w:hideMark/>
              </w:tcPr>
            </w:tcPrChange>
          </w:tcPr>
          <w:p w14:paraId="0DA409F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Gymnasia</w:t>
            </w:r>
          </w:p>
        </w:tc>
        <w:tc>
          <w:tcPr>
            <w:tcW w:w="2520" w:type="dxa"/>
            <w:noWrap/>
            <w:vAlign w:val="center"/>
            <w:hideMark/>
            <w:tcPrChange w:id="675" w:author="Geetali Baruah" w:date="2020-12-28T22:13:00Z">
              <w:tcPr>
                <w:tcW w:w="1551" w:type="dxa"/>
                <w:noWrap/>
                <w:hideMark/>
              </w:tcPr>
            </w:tcPrChange>
          </w:tcPr>
          <w:p w14:paraId="691E518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134</w:t>
            </w:r>
          </w:p>
        </w:tc>
      </w:tr>
      <w:tr w:rsidR="00F11734" w:rsidRPr="008339DA" w14:paraId="25A7D992" w14:textId="77777777" w:rsidTr="002A7EF0">
        <w:tblPrEx>
          <w:tblPrExChange w:id="676" w:author="Geetali Baruah" w:date="2020-12-28T22:13:00Z">
            <w:tblPrEx>
              <w:jc w:val="left"/>
            </w:tblPrEx>
          </w:tblPrExChange>
        </w:tblPrEx>
        <w:trPr>
          <w:trHeight w:val="300"/>
          <w:trPrChange w:id="67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78" w:author="Geetali Baruah" w:date="2020-12-28T22:13:00Z">
              <w:tcPr>
                <w:tcW w:w="871" w:type="dxa"/>
                <w:noWrap/>
                <w:hideMark/>
              </w:tcPr>
            </w:tcPrChange>
          </w:tcPr>
          <w:p w14:paraId="2D54708F" w14:textId="77777777" w:rsidR="00F11734" w:rsidRPr="008339DA" w:rsidRDefault="00F11734" w:rsidP="00A752EE">
            <w:pPr>
              <w:rPr>
                <w:rFonts w:cstheme="minorHAnsi"/>
              </w:rPr>
            </w:pPr>
            <w:r w:rsidRPr="008339DA">
              <w:rPr>
                <w:rFonts w:cstheme="minorHAnsi"/>
              </w:rPr>
              <w:t>70</w:t>
            </w:r>
          </w:p>
        </w:tc>
        <w:tc>
          <w:tcPr>
            <w:tcW w:w="2430" w:type="dxa"/>
            <w:noWrap/>
            <w:vAlign w:val="center"/>
            <w:hideMark/>
            <w:tcPrChange w:id="679" w:author="Geetali Baruah" w:date="2020-12-28T22:13:00Z">
              <w:tcPr>
                <w:tcW w:w="3174" w:type="dxa"/>
                <w:noWrap/>
                <w:hideMark/>
              </w:tcPr>
            </w:tcPrChange>
          </w:tcPr>
          <w:p w14:paraId="1B6EE2B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80" w:author="Geetali Baruah" w:date="2020-12-28T22:13:00Z">
              <w:tcPr>
                <w:tcW w:w="4590" w:type="dxa"/>
                <w:noWrap/>
                <w:hideMark/>
              </w:tcPr>
            </w:tcPrChange>
          </w:tcPr>
          <w:p w14:paraId="07FD166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Marriage Hall/</w:t>
            </w:r>
            <w:proofErr w:type="spellStart"/>
            <w:r w:rsidRPr="008339DA">
              <w:rPr>
                <w:rFonts w:cstheme="minorHAnsi"/>
              </w:rPr>
              <w:t>Kalyan</w:t>
            </w:r>
            <w:proofErr w:type="spellEnd"/>
            <w:r w:rsidRPr="008339DA">
              <w:rPr>
                <w:rFonts w:cstheme="minorHAnsi"/>
              </w:rPr>
              <w:t xml:space="preserve"> </w:t>
            </w:r>
            <w:proofErr w:type="spellStart"/>
            <w:r w:rsidRPr="008339DA">
              <w:rPr>
                <w:rFonts w:cstheme="minorHAnsi"/>
              </w:rPr>
              <w:t>Mandap</w:t>
            </w:r>
            <w:proofErr w:type="spellEnd"/>
          </w:p>
        </w:tc>
        <w:tc>
          <w:tcPr>
            <w:tcW w:w="2520" w:type="dxa"/>
            <w:noWrap/>
            <w:vAlign w:val="center"/>
            <w:hideMark/>
            <w:tcPrChange w:id="681" w:author="Geetali Baruah" w:date="2020-12-28T22:13:00Z">
              <w:tcPr>
                <w:tcW w:w="1551" w:type="dxa"/>
                <w:noWrap/>
                <w:hideMark/>
              </w:tcPr>
            </w:tcPrChange>
          </w:tcPr>
          <w:p w14:paraId="13510134"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135</w:t>
            </w:r>
          </w:p>
        </w:tc>
      </w:tr>
      <w:tr w:rsidR="00F11734" w:rsidRPr="008339DA" w14:paraId="2D28CD46" w14:textId="77777777" w:rsidTr="002A7EF0">
        <w:tblPrEx>
          <w:tblPrExChange w:id="68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68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84" w:author="Geetali Baruah" w:date="2020-12-28T22:13:00Z">
              <w:tcPr>
                <w:tcW w:w="871" w:type="dxa"/>
                <w:noWrap/>
                <w:hideMark/>
              </w:tcPr>
            </w:tcPrChange>
          </w:tcPr>
          <w:p w14:paraId="335279ED"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71</w:t>
            </w:r>
          </w:p>
        </w:tc>
        <w:tc>
          <w:tcPr>
            <w:tcW w:w="2430" w:type="dxa"/>
            <w:noWrap/>
            <w:vAlign w:val="center"/>
            <w:hideMark/>
            <w:tcPrChange w:id="685" w:author="Geetali Baruah" w:date="2020-12-28T22:13:00Z">
              <w:tcPr>
                <w:tcW w:w="3174" w:type="dxa"/>
                <w:noWrap/>
                <w:hideMark/>
              </w:tcPr>
            </w:tcPrChange>
          </w:tcPr>
          <w:p w14:paraId="7E1C424D"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86" w:author="Geetali Baruah" w:date="2020-12-28T22:13:00Z">
              <w:tcPr>
                <w:tcW w:w="4590" w:type="dxa"/>
                <w:noWrap/>
                <w:hideMark/>
              </w:tcPr>
            </w:tcPrChange>
          </w:tcPr>
          <w:p w14:paraId="1D286F9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Multiplex</w:t>
            </w:r>
          </w:p>
        </w:tc>
        <w:tc>
          <w:tcPr>
            <w:tcW w:w="2520" w:type="dxa"/>
            <w:noWrap/>
            <w:vAlign w:val="center"/>
            <w:hideMark/>
            <w:tcPrChange w:id="687" w:author="Geetali Baruah" w:date="2020-12-28T22:13:00Z">
              <w:tcPr>
                <w:tcW w:w="1551" w:type="dxa"/>
                <w:noWrap/>
                <w:hideMark/>
              </w:tcPr>
            </w:tcPrChange>
          </w:tcPr>
          <w:p w14:paraId="334D079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136</w:t>
            </w:r>
          </w:p>
        </w:tc>
      </w:tr>
      <w:tr w:rsidR="00F11734" w:rsidRPr="008339DA" w14:paraId="68B9061D" w14:textId="77777777" w:rsidTr="002A7EF0">
        <w:tblPrEx>
          <w:tblPrExChange w:id="688" w:author="Geetali Baruah" w:date="2020-12-28T22:13:00Z">
            <w:tblPrEx>
              <w:jc w:val="left"/>
            </w:tblPrEx>
          </w:tblPrExChange>
        </w:tblPrEx>
        <w:trPr>
          <w:trHeight w:val="300"/>
          <w:trPrChange w:id="68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90" w:author="Geetali Baruah" w:date="2020-12-28T22:13:00Z">
              <w:tcPr>
                <w:tcW w:w="871" w:type="dxa"/>
                <w:noWrap/>
                <w:hideMark/>
              </w:tcPr>
            </w:tcPrChange>
          </w:tcPr>
          <w:p w14:paraId="1157D0B9" w14:textId="77777777" w:rsidR="00F11734" w:rsidRPr="008339DA" w:rsidRDefault="00F11734" w:rsidP="00A752EE">
            <w:pPr>
              <w:rPr>
                <w:rFonts w:cstheme="minorHAnsi"/>
              </w:rPr>
            </w:pPr>
            <w:r w:rsidRPr="008339DA">
              <w:rPr>
                <w:rFonts w:cstheme="minorHAnsi"/>
              </w:rPr>
              <w:t>72</w:t>
            </w:r>
          </w:p>
        </w:tc>
        <w:tc>
          <w:tcPr>
            <w:tcW w:w="2430" w:type="dxa"/>
            <w:noWrap/>
            <w:vAlign w:val="center"/>
            <w:hideMark/>
            <w:tcPrChange w:id="691" w:author="Geetali Baruah" w:date="2020-12-28T22:13:00Z">
              <w:tcPr>
                <w:tcW w:w="3174" w:type="dxa"/>
                <w:noWrap/>
                <w:hideMark/>
              </w:tcPr>
            </w:tcPrChange>
          </w:tcPr>
          <w:p w14:paraId="70EEF7F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92" w:author="Geetali Baruah" w:date="2020-12-28T22:13:00Z">
              <w:tcPr>
                <w:tcW w:w="4590" w:type="dxa"/>
                <w:noWrap/>
                <w:hideMark/>
              </w:tcPr>
            </w:tcPrChange>
          </w:tcPr>
          <w:p w14:paraId="1AAB7F6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Museum</w:t>
            </w:r>
          </w:p>
        </w:tc>
        <w:tc>
          <w:tcPr>
            <w:tcW w:w="2520" w:type="dxa"/>
            <w:noWrap/>
            <w:vAlign w:val="center"/>
            <w:hideMark/>
            <w:tcPrChange w:id="693" w:author="Geetali Baruah" w:date="2020-12-28T22:13:00Z">
              <w:tcPr>
                <w:tcW w:w="1551" w:type="dxa"/>
                <w:noWrap/>
                <w:hideMark/>
              </w:tcPr>
            </w:tcPrChange>
          </w:tcPr>
          <w:p w14:paraId="4043163D"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137</w:t>
            </w:r>
          </w:p>
        </w:tc>
      </w:tr>
      <w:tr w:rsidR="00F11734" w:rsidRPr="008339DA" w14:paraId="1F9A8960" w14:textId="77777777" w:rsidTr="002A7EF0">
        <w:tblPrEx>
          <w:tblPrExChange w:id="69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69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696" w:author="Geetali Baruah" w:date="2020-12-28T22:13:00Z">
              <w:tcPr>
                <w:tcW w:w="871" w:type="dxa"/>
                <w:noWrap/>
                <w:hideMark/>
              </w:tcPr>
            </w:tcPrChange>
          </w:tcPr>
          <w:p w14:paraId="1D2C6C37"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73</w:t>
            </w:r>
          </w:p>
        </w:tc>
        <w:tc>
          <w:tcPr>
            <w:tcW w:w="2430" w:type="dxa"/>
            <w:noWrap/>
            <w:vAlign w:val="center"/>
            <w:hideMark/>
            <w:tcPrChange w:id="697" w:author="Geetali Baruah" w:date="2020-12-28T22:13:00Z">
              <w:tcPr>
                <w:tcW w:w="3174" w:type="dxa"/>
                <w:noWrap/>
                <w:hideMark/>
              </w:tcPr>
            </w:tcPrChange>
          </w:tcPr>
          <w:p w14:paraId="4C40401D"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698" w:author="Geetali Baruah" w:date="2020-12-28T22:13:00Z">
              <w:tcPr>
                <w:tcW w:w="4590" w:type="dxa"/>
                <w:noWrap/>
                <w:hideMark/>
              </w:tcPr>
            </w:tcPrChange>
          </w:tcPr>
          <w:p w14:paraId="57E872F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Place of worship</w:t>
            </w:r>
          </w:p>
        </w:tc>
        <w:tc>
          <w:tcPr>
            <w:tcW w:w="2520" w:type="dxa"/>
            <w:noWrap/>
            <w:vAlign w:val="center"/>
            <w:hideMark/>
            <w:tcPrChange w:id="699" w:author="Geetali Baruah" w:date="2020-12-28T22:13:00Z">
              <w:tcPr>
                <w:tcW w:w="1551" w:type="dxa"/>
                <w:noWrap/>
                <w:hideMark/>
              </w:tcPr>
            </w:tcPrChange>
          </w:tcPr>
          <w:p w14:paraId="0B8F9D8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138</w:t>
            </w:r>
          </w:p>
        </w:tc>
      </w:tr>
      <w:tr w:rsidR="00F11734" w:rsidRPr="008339DA" w14:paraId="33CA96AB" w14:textId="77777777" w:rsidTr="002A7EF0">
        <w:tblPrEx>
          <w:tblPrExChange w:id="700" w:author="Geetali Baruah" w:date="2020-12-28T22:13:00Z">
            <w:tblPrEx>
              <w:jc w:val="left"/>
            </w:tblPrEx>
          </w:tblPrExChange>
        </w:tblPrEx>
        <w:trPr>
          <w:trHeight w:val="300"/>
          <w:trPrChange w:id="70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02" w:author="Geetali Baruah" w:date="2020-12-28T22:13:00Z">
              <w:tcPr>
                <w:tcW w:w="871" w:type="dxa"/>
                <w:noWrap/>
                <w:hideMark/>
              </w:tcPr>
            </w:tcPrChange>
          </w:tcPr>
          <w:p w14:paraId="0694F91A" w14:textId="77777777" w:rsidR="00F11734" w:rsidRPr="008339DA" w:rsidRDefault="00F11734" w:rsidP="00A752EE">
            <w:pPr>
              <w:rPr>
                <w:rFonts w:cstheme="minorHAnsi"/>
              </w:rPr>
            </w:pPr>
            <w:r w:rsidRPr="008339DA">
              <w:rPr>
                <w:rFonts w:cstheme="minorHAnsi"/>
              </w:rPr>
              <w:t>74</w:t>
            </w:r>
          </w:p>
        </w:tc>
        <w:tc>
          <w:tcPr>
            <w:tcW w:w="2430" w:type="dxa"/>
            <w:noWrap/>
            <w:vAlign w:val="center"/>
            <w:hideMark/>
            <w:tcPrChange w:id="703" w:author="Geetali Baruah" w:date="2020-12-28T22:13:00Z">
              <w:tcPr>
                <w:tcW w:w="3174" w:type="dxa"/>
                <w:noWrap/>
                <w:hideMark/>
              </w:tcPr>
            </w:tcPrChange>
          </w:tcPr>
          <w:p w14:paraId="1C250A0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04" w:author="Geetali Baruah" w:date="2020-12-28T22:13:00Z">
              <w:tcPr>
                <w:tcW w:w="4590" w:type="dxa"/>
                <w:noWrap/>
                <w:hideMark/>
              </w:tcPr>
            </w:tcPrChange>
          </w:tcPr>
          <w:p w14:paraId="53FE6F2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 Libraries</w:t>
            </w:r>
          </w:p>
        </w:tc>
        <w:tc>
          <w:tcPr>
            <w:tcW w:w="2520" w:type="dxa"/>
            <w:noWrap/>
            <w:vAlign w:val="center"/>
            <w:hideMark/>
            <w:tcPrChange w:id="705" w:author="Geetali Baruah" w:date="2020-12-28T22:13:00Z">
              <w:tcPr>
                <w:tcW w:w="1551" w:type="dxa"/>
                <w:noWrap/>
                <w:hideMark/>
              </w:tcPr>
            </w:tcPrChange>
          </w:tcPr>
          <w:p w14:paraId="62FA34DB"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139</w:t>
            </w:r>
          </w:p>
        </w:tc>
      </w:tr>
      <w:tr w:rsidR="00F11734" w:rsidRPr="008339DA" w14:paraId="39D1CC24" w14:textId="77777777" w:rsidTr="002A7EF0">
        <w:tblPrEx>
          <w:tblPrExChange w:id="70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70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08" w:author="Geetali Baruah" w:date="2020-12-28T22:13:00Z">
              <w:tcPr>
                <w:tcW w:w="871" w:type="dxa"/>
                <w:noWrap/>
                <w:hideMark/>
              </w:tcPr>
            </w:tcPrChange>
          </w:tcPr>
          <w:p w14:paraId="7E02E12E"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75</w:t>
            </w:r>
          </w:p>
        </w:tc>
        <w:tc>
          <w:tcPr>
            <w:tcW w:w="2430" w:type="dxa"/>
            <w:noWrap/>
            <w:vAlign w:val="center"/>
            <w:hideMark/>
            <w:tcPrChange w:id="709" w:author="Geetali Baruah" w:date="2020-12-28T22:13:00Z">
              <w:tcPr>
                <w:tcW w:w="3174" w:type="dxa"/>
                <w:noWrap/>
                <w:hideMark/>
              </w:tcPr>
            </w:tcPrChange>
          </w:tcPr>
          <w:p w14:paraId="4F85915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10" w:author="Geetali Baruah" w:date="2020-12-28T22:13:00Z">
              <w:tcPr>
                <w:tcW w:w="4590" w:type="dxa"/>
                <w:noWrap/>
                <w:hideMark/>
              </w:tcPr>
            </w:tcPrChange>
          </w:tcPr>
          <w:p w14:paraId="52261C6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Recreation Building</w:t>
            </w:r>
          </w:p>
        </w:tc>
        <w:tc>
          <w:tcPr>
            <w:tcW w:w="2520" w:type="dxa"/>
            <w:noWrap/>
            <w:vAlign w:val="center"/>
            <w:hideMark/>
            <w:tcPrChange w:id="711" w:author="Geetali Baruah" w:date="2020-12-28T22:13:00Z">
              <w:tcPr>
                <w:tcW w:w="1551" w:type="dxa"/>
                <w:noWrap/>
                <w:hideMark/>
              </w:tcPr>
            </w:tcPrChange>
          </w:tcPr>
          <w:p w14:paraId="1B1CC58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140</w:t>
            </w:r>
          </w:p>
        </w:tc>
      </w:tr>
      <w:tr w:rsidR="00F11734" w:rsidRPr="008339DA" w14:paraId="5FFA011D" w14:textId="77777777" w:rsidTr="002A7EF0">
        <w:tblPrEx>
          <w:tblPrExChange w:id="712" w:author="Geetali Baruah" w:date="2020-12-28T22:13:00Z">
            <w:tblPrEx>
              <w:jc w:val="left"/>
            </w:tblPrEx>
          </w:tblPrExChange>
        </w:tblPrEx>
        <w:trPr>
          <w:trHeight w:val="300"/>
          <w:trPrChange w:id="71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14" w:author="Geetali Baruah" w:date="2020-12-28T22:13:00Z">
              <w:tcPr>
                <w:tcW w:w="871" w:type="dxa"/>
                <w:noWrap/>
                <w:hideMark/>
              </w:tcPr>
            </w:tcPrChange>
          </w:tcPr>
          <w:p w14:paraId="40915898" w14:textId="77777777" w:rsidR="00F11734" w:rsidRPr="008339DA" w:rsidRDefault="00F11734" w:rsidP="00A752EE">
            <w:pPr>
              <w:rPr>
                <w:rFonts w:cstheme="minorHAnsi"/>
              </w:rPr>
            </w:pPr>
            <w:r w:rsidRPr="008339DA">
              <w:rPr>
                <w:rFonts w:cstheme="minorHAnsi"/>
              </w:rPr>
              <w:t>76</w:t>
            </w:r>
          </w:p>
        </w:tc>
        <w:tc>
          <w:tcPr>
            <w:tcW w:w="2430" w:type="dxa"/>
            <w:noWrap/>
            <w:vAlign w:val="center"/>
            <w:hideMark/>
            <w:tcPrChange w:id="715" w:author="Geetali Baruah" w:date="2020-12-28T22:13:00Z">
              <w:tcPr>
                <w:tcW w:w="3174" w:type="dxa"/>
                <w:noWrap/>
                <w:hideMark/>
              </w:tcPr>
            </w:tcPrChange>
          </w:tcPr>
          <w:p w14:paraId="23009F0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16" w:author="Geetali Baruah" w:date="2020-12-28T22:13:00Z">
              <w:tcPr>
                <w:tcW w:w="4590" w:type="dxa"/>
                <w:noWrap/>
                <w:hideMark/>
              </w:tcPr>
            </w:tcPrChange>
          </w:tcPr>
          <w:p w14:paraId="69E29BC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 xml:space="preserve"> Sports Complex</w:t>
            </w:r>
          </w:p>
        </w:tc>
        <w:tc>
          <w:tcPr>
            <w:tcW w:w="2520" w:type="dxa"/>
            <w:noWrap/>
            <w:vAlign w:val="center"/>
            <w:hideMark/>
            <w:tcPrChange w:id="717" w:author="Geetali Baruah" w:date="2020-12-28T22:13:00Z">
              <w:tcPr>
                <w:tcW w:w="1551" w:type="dxa"/>
                <w:noWrap/>
                <w:hideMark/>
              </w:tcPr>
            </w:tcPrChange>
          </w:tcPr>
          <w:p w14:paraId="357EE3E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141</w:t>
            </w:r>
          </w:p>
        </w:tc>
      </w:tr>
      <w:tr w:rsidR="00F11734" w:rsidRPr="008339DA" w14:paraId="16CE7EB0" w14:textId="77777777" w:rsidTr="002A7EF0">
        <w:tblPrEx>
          <w:tblPrExChange w:id="71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71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20" w:author="Geetali Baruah" w:date="2020-12-28T22:13:00Z">
              <w:tcPr>
                <w:tcW w:w="871" w:type="dxa"/>
                <w:noWrap/>
                <w:hideMark/>
              </w:tcPr>
            </w:tcPrChange>
          </w:tcPr>
          <w:p w14:paraId="15099A77"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lastRenderedPageBreak/>
              <w:t>77</w:t>
            </w:r>
          </w:p>
        </w:tc>
        <w:tc>
          <w:tcPr>
            <w:tcW w:w="2430" w:type="dxa"/>
            <w:noWrap/>
            <w:vAlign w:val="center"/>
            <w:hideMark/>
            <w:tcPrChange w:id="721" w:author="Geetali Baruah" w:date="2020-12-28T22:13:00Z">
              <w:tcPr>
                <w:tcW w:w="3174" w:type="dxa"/>
                <w:noWrap/>
                <w:hideMark/>
              </w:tcPr>
            </w:tcPrChange>
          </w:tcPr>
          <w:p w14:paraId="2C77946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22" w:author="Geetali Baruah" w:date="2020-12-28T22:13:00Z">
              <w:tcPr>
                <w:tcW w:w="4590" w:type="dxa"/>
                <w:noWrap/>
                <w:hideMark/>
              </w:tcPr>
            </w:tcPrChange>
          </w:tcPr>
          <w:p w14:paraId="0285371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Stadium</w:t>
            </w:r>
          </w:p>
        </w:tc>
        <w:tc>
          <w:tcPr>
            <w:tcW w:w="2520" w:type="dxa"/>
            <w:noWrap/>
            <w:vAlign w:val="center"/>
            <w:hideMark/>
            <w:tcPrChange w:id="723" w:author="Geetali Baruah" w:date="2020-12-28T22:13:00Z">
              <w:tcPr>
                <w:tcW w:w="1551" w:type="dxa"/>
                <w:noWrap/>
                <w:hideMark/>
              </w:tcPr>
            </w:tcPrChange>
          </w:tcPr>
          <w:p w14:paraId="4B9E667C"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142</w:t>
            </w:r>
          </w:p>
        </w:tc>
      </w:tr>
      <w:tr w:rsidR="00F11734" w:rsidRPr="008339DA" w14:paraId="5FFED331" w14:textId="77777777" w:rsidTr="002A7EF0">
        <w:tblPrEx>
          <w:tblPrExChange w:id="724" w:author="Geetali Baruah" w:date="2020-12-28T22:13:00Z">
            <w:tblPrEx>
              <w:jc w:val="left"/>
            </w:tblPrEx>
          </w:tblPrExChange>
        </w:tblPrEx>
        <w:trPr>
          <w:trHeight w:val="300"/>
          <w:trPrChange w:id="72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26" w:author="Geetali Baruah" w:date="2020-12-28T22:13:00Z">
              <w:tcPr>
                <w:tcW w:w="871" w:type="dxa"/>
                <w:noWrap/>
                <w:hideMark/>
              </w:tcPr>
            </w:tcPrChange>
          </w:tcPr>
          <w:p w14:paraId="0ADEF60A" w14:textId="77777777" w:rsidR="00F11734" w:rsidRPr="008339DA" w:rsidRDefault="00F11734" w:rsidP="00A752EE">
            <w:pPr>
              <w:rPr>
                <w:rFonts w:cstheme="minorHAnsi"/>
              </w:rPr>
            </w:pPr>
            <w:r w:rsidRPr="008339DA">
              <w:rPr>
                <w:rFonts w:cstheme="minorHAnsi"/>
              </w:rPr>
              <w:t>78</w:t>
            </w:r>
          </w:p>
        </w:tc>
        <w:tc>
          <w:tcPr>
            <w:tcW w:w="2430" w:type="dxa"/>
            <w:noWrap/>
            <w:vAlign w:val="center"/>
            <w:hideMark/>
            <w:tcPrChange w:id="727" w:author="Geetali Baruah" w:date="2020-12-28T22:13:00Z">
              <w:tcPr>
                <w:tcW w:w="3174" w:type="dxa"/>
                <w:noWrap/>
                <w:hideMark/>
              </w:tcPr>
            </w:tcPrChange>
          </w:tcPr>
          <w:p w14:paraId="269197C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28" w:author="Geetali Baruah" w:date="2020-12-28T22:13:00Z">
              <w:tcPr>
                <w:tcW w:w="4590" w:type="dxa"/>
                <w:noWrap/>
                <w:hideMark/>
              </w:tcPr>
            </w:tcPrChange>
          </w:tcPr>
          <w:p w14:paraId="3A78855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Theatre</w:t>
            </w:r>
          </w:p>
        </w:tc>
        <w:tc>
          <w:tcPr>
            <w:tcW w:w="2520" w:type="dxa"/>
            <w:noWrap/>
            <w:vAlign w:val="center"/>
            <w:hideMark/>
            <w:tcPrChange w:id="729" w:author="Geetali Baruah" w:date="2020-12-28T22:13:00Z">
              <w:tcPr>
                <w:tcW w:w="1551" w:type="dxa"/>
                <w:noWrap/>
                <w:hideMark/>
              </w:tcPr>
            </w:tcPrChange>
          </w:tcPr>
          <w:p w14:paraId="3C9FF82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143</w:t>
            </w:r>
          </w:p>
        </w:tc>
      </w:tr>
      <w:tr w:rsidR="00F11734" w:rsidRPr="008339DA" w14:paraId="510E8B0A" w14:textId="77777777" w:rsidTr="002A7EF0">
        <w:tblPrEx>
          <w:tblPrExChange w:id="73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73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32" w:author="Geetali Baruah" w:date="2020-12-28T22:13:00Z">
              <w:tcPr>
                <w:tcW w:w="871" w:type="dxa"/>
                <w:noWrap/>
                <w:hideMark/>
              </w:tcPr>
            </w:tcPrChange>
          </w:tcPr>
          <w:p w14:paraId="4DF8EA66"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79</w:t>
            </w:r>
          </w:p>
        </w:tc>
        <w:tc>
          <w:tcPr>
            <w:tcW w:w="2430" w:type="dxa"/>
            <w:noWrap/>
            <w:vAlign w:val="center"/>
            <w:hideMark/>
            <w:tcPrChange w:id="733" w:author="Geetali Baruah" w:date="2020-12-28T22:13:00Z">
              <w:tcPr>
                <w:tcW w:w="3174" w:type="dxa"/>
                <w:noWrap/>
                <w:hideMark/>
              </w:tcPr>
            </w:tcPrChange>
          </w:tcPr>
          <w:p w14:paraId="61451E9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34" w:author="Geetali Baruah" w:date="2020-12-28T22:13:00Z">
              <w:tcPr>
                <w:tcW w:w="4590" w:type="dxa"/>
                <w:noWrap/>
                <w:hideMark/>
              </w:tcPr>
            </w:tcPrChange>
          </w:tcPr>
          <w:p w14:paraId="33B3C1B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Administrative Buildings</w:t>
            </w:r>
          </w:p>
        </w:tc>
        <w:tc>
          <w:tcPr>
            <w:tcW w:w="2520" w:type="dxa"/>
            <w:noWrap/>
            <w:vAlign w:val="center"/>
            <w:hideMark/>
            <w:tcPrChange w:id="735" w:author="Geetali Baruah" w:date="2020-12-28T22:13:00Z">
              <w:tcPr>
                <w:tcW w:w="1551" w:type="dxa"/>
                <w:noWrap/>
                <w:hideMark/>
              </w:tcPr>
            </w:tcPrChange>
          </w:tcPr>
          <w:p w14:paraId="121BD6DD"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144</w:t>
            </w:r>
          </w:p>
        </w:tc>
      </w:tr>
      <w:tr w:rsidR="00F11734" w:rsidRPr="008339DA" w14:paraId="01C9C96E" w14:textId="77777777" w:rsidTr="002A7EF0">
        <w:tblPrEx>
          <w:tblPrExChange w:id="736" w:author="Geetali Baruah" w:date="2020-12-28T22:13:00Z">
            <w:tblPrEx>
              <w:jc w:val="left"/>
            </w:tblPrEx>
          </w:tblPrExChange>
        </w:tblPrEx>
        <w:trPr>
          <w:trHeight w:val="300"/>
          <w:trPrChange w:id="73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38" w:author="Geetali Baruah" w:date="2020-12-28T22:13:00Z">
              <w:tcPr>
                <w:tcW w:w="871" w:type="dxa"/>
                <w:noWrap/>
                <w:hideMark/>
              </w:tcPr>
            </w:tcPrChange>
          </w:tcPr>
          <w:p w14:paraId="35F8E5A9" w14:textId="77777777" w:rsidR="00F11734" w:rsidRPr="008339DA" w:rsidRDefault="00F11734" w:rsidP="00A752EE">
            <w:pPr>
              <w:rPr>
                <w:rFonts w:cstheme="minorHAnsi"/>
              </w:rPr>
            </w:pPr>
            <w:r w:rsidRPr="008339DA">
              <w:rPr>
                <w:rFonts w:cstheme="minorHAnsi"/>
              </w:rPr>
              <w:t>80</w:t>
            </w:r>
          </w:p>
        </w:tc>
        <w:tc>
          <w:tcPr>
            <w:tcW w:w="2430" w:type="dxa"/>
            <w:noWrap/>
            <w:vAlign w:val="center"/>
            <w:hideMark/>
            <w:tcPrChange w:id="739" w:author="Geetali Baruah" w:date="2020-12-28T22:13:00Z">
              <w:tcPr>
                <w:tcW w:w="3174" w:type="dxa"/>
                <w:noWrap/>
                <w:hideMark/>
              </w:tcPr>
            </w:tcPrChange>
          </w:tcPr>
          <w:p w14:paraId="288F54DF"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40" w:author="Geetali Baruah" w:date="2020-12-28T22:13:00Z">
              <w:tcPr>
                <w:tcW w:w="4590" w:type="dxa"/>
                <w:noWrap/>
                <w:hideMark/>
              </w:tcPr>
            </w:tcPrChange>
          </w:tcPr>
          <w:p w14:paraId="1DB7A5A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Government offices</w:t>
            </w:r>
          </w:p>
        </w:tc>
        <w:tc>
          <w:tcPr>
            <w:tcW w:w="2520" w:type="dxa"/>
            <w:noWrap/>
            <w:vAlign w:val="center"/>
            <w:hideMark/>
            <w:tcPrChange w:id="741" w:author="Geetali Baruah" w:date="2020-12-28T22:13:00Z">
              <w:tcPr>
                <w:tcW w:w="1551" w:type="dxa"/>
                <w:noWrap/>
                <w:hideMark/>
              </w:tcPr>
            </w:tcPrChange>
          </w:tcPr>
          <w:p w14:paraId="295A21A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145</w:t>
            </w:r>
          </w:p>
        </w:tc>
      </w:tr>
      <w:tr w:rsidR="00F11734" w:rsidRPr="008339DA" w14:paraId="47A86FDD" w14:textId="77777777" w:rsidTr="002A7EF0">
        <w:tblPrEx>
          <w:tblPrExChange w:id="74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74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44" w:author="Geetali Baruah" w:date="2020-12-28T22:13:00Z">
              <w:tcPr>
                <w:tcW w:w="871" w:type="dxa"/>
                <w:noWrap/>
                <w:hideMark/>
              </w:tcPr>
            </w:tcPrChange>
          </w:tcPr>
          <w:p w14:paraId="3541388F"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81</w:t>
            </w:r>
          </w:p>
        </w:tc>
        <w:tc>
          <w:tcPr>
            <w:tcW w:w="2430" w:type="dxa"/>
            <w:noWrap/>
            <w:vAlign w:val="center"/>
            <w:hideMark/>
            <w:tcPrChange w:id="745" w:author="Geetali Baruah" w:date="2020-12-28T22:13:00Z">
              <w:tcPr>
                <w:tcW w:w="3174" w:type="dxa"/>
                <w:noWrap/>
                <w:hideMark/>
              </w:tcPr>
            </w:tcPrChange>
          </w:tcPr>
          <w:p w14:paraId="22239740"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46" w:author="Geetali Baruah" w:date="2020-12-28T22:13:00Z">
              <w:tcPr>
                <w:tcW w:w="4590" w:type="dxa"/>
                <w:noWrap/>
                <w:hideMark/>
              </w:tcPr>
            </w:tcPrChange>
          </w:tcPr>
          <w:p w14:paraId="4A6E3FCD"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Local and semi Government offices</w:t>
            </w:r>
          </w:p>
        </w:tc>
        <w:tc>
          <w:tcPr>
            <w:tcW w:w="2520" w:type="dxa"/>
            <w:noWrap/>
            <w:vAlign w:val="center"/>
            <w:hideMark/>
            <w:tcPrChange w:id="747" w:author="Geetali Baruah" w:date="2020-12-28T22:13:00Z">
              <w:tcPr>
                <w:tcW w:w="1551" w:type="dxa"/>
                <w:noWrap/>
                <w:hideMark/>
              </w:tcPr>
            </w:tcPrChange>
          </w:tcPr>
          <w:p w14:paraId="0292753E"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146</w:t>
            </w:r>
          </w:p>
        </w:tc>
      </w:tr>
      <w:tr w:rsidR="00F11734" w:rsidRPr="008339DA" w14:paraId="1770EB28" w14:textId="77777777" w:rsidTr="002A7EF0">
        <w:tblPrEx>
          <w:tblPrExChange w:id="748" w:author="Geetali Baruah" w:date="2020-12-28T22:13:00Z">
            <w:tblPrEx>
              <w:jc w:val="left"/>
            </w:tblPrEx>
          </w:tblPrExChange>
        </w:tblPrEx>
        <w:trPr>
          <w:trHeight w:val="300"/>
          <w:trPrChange w:id="74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50" w:author="Geetali Baruah" w:date="2020-12-28T22:13:00Z">
              <w:tcPr>
                <w:tcW w:w="871" w:type="dxa"/>
                <w:noWrap/>
                <w:hideMark/>
              </w:tcPr>
            </w:tcPrChange>
          </w:tcPr>
          <w:p w14:paraId="23D84ECD" w14:textId="77777777" w:rsidR="00F11734" w:rsidRPr="008339DA" w:rsidRDefault="00F11734" w:rsidP="00A752EE">
            <w:pPr>
              <w:rPr>
                <w:rFonts w:cstheme="minorHAnsi"/>
              </w:rPr>
            </w:pPr>
            <w:r w:rsidRPr="008339DA">
              <w:rPr>
                <w:rFonts w:cstheme="minorHAnsi"/>
              </w:rPr>
              <w:t>82</w:t>
            </w:r>
          </w:p>
        </w:tc>
        <w:tc>
          <w:tcPr>
            <w:tcW w:w="2430" w:type="dxa"/>
            <w:noWrap/>
            <w:vAlign w:val="center"/>
            <w:hideMark/>
            <w:tcPrChange w:id="751" w:author="Geetali Baruah" w:date="2020-12-28T22:13:00Z">
              <w:tcPr>
                <w:tcW w:w="3174" w:type="dxa"/>
                <w:noWrap/>
                <w:hideMark/>
              </w:tcPr>
            </w:tcPrChange>
          </w:tcPr>
          <w:p w14:paraId="3C53CCF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52" w:author="Geetali Baruah" w:date="2020-12-28T22:13:00Z">
              <w:tcPr>
                <w:tcW w:w="4590" w:type="dxa"/>
                <w:noWrap/>
                <w:hideMark/>
              </w:tcPr>
            </w:tcPrChange>
          </w:tcPr>
          <w:p w14:paraId="75EAE5EF"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Police/Army/Barrack</w:t>
            </w:r>
          </w:p>
        </w:tc>
        <w:tc>
          <w:tcPr>
            <w:tcW w:w="2520" w:type="dxa"/>
            <w:noWrap/>
            <w:vAlign w:val="center"/>
            <w:hideMark/>
            <w:tcPrChange w:id="753" w:author="Geetali Baruah" w:date="2020-12-28T22:13:00Z">
              <w:tcPr>
                <w:tcW w:w="1551" w:type="dxa"/>
                <w:noWrap/>
                <w:hideMark/>
              </w:tcPr>
            </w:tcPrChange>
          </w:tcPr>
          <w:p w14:paraId="4F84099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147</w:t>
            </w:r>
          </w:p>
        </w:tc>
      </w:tr>
      <w:tr w:rsidR="00F11734" w:rsidRPr="008339DA" w14:paraId="622FBA87" w14:textId="77777777" w:rsidTr="002A7EF0">
        <w:tblPrEx>
          <w:tblPrExChange w:id="75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75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56" w:author="Geetali Baruah" w:date="2020-12-28T22:13:00Z">
              <w:tcPr>
                <w:tcW w:w="871" w:type="dxa"/>
                <w:noWrap/>
                <w:hideMark/>
              </w:tcPr>
            </w:tcPrChange>
          </w:tcPr>
          <w:p w14:paraId="61FA1653"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83</w:t>
            </w:r>
          </w:p>
        </w:tc>
        <w:tc>
          <w:tcPr>
            <w:tcW w:w="2430" w:type="dxa"/>
            <w:noWrap/>
            <w:vAlign w:val="center"/>
            <w:hideMark/>
            <w:tcPrChange w:id="757" w:author="Geetali Baruah" w:date="2020-12-28T22:13:00Z">
              <w:tcPr>
                <w:tcW w:w="3174" w:type="dxa"/>
                <w:noWrap/>
                <w:hideMark/>
              </w:tcPr>
            </w:tcPrChange>
          </w:tcPr>
          <w:p w14:paraId="5237623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58" w:author="Geetali Baruah" w:date="2020-12-28T22:13:00Z">
              <w:tcPr>
                <w:tcW w:w="4590" w:type="dxa"/>
                <w:noWrap/>
                <w:hideMark/>
              </w:tcPr>
            </w:tcPrChange>
          </w:tcPr>
          <w:p w14:paraId="31BFBFA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Religious Building</w:t>
            </w:r>
          </w:p>
        </w:tc>
        <w:tc>
          <w:tcPr>
            <w:tcW w:w="2520" w:type="dxa"/>
            <w:noWrap/>
            <w:vAlign w:val="center"/>
            <w:hideMark/>
            <w:tcPrChange w:id="759" w:author="Geetali Baruah" w:date="2020-12-28T22:13:00Z">
              <w:tcPr>
                <w:tcW w:w="1551" w:type="dxa"/>
                <w:noWrap/>
                <w:hideMark/>
              </w:tcPr>
            </w:tcPrChange>
          </w:tcPr>
          <w:p w14:paraId="24295F0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148</w:t>
            </w:r>
          </w:p>
        </w:tc>
      </w:tr>
      <w:tr w:rsidR="00F11734" w:rsidRPr="008339DA" w14:paraId="5FE06847" w14:textId="77777777" w:rsidTr="002A7EF0">
        <w:tblPrEx>
          <w:tblPrExChange w:id="760" w:author="Geetali Baruah" w:date="2020-12-28T22:13:00Z">
            <w:tblPrEx>
              <w:jc w:val="left"/>
            </w:tblPrEx>
          </w:tblPrExChange>
        </w:tblPrEx>
        <w:trPr>
          <w:trHeight w:val="300"/>
          <w:trPrChange w:id="76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62" w:author="Geetali Baruah" w:date="2020-12-28T22:13:00Z">
              <w:tcPr>
                <w:tcW w:w="871" w:type="dxa"/>
                <w:noWrap/>
                <w:hideMark/>
              </w:tcPr>
            </w:tcPrChange>
          </w:tcPr>
          <w:p w14:paraId="5C13BA36" w14:textId="77777777" w:rsidR="00F11734" w:rsidRPr="008339DA" w:rsidRDefault="00F11734" w:rsidP="00A752EE">
            <w:pPr>
              <w:rPr>
                <w:rFonts w:cstheme="minorHAnsi"/>
              </w:rPr>
            </w:pPr>
            <w:r w:rsidRPr="008339DA">
              <w:rPr>
                <w:rFonts w:cstheme="minorHAnsi"/>
              </w:rPr>
              <w:t>84</w:t>
            </w:r>
          </w:p>
        </w:tc>
        <w:tc>
          <w:tcPr>
            <w:tcW w:w="2430" w:type="dxa"/>
            <w:noWrap/>
            <w:vAlign w:val="center"/>
            <w:hideMark/>
            <w:tcPrChange w:id="763" w:author="Geetali Baruah" w:date="2020-12-28T22:13:00Z">
              <w:tcPr>
                <w:tcW w:w="3174" w:type="dxa"/>
                <w:noWrap/>
                <w:hideMark/>
              </w:tcPr>
            </w:tcPrChange>
          </w:tcPr>
          <w:p w14:paraId="7BDB9C6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64" w:author="Geetali Baruah" w:date="2020-12-28T22:13:00Z">
              <w:tcPr>
                <w:tcW w:w="4590" w:type="dxa"/>
                <w:noWrap/>
                <w:hideMark/>
              </w:tcPr>
            </w:tcPrChange>
          </w:tcPr>
          <w:p w14:paraId="330C261D"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Social and welfare centers</w:t>
            </w:r>
          </w:p>
        </w:tc>
        <w:tc>
          <w:tcPr>
            <w:tcW w:w="2520" w:type="dxa"/>
            <w:noWrap/>
            <w:vAlign w:val="center"/>
            <w:hideMark/>
            <w:tcPrChange w:id="765" w:author="Geetali Baruah" w:date="2020-12-28T22:13:00Z">
              <w:tcPr>
                <w:tcW w:w="1551" w:type="dxa"/>
                <w:noWrap/>
                <w:hideMark/>
              </w:tcPr>
            </w:tcPrChange>
          </w:tcPr>
          <w:p w14:paraId="741EE26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149</w:t>
            </w:r>
          </w:p>
        </w:tc>
      </w:tr>
      <w:tr w:rsidR="00F11734" w:rsidRPr="008339DA" w14:paraId="21E06273" w14:textId="77777777" w:rsidTr="002A7EF0">
        <w:tblPrEx>
          <w:tblPrExChange w:id="76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76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68" w:author="Geetali Baruah" w:date="2020-12-28T22:13:00Z">
              <w:tcPr>
                <w:tcW w:w="871" w:type="dxa"/>
                <w:noWrap/>
                <w:hideMark/>
              </w:tcPr>
            </w:tcPrChange>
          </w:tcPr>
          <w:p w14:paraId="3F0D4422"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85</w:t>
            </w:r>
          </w:p>
        </w:tc>
        <w:tc>
          <w:tcPr>
            <w:tcW w:w="2430" w:type="dxa"/>
            <w:noWrap/>
            <w:vAlign w:val="center"/>
            <w:hideMark/>
            <w:tcPrChange w:id="769" w:author="Geetali Baruah" w:date="2020-12-28T22:13:00Z">
              <w:tcPr>
                <w:tcW w:w="3174" w:type="dxa"/>
                <w:noWrap/>
                <w:hideMark/>
              </w:tcPr>
            </w:tcPrChange>
          </w:tcPr>
          <w:p w14:paraId="7AFBAC1B"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70" w:author="Geetali Baruah" w:date="2020-12-28T22:13:00Z">
              <w:tcPr>
                <w:tcW w:w="4590" w:type="dxa"/>
                <w:noWrap/>
                <w:hideMark/>
              </w:tcPr>
            </w:tcPrChange>
          </w:tcPr>
          <w:p w14:paraId="24068D4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Clinic</w:t>
            </w:r>
          </w:p>
        </w:tc>
        <w:tc>
          <w:tcPr>
            <w:tcW w:w="2520" w:type="dxa"/>
            <w:noWrap/>
            <w:vAlign w:val="center"/>
            <w:hideMark/>
            <w:tcPrChange w:id="771" w:author="Geetali Baruah" w:date="2020-12-28T22:13:00Z">
              <w:tcPr>
                <w:tcW w:w="1551" w:type="dxa"/>
                <w:noWrap/>
                <w:hideMark/>
              </w:tcPr>
            </w:tcPrChange>
          </w:tcPr>
          <w:p w14:paraId="2A65E3C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150</w:t>
            </w:r>
          </w:p>
        </w:tc>
      </w:tr>
      <w:tr w:rsidR="00F11734" w:rsidRPr="008339DA" w14:paraId="50504B6C" w14:textId="77777777" w:rsidTr="002A7EF0">
        <w:tblPrEx>
          <w:tblPrExChange w:id="772" w:author="Geetali Baruah" w:date="2020-12-28T22:13:00Z">
            <w:tblPrEx>
              <w:jc w:val="left"/>
            </w:tblPrEx>
          </w:tblPrExChange>
        </w:tblPrEx>
        <w:trPr>
          <w:trHeight w:val="300"/>
          <w:trPrChange w:id="77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74" w:author="Geetali Baruah" w:date="2020-12-28T22:13:00Z">
              <w:tcPr>
                <w:tcW w:w="871" w:type="dxa"/>
                <w:noWrap/>
                <w:hideMark/>
              </w:tcPr>
            </w:tcPrChange>
          </w:tcPr>
          <w:p w14:paraId="382D93BE" w14:textId="77777777" w:rsidR="00F11734" w:rsidRPr="008339DA" w:rsidRDefault="00F11734" w:rsidP="00A752EE">
            <w:pPr>
              <w:rPr>
                <w:rFonts w:cstheme="minorHAnsi"/>
              </w:rPr>
            </w:pPr>
            <w:r w:rsidRPr="008339DA">
              <w:rPr>
                <w:rFonts w:cstheme="minorHAnsi"/>
              </w:rPr>
              <w:t>86</w:t>
            </w:r>
          </w:p>
        </w:tc>
        <w:tc>
          <w:tcPr>
            <w:tcW w:w="2430" w:type="dxa"/>
            <w:noWrap/>
            <w:vAlign w:val="center"/>
            <w:hideMark/>
            <w:tcPrChange w:id="775" w:author="Geetali Baruah" w:date="2020-12-28T22:13:00Z">
              <w:tcPr>
                <w:tcW w:w="3174" w:type="dxa"/>
                <w:noWrap/>
                <w:hideMark/>
              </w:tcPr>
            </w:tcPrChange>
          </w:tcPr>
          <w:p w14:paraId="4789C22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76" w:author="Geetali Baruah" w:date="2020-12-28T22:13:00Z">
              <w:tcPr>
                <w:tcW w:w="4590" w:type="dxa"/>
                <w:noWrap/>
                <w:hideMark/>
              </w:tcPr>
            </w:tcPrChange>
          </w:tcPr>
          <w:p w14:paraId="0AEB369B"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Dispensary</w:t>
            </w:r>
          </w:p>
        </w:tc>
        <w:tc>
          <w:tcPr>
            <w:tcW w:w="2520" w:type="dxa"/>
            <w:noWrap/>
            <w:vAlign w:val="center"/>
            <w:hideMark/>
            <w:tcPrChange w:id="777" w:author="Geetali Baruah" w:date="2020-12-28T22:13:00Z">
              <w:tcPr>
                <w:tcW w:w="1551" w:type="dxa"/>
                <w:noWrap/>
                <w:hideMark/>
              </w:tcPr>
            </w:tcPrChange>
          </w:tcPr>
          <w:p w14:paraId="7C9A8E4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151</w:t>
            </w:r>
          </w:p>
        </w:tc>
      </w:tr>
      <w:tr w:rsidR="00F11734" w:rsidRPr="008339DA" w14:paraId="18389B58" w14:textId="77777777" w:rsidTr="002A7EF0">
        <w:tblPrEx>
          <w:tblPrExChange w:id="77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77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80" w:author="Geetali Baruah" w:date="2020-12-28T22:13:00Z">
              <w:tcPr>
                <w:tcW w:w="871" w:type="dxa"/>
                <w:noWrap/>
                <w:hideMark/>
              </w:tcPr>
            </w:tcPrChange>
          </w:tcPr>
          <w:p w14:paraId="336A5928"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87</w:t>
            </w:r>
          </w:p>
        </w:tc>
        <w:tc>
          <w:tcPr>
            <w:tcW w:w="2430" w:type="dxa"/>
            <w:noWrap/>
            <w:vAlign w:val="center"/>
            <w:hideMark/>
            <w:tcPrChange w:id="781" w:author="Geetali Baruah" w:date="2020-12-28T22:13:00Z">
              <w:tcPr>
                <w:tcW w:w="3174" w:type="dxa"/>
                <w:noWrap/>
                <w:hideMark/>
              </w:tcPr>
            </w:tcPrChange>
          </w:tcPr>
          <w:p w14:paraId="11EB351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82" w:author="Geetali Baruah" w:date="2020-12-28T22:13:00Z">
              <w:tcPr>
                <w:tcW w:w="4590" w:type="dxa"/>
                <w:noWrap/>
                <w:hideMark/>
              </w:tcPr>
            </w:tcPrChange>
          </w:tcPr>
          <w:p w14:paraId="076079DE"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Yoga Center</w:t>
            </w:r>
          </w:p>
        </w:tc>
        <w:tc>
          <w:tcPr>
            <w:tcW w:w="2520" w:type="dxa"/>
            <w:noWrap/>
            <w:vAlign w:val="center"/>
            <w:hideMark/>
            <w:tcPrChange w:id="783" w:author="Geetali Baruah" w:date="2020-12-28T22:13:00Z">
              <w:tcPr>
                <w:tcW w:w="1551" w:type="dxa"/>
                <w:noWrap/>
                <w:hideMark/>
              </w:tcPr>
            </w:tcPrChange>
          </w:tcPr>
          <w:p w14:paraId="1B2FEA3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152</w:t>
            </w:r>
          </w:p>
        </w:tc>
      </w:tr>
      <w:tr w:rsidR="00F11734" w:rsidRPr="008339DA" w14:paraId="35A1EA59" w14:textId="77777777" w:rsidTr="002A7EF0">
        <w:tblPrEx>
          <w:tblPrExChange w:id="784" w:author="Geetali Baruah" w:date="2020-12-28T22:13:00Z">
            <w:tblPrEx>
              <w:jc w:val="left"/>
            </w:tblPrEx>
          </w:tblPrExChange>
        </w:tblPrEx>
        <w:trPr>
          <w:trHeight w:val="300"/>
          <w:trPrChange w:id="78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86" w:author="Geetali Baruah" w:date="2020-12-28T22:13:00Z">
              <w:tcPr>
                <w:tcW w:w="871" w:type="dxa"/>
                <w:noWrap/>
                <w:hideMark/>
              </w:tcPr>
            </w:tcPrChange>
          </w:tcPr>
          <w:p w14:paraId="4EAC3943" w14:textId="77777777" w:rsidR="00F11734" w:rsidRPr="008339DA" w:rsidRDefault="00F11734" w:rsidP="00A752EE">
            <w:pPr>
              <w:rPr>
                <w:rFonts w:cstheme="minorHAnsi"/>
              </w:rPr>
            </w:pPr>
            <w:r w:rsidRPr="008339DA">
              <w:rPr>
                <w:rFonts w:cstheme="minorHAnsi"/>
              </w:rPr>
              <w:t>88</w:t>
            </w:r>
          </w:p>
        </w:tc>
        <w:tc>
          <w:tcPr>
            <w:tcW w:w="2430" w:type="dxa"/>
            <w:noWrap/>
            <w:vAlign w:val="center"/>
            <w:hideMark/>
            <w:tcPrChange w:id="787" w:author="Geetali Baruah" w:date="2020-12-28T22:13:00Z">
              <w:tcPr>
                <w:tcW w:w="3174" w:type="dxa"/>
                <w:noWrap/>
                <w:hideMark/>
              </w:tcPr>
            </w:tcPrChange>
          </w:tcPr>
          <w:p w14:paraId="401DA55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88" w:author="Geetali Baruah" w:date="2020-12-28T22:13:00Z">
              <w:tcPr>
                <w:tcW w:w="4590" w:type="dxa"/>
                <w:noWrap/>
                <w:hideMark/>
              </w:tcPr>
            </w:tcPrChange>
          </w:tcPr>
          <w:p w14:paraId="4C5BF66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Diagnostic Centre</w:t>
            </w:r>
          </w:p>
        </w:tc>
        <w:tc>
          <w:tcPr>
            <w:tcW w:w="2520" w:type="dxa"/>
            <w:noWrap/>
            <w:vAlign w:val="center"/>
            <w:hideMark/>
            <w:tcPrChange w:id="789" w:author="Geetali Baruah" w:date="2020-12-28T22:13:00Z">
              <w:tcPr>
                <w:tcW w:w="1551" w:type="dxa"/>
                <w:noWrap/>
                <w:hideMark/>
              </w:tcPr>
            </w:tcPrChange>
          </w:tcPr>
          <w:p w14:paraId="7F09CA4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153</w:t>
            </w:r>
          </w:p>
        </w:tc>
      </w:tr>
      <w:tr w:rsidR="00F11734" w:rsidRPr="008339DA" w14:paraId="04F00458" w14:textId="77777777" w:rsidTr="002A7EF0">
        <w:tblPrEx>
          <w:tblPrExChange w:id="79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79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92" w:author="Geetali Baruah" w:date="2020-12-28T22:13:00Z">
              <w:tcPr>
                <w:tcW w:w="871" w:type="dxa"/>
                <w:noWrap/>
                <w:hideMark/>
              </w:tcPr>
            </w:tcPrChange>
          </w:tcPr>
          <w:p w14:paraId="1FA8292F"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89</w:t>
            </w:r>
          </w:p>
        </w:tc>
        <w:tc>
          <w:tcPr>
            <w:tcW w:w="2430" w:type="dxa"/>
            <w:noWrap/>
            <w:vAlign w:val="center"/>
            <w:hideMark/>
            <w:tcPrChange w:id="793" w:author="Geetali Baruah" w:date="2020-12-28T22:13:00Z">
              <w:tcPr>
                <w:tcW w:w="3174" w:type="dxa"/>
                <w:noWrap/>
                <w:hideMark/>
              </w:tcPr>
            </w:tcPrChange>
          </w:tcPr>
          <w:p w14:paraId="1140A32E"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794" w:author="Geetali Baruah" w:date="2020-12-28T22:13:00Z">
              <w:tcPr>
                <w:tcW w:w="4590" w:type="dxa"/>
                <w:noWrap/>
                <w:hideMark/>
              </w:tcPr>
            </w:tcPrChange>
          </w:tcPr>
          <w:p w14:paraId="77C0CA8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8339DA">
              <w:rPr>
                <w:rFonts w:cstheme="minorHAnsi"/>
              </w:rPr>
              <w:t>Govt</w:t>
            </w:r>
            <w:proofErr w:type="spellEnd"/>
            <w:r w:rsidRPr="008339DA">
              <w:rPr>
                <w:rFonts w:cstheme="minorHAnsi"/>
              </w:rPr>
              <w:t>-Semi Govt. Hospital</w:t>
            </w:r>
          </w:p>
        </w:tc>
        <w:tc>
          <w:tcPr>
            <w:tcW w:w="2520" w:type="dxa"/>
            <w:noWrap/>
            <w:vAlign w:val="center"/>
            <w:hideMark/>
            <w:tcPrChange w:id="795" w:author="Geetali Baruah" w:date="2020-12-28T22:13:00Z">
              <w:tcPr>
                <w:tcW w:w="1551" w:type="dxa"/>
                <w:noWrap/>
                <w:hideMark/>
              </w:tcPr>
            </w:tcPrChange>
          </w:tcPr>
          <w:p w14:paraId="3A26FE2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154</w:t>
            </w:r>
          </w:p>
        </w:tc>
      </w:tr>
      <w:tr w:rsidR="00F11734" w:rsidRPr="008339DA" w14:paraId="46E51B1C" w14:textId="77777777" w:rsidTr="002A7EF0">
        <w:tblPrEx>
          <w:tblPrExChange w:id="796" w:author="Geetali Baruah" w:date="2020-12-28T22:13:00Z">
            <w:tblPrEx>
              <w:jc w:val="left"/>
            </w:tblPrEx>
          </w:tblPrExChange>
        </w:tblPrEx>
        <w:trPr>
          <w:trHeight w:val="300"/>
          <w:trPrChange w:id="79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798" w:author="Geetali Baruah" w:date="2020-12-28T22:13:00Z">
              <w:tcPr>
                <w:tcW w:w="871" w:type="dxa"/>
                <w:noWrap/>
                <w:hideMark/>
              </w:tcPr>
            </w:tcPrChange>
          </w:tcPr>
          <w:p w14:paraId="06E35AF8" w14:textId="77777777" w:rsidR="00F11734" w:rsidRPr="008339DA" w:rsidRDefault="00F11734" w:rsidP="00A752EE">
            <w:pPr>
              <w:rPr>
                <w:rFonts w:cstheme="minorHAnsi"/>
              </w:rPr>
            </w:pPr>
            <w:r w:rsidRPr="008339DA">
              <w:rPr>
                <w:rFonts w:cstheme="minorHAnsi"/>
              </w:rPr>
              <w:t>90</w:t>
            </w:r>
          </w:p>
        </w:tc>
        <w:tc>
          <w:tcPr>
            <w:tcW w:w="2430" w:type="dxa"/>
            <w:noWrap/>
            <w:vAlign w:val="center"/>
            <w:hideMark/>
            <w:tcPrChange w:id="799" w:author="Geetali Baruah" w:date="2020-12-28T22:13:00Z">
              <w:tcPr>
                <w:tcW w:w="3174" w:type="dxa"/>
                <w:noWrap/>
                <w:hideMark/>
              </w:tcPr>
            </w:tcPrChange>
          </w:tcPr>
          <w:p w14:paraId="5B259C0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00" w:author="Geetali Baruah" w:date="2020-12-28T22:13:00Z">
              <w:tcPr>
                <w:tcW w:w="4590" w:type="dxa"/>
                <w:noWrap/>
                <w:hideMark/>
              </w:tcPr>
            </w:tcPrChange>
          </w:tcPr>
          <w:p w14:paraId="4CDED03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Registered Trust</w:t>
            </w:r>
          </w:p>
        </w:tc>
        <w:tc>
          <w:tcPr>
            <w:tcW w:w="2520" w:type="dxa"/>
            <w:noWrap/>
            <w:vAlign w:val="center"/>
            <w:hideMark/>
            <w:tcPrChange w:id="801" w:author="Geetali Baruah" w:date="2020-12-28T22:13:00Z">
              <w:tcPr>
                <w:tcW w:w="1551" w:type="dxa"/>
                <w:noWrap/>
                <w:hideMark/>
              </w:tcPr>
            </w:tcPrChange>
          </w:tcPr>
          <w:p w14:paraId="1AE7BA5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155</w:t>
            </w:r>
          </w:p>
        </w:tc>
      </w:tr>
      <w:tr w:rsidR="00F11734" w:rsidRPr="008339DA" w14:paraId="55CF218E" w14:textId="77777777" w:rsidTr="002A7EF0">
        <w:tblPrEx>
          <w:tblPrExChange w:id="80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80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04" w:author="Geetali Baruah" w:date="2020-12-28T22:13:00Z">
              <w:tcPr>
                <w:tcW w:w="871" w:type="dxa"/>
                <w:noWrap/>
                <w:hideMark/>
              </w:tcPr>
            </w:tcPrChange>
          </w:tcPr>
          <w:p w14:paraId="5E4DEA25"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91</w:t>
            </w:r>
          </w:p>
        </w:tc>
        <w:tc>
          <w:tcPr>
            <w:tcW w:w="2430" w:type="dxa"/>
            <w:noWrap/>
            <w:vAlign w:val="center"/>
            <w:hideMark/>
            <w:tcPrChange w:id="805" w:author="Geetali Baruah" w:date="2020-12-28T22:13:00Z">
              <w:tcPr>
                <w:tcW w:w="3174" w:type="dxa"/>
                <w:noWrap/>
                <w:hideMark/>
              </w:tcPr>
            </w:tcPrChange>
          </w:tcPr>
          <w:p w14:paraId="6E1C79A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06" w:author="Geetali Baruah" w:date="2020-12-28T22:13:00Z">
              <w:tcPr>
                <w:tcW w:w="4590" w:type="dxa"/>
                <w:noWrap/>
                <w:hideMark/>
              </w:tcPr>
            </w:tcPrChange>
          </w:tcPr>
          <w:p w14:paraId="5573472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 xml:space="preserve"> Health center</w:t>
            </w:r>
          </w:p>
        </w:tc>
        <w:tc>
          <w:tcPr>
            <w:tcW w:w="2520" w:type="dxa"/>
            <w:noWrap/>
            <w:vAlign w:val="center"/>
            <w:hideMark/>
            <w:tcPrChange w:id="807" w:author="Geetali Baruah" w:date="2020-12-28T22:13:00Z">
              <w:tcPr>
                <w:tcW w:w="1551" w:type="dxa"/>
                <w:noWrap/>
                <w:hideMark/>
              </w:tcPr>
            </w:tcPrChange>
          </w:tcPr>
          <w:p w14:paraId="427D23B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156</w:t>
            </w:r>
          </w:p>
        </w:tc>
      </w:tr>
      <w:tr w:rsidR="00F11734" w:rsidRPr="008339DA" w14:paraId="11140534" w14:textId="77777777" w:rsidTr="002A7EF0">
        <w:tblPrEx>
          <w:tblPrExChange w:id="808" w:author="Geetali Baruah" w:date="2020-12-28T22:13:00Z">
            <w:tblPrEx>
              <w:jc w:val="left"/>
            </w:tblPrEx>
          </w:tblPrExChange>
        </w:tblPrEx>
        <w:trPr>
          <w:trHeight w:val="300"/>
          <w:trPrChange w:id="80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10" w:author="Geetali Baruah" w:date="2020-12-28T22:13:00Z">
              <w:tcPr>
                <w:tcW w:w="871" w:type="dxa"/>
                <w:noWrap/>
                <w:hideMark/>
              </w:tcPr>
            </w:tcPrChange>
          </w:tcPr>
          <w:p w14:paraId="06471FC7" w14:textId="77777777" w:rsidR="00F11734" w:rsidRPr="008339DA" w:rsidRDefault="00F11734" w:rsidP="00A752EE">
            <w:pPr>
              <w:rPr>
                <w:rFonts w:cstheme="minorHAnsi"/>
              </w:rPr>
            </w:pPr>
            <w:r w:rsidRPr="008339DA">
              <w:rPr>
                <w:rFonts w:cstheme="minorHAnsi"/>
              </w:rPr>
              <w:t>92</w:t>
            </w:r>
          </w:p>
        </w:tc>
        <w:tc>
          <w:tcPr>
            <w:tcW w:w="2430" w:type="dxa"/>
            <w:noWrap/>
            <w:vAlign w:val="center"/>
            <w:hideMark/>
            <w:tcPrChange w:id="811" w:author="Geetali Baruah" w:date="2020-12-28T22:13:00Z">
              <w:tcPr>
                <w:tcW w:w="3174" w:type="dxa"/>
                <w:noWrap/>
                <w:hideMark/>
              </w:tcPr>
            </w:tcPrChange>
          </w:tcPr>
          <w:p w14:paraId="719ACAF0"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12" w:author="Geetali Baruah" w:date="2020-12-28T22:13:00Z">
              <w:tcPr>
                <w:tcW w:w="4590" w:type="dxa"/>
                <w:noWrap/>
                <w:hideMark/>
              </w:tcPr>
            </w:tcPrChange>
          </w:tcPr>
          <w:p w14:paraId="5A685B7D"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Hospital</w:t>
            </w:r>
          </w:p>
        </w:tc>
        <w:tc>
          <w:tcPr>
            <w:tcW w:w="2520" w:type="dxa"/>
            <w:noWrap/>
            <w:vAlign w:val="center"/>
            <w:hideMark/>
            <w:tcPrChange w:id="813" w:author="Geetali Baruah" w:date="2020-12-28T22:13:00Z">
              <w:tcPr>
                <w:tcW w:w="1551" w:type="dxa"/>
                <w:noWrap/>
                <w:hideMark/>
              </w:tcPr>
            </w:tcPrChange>
          </w:tcPr>
          <w:p w14:paraId="708A9F7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157</w:t>
            </w:r>
          </w:p>
        </w:tc>
      </w:tr>
      <w:tr w:rsidR="00F11734" w:rsidRPr="008339DA" w14:paraId="6C22B759" w14:textId="77777777" w:rsidTr="002A7EF0">
        <w:tblPrEx>
          <w:tblPrExChange w:id="81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81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16" w:author="Geetali Baruah" w:date="2020-12-28T22:13:00Z">
              <w:tcPr>
                <w:tcW w:w="871" w:type="dxa"/>
                <w:noWrap/>
                <w:hideMark/>
              </w:tcPr>
            </w:tcPrChange>
          </w:tcPr>
          <w:p w14:paraId="48184A45"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93</w:t>
            </w:r>
          </w:p>
        </w:tc>
        <w:tc>
          <w:tcPr>
            <w:tcW w:w="2430" w:type="dxa"/>
            <w:noWrap/>
            <w:vAlign w:val="center"/>
            <w:hideMark/>
            <w:tcPrChange w:id="817" w:author="Geetali Baruah" w:date="2020-12-28T22:13:00Z">
              <w:tcPr>
                <w:tcW w:w="3174" w:type="dxa"/>
                <w:noWrap/>
                <w:hideMark/>
              </w:tcPr>
            </w:tcPrChange>
          </w:tcPr>
          <w:p w14:paraId="66E6239D"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18" w:author="Geetali Baruah" w:date="2020-12-28T22:13:00Z">
              <w:tcPr>
                <w:tcW w:w="4590" w:type="dxa"/>
                <w:noWrap/>
                <w:hideMark/>
              </w:tcPr>
            </w:tcPrChange>
          </w:tcPr>
          <w:p w14:paraId="25F1231E"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Lab</w:t>
            </w:r>
          </w:p>
        </w:tc>
        <w:tc>
          <w:tcPr>
            <w:tcW w:w="2520" w:type="dxa"/>
            <w:noWrap/>
            <w:vAlign w:val="center"/>
            <w:hideMark/>
            <w:tcPrChange w:id="819" w:author="Geetali Baruah" w:date="2020-12-28T22:13:00Z">
              <w:tcPr>
                <w:tcW w:w="1551" w:type="dxa"/>
                <w:noWrap/>
                <w:hideMark/>
              </w:tcPr>
            </w:tcPrChange>
          </w:tcPr>
          <w:p w14:paraId="2EDCEAA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158</w:t>
            </w:r>
          </w:p>
        </w:tc>
      </w:tr>
      <w:tr w:rsidR="00F11734" w:rsidRPr="008339DA" w14:paraId="2EDD35A7" w14:textId="77777777" w:rsidTr="002A7EF0">
        <w:tblPrEx>
          <w:tblPrExChange w:id="820" w:author="Geetali Baruah" w:date="2020-12-28T22:13:00Z">
            <w:tblPrEx>
              <w:jc w:val="left"/>
            </w:tblPrEx>
          </w:tblPrExChange>
        </w:tblPrEx>
        <w:trPr>
          <w:trHeight w:val="300"/>
          <w:trPrChange w:id="82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22" w:author="Geetali Baruah" w:date="2020-12-28T22:13:00Z">
              <w:tcPr>
                <w:tcW w:w="871" w:type="dxa"/>
                <w:noWrap/>
                <w:hideMark/>
              </w:tcPr>
            </w:tcPrChange>
          </w:tcPr>
          <w:p w14:paraId="0AE0B165" w14:textId="77777777" w:rsidR="00F11734" w:rsidRPr="008339DA" w:rsidRDefault="00F11734" w:rsidP="00A752EE">
            <w:pPr>
              <w:rPr>
                <w:rFonts w:cstheme="minorHAnsi"/>
              </w:rPr>
            </w:pPr>
            <w:r w:rsidRPr="008339DA">
              <w:rPr>
                <w:rFonts w:cstheme="minorHAnsi"/>
              </w:rPr>
              <w:t>94</w:t>
            </w:r>
          </w:p>
        </w:tc>
        <w:tc>
          <w:tcPr>
            <w:tcW w:w="2430" w:type="dxa"/>
            <w:noWrap/>
            <w:vAlign w:val="center"/>
            <w:hideMark/>
            <w:tcPrChange w:id="823" w:author="Geetali Baruah" w:date="2020-12-28T22:13:00Z">
              <w:tcPr>
                <w:tcW w:w="3174" w:type="dxa"/>
                <w:noWrap/>
                <w:hideMark/>
              </w:tcPr>
            </w:tcPrChange>
          </w:tcPr>
          <w:p w14:paraId="69021E1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24" w:author="Geetali Baruah" w:date="2020-12-28T22:13:00Z">
              <w:tcPr>
                <w:tcW w:w="4590" w:type="dxa"/>
                <w:noWrap/>
                <w:hideMark/>
              </w:tcPr>
            </w:tcPrChange>
          </w:tcPr>
          <w:p w14:paraId="1148831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Maternity Home</w:t>
            </w:r>
          </w:p>
        </w:tc>
        <w:tc>
          <w:tcPr>
            <w:tcW w:w="2520" w:type="dxa"/>
            <w:noWrap/>
            <w:vAlign w:val="center"/>
            <w:hideMark/>
            <w:tcPrChange w:id="825" w:author="Geetali Baruah" w:date="2020-12-28T22:13:00Z">
              <w:tcPr>
                <w:tcW w:w="1551" w:type="dxa"/>
                <w:noWrap/>
                <w:hideMark/>
              </w:tcPr>
            </w:tcPrChange>
          </w:tcPr>
          <w:p w14:paraId="25D9C81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159</w:t>
            </w:r>
          </w:p>
        </w:tc>
      </w:tr>
      <w:tr w:rsidR="00F11734" w:rsidRPr="008339DA" w14:paraId="18E1F400" w14:textId="77777777" w:rsidTr="002A7EF0">
        <w:tblPrEx>
          <w:tblPrExChange w:id="82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82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28" w:author="Geetali Baruah" w:date="2020-12-28T22:13:00Z">
              <w:tcPr>
                <w:tcW w:w="871" w:type="dxa"/>
                <w:noWrap/>
                <w:hideMark/>
              </w:tcPr>
            </w:tcPrChange>
          </w:tcPr>
          <w:p w14:paraId="77601CB5"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95</w:t>
            </w:r>
          </w:p>
        </w:tc>
        <w:tc>
          <w:tcPr>
            <w:tcW w:w="2430" w:type="dxa"/>
            <w:noWrap/>
            <w:vAlign w:val="center"/>
            <w:hideMark/>
            <w:tcPrChange w:id="829" w:author="Geetali Baruah" w:date="2020-12-28T22:13:00Z">
              <w:tcPr>
                <w:tcW w:w="3174" w:type="dxa"/>
                <w:noWrap/>
                <w:hideMark/>
              </w:tcPr>
            </w:tcPrChange>
          </w:tcPr>
          <w:p w14:paraId="3D3A522D"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30" w:author="Geetali Baruah" w:date="2020-12-28T22:13:00Z">
              <w:tcPr>
                <w:tcW w:w="4590" w:type="dxa"/>
                <w:noWrap/>
                <w:hideMark/>
              </w:tcPr>
            </w:tcPrChange>
          </w:tcPr>
          <w:p w14:paraId="016F5D1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 xml:space="preserve"> Medical Building</w:t>
            </w:r>
          </w:p>
        </w:tc>
        <w:tc>
          <w:tcPr>
            <w:tcW w:w="2520" w:type="dxa"/>
            <w:noWrap/>
            <w:vAlign w:val="center"/>
            <w:hideMark/>
            <w:tcPrChange w:id="831" w:author="Geetali Baruah" w:date="2020-12-28T22:13:00Z">
              <w:tcPr>
                <w:tcW w:w="1551" w:type="dxa"/>
                <w:noWrap/>
                <w:hideMark/>
              </w:tcPr>
            </w:tcPrChange>
          </w:tcPr>
          <w:p w14:paraId="285325E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160</w:t>
            </w:r>
          </w:p>
        </w:tc>
      </w:tr>
      <w:tr w:rsidR="00F11734" w:rsidRPr="008339DA" w14:paraId="28A5CFC8" w14:textId="77777777" w:rsidTr="002A7EF0">
        <w:tblPrEx>
          <w:tblPrExChange w:id="832" w:author="Geetali Baruah" w:date="2020-12-28T22:13:00Z">
            <w:tblPrEx>
              <w:jc w:val="left"/>
            </w:tblPrEx>
          </w:tblPrExChange>
        </w:tblPrEx>
        <w:trPr>
          <w:trHeight w:val="300"/>
          <w:trPrChange w:id="83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34" w:author="Geetali Baruah" w:date="2020-12-28T22:13:00Z">
              <w:tcPr>
                <w:tcW w:w="871" w:type="dxa"/>
                <w:noWrap/>
                <w:hideMark/>
              </w:tcPr>
            </w:tcPrChange>
          </w:tcPr>
          <w:p w14:paraId="2F5A6441" w14:textId="77777777" w:rsidR="00F11734" w:rsidRPr="008339DA" w:rsidRDefault="00F11734" w:rsidP="00A752EE">
            <w:pPr>
              <w:rPr>
                <w:rFonts w:cstheme="minorHAnsi"/>
              </w:rPr>
            </w:pPr>
            <w:r w:rsidRPr="008339DA">
              <w:rPr>
                <w:rFonts w:cstheme="minorHAnsi"/>
              </w:rPr>
              <w:t>96</w:t>
            </w:r>
          </w:p>
        </w:tc>
        <w:tc>
          <w:tcPr>
            <w:tcW w:w="2430" w:type="dxa"/>
            <w:noWrap/>
            <w:vAlign w:val="center"/>
            <w:hideMark/>
            <w:tcPrChange w:id="835" w:author="Geetali Baruah" w:date="2020-12-28T22:13:00Z">
              <w:tcPr>
                <w:tcW w:w="3174" w:type="dxa"/>
                <w:noWrap/>
                <w:hideMark/>
              </w:tcPr>
            </w:tcPrChange>
          </w:tcPr>
          <w:p w14:paraId="39C4CEF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36" w:author="Geetali Baruah" w:date="2020-12-28T22:13:00Z">
              <w:tcPr>
                <w:tcW w:w="4590" w:type="dxa"/>
                <w:noWrap/>
                <w:hideMark/>
              </w:tcPr>
            </w:tcPrChange>
          </w:tcPr>
          <w:p w14:paraId="4E43D40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Nursing Home</w:t>
            </w:r>
          </w:p>
        </w:tc>
        <w:tc>
          <w:tcPr>
            <w:tcW w:w="2520" w:type="dxa"/>
            <w:noWrap/>
            <w:vAlign w:val="center"/>
            <w:hideMark/>
            <w:tcPrChange w:id="837" w:author="Geetali Baruah" w:date="2020-12-28T22:13:00Z">
              <w:tcPr>
                <w:tcW w:w="1551" w:type="dxa"/>
                <w:noWrap/>
                <w:hideMark/>
              </w:tcPr>
            </w:tcPrChange>
          </w:tcPr>
          <w:p w14:paraId="1B29AB8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161</w:t>
            </w:r>
          </w:p>
        </w:tc>
      </w:tr>
      <w:tr w:rsidR="00F11734" w:rsidRPr="008339DA" w14:paraId="4B89341E" w14:textId="77777777" w:rsidTr="002A7EF0">
        <w:tblPrEx>
          <w:tblPrExChange w:id="83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83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40" w:author="Geetali Baruah" w:date="2020-12-28T22:13:00Z">
              <w:tcPr>
                <w:tcW w:w="871" w:type="dxa"/>
                <w:noWrap/>
                <w:hideMark/>
              </w:tcPr>
            </w:tcPrChange>
          </w:tcPr>
          <w:p w14:paraId="7C20E38D"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97</w:t>
            </w:r>
          </w:p>
        </w:tc>
        <w:tc>
          <w:tcPr>
            <w:tcW w:w="2430" w:type="dxa"/>
            <w:noWrap/>
            <w:vAlign w:val="center"/>
            <w:hideMark/>
            <w:tcPrChange w:id="841" w:author="Geetali Baruah" w:date="2020-12-28T22:13:00Z">
              <w:tcPr>
                <w:tcW w:w="3174" w:type="dxa"/>
                <w:noWrap/>
                <w:hideMark/>
              </w:tcPr>
            </w:tcPrChange>
          </w:tcPr>
          <w:p w14:paraId="14C68565"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42" w:author="Geetali Baruah" w:date="2020-12-28T22:13:00Z">
              <w:tcPr>
                <w:tcW w:w="4590" w:type="dxa"/>
                <w:noWrap/>
                <w:hideMark/>
              </w:tcPr>
            </w:tcPrChange>
          </w:tcPr>
          <w:p w14:paraId="1EF8403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Polyclinic</w:t>
            </w:r>
          </w:p>
        </w:tc>
        <w:tc>
          <w:tcPr>
            <w:tcW w:w="2520" w:type="dxa"/>
            <w:noWrap/>
            <w:vAlign w:val="center"/>
            <w:hideMark/>
            <w:tcPrChange w:id="843" w:author="Geetali Baruah" w:date="2020-12-28T22:13:00Z">
              <w:tcPr>
                <w:tcW w:w="1551" w:type="dxa"/>
                <w:noWrap/>
                <w:hideMark/>
              </w:tcPr>
            </w:tcPrChange>
          </w:tcPr>
          <w:p w14:paraId="34C3831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162</w:t>
            </w:r>
          </w:p>
        </w:tc>
      </w:tr>
      <w:tr w:rsidR="00F11734" w:rsidRPr="008339DA" w14:paraId="5F554540" w14:textId="77777777" w:rsidTr="002A7EF0">
        <w:tblPrEx>
          <w:tblPrExChange w:id="844" w:author="Geetali Baruah" w:date="2020-12-28T22:13:00Z">
            <w:tblPrEx>
              <w:jc w:val="left"/>
            </w:tblPrEx>
          </w:tblPrExChange>
        </w:tblPrEx>
        <w:trPr>
          <w:trHeight w:val="300"/>
          <w:trPrChange w:id="84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46" w:author="Geetali Baruah" w:date="2020-12-28T22:13:00Z">
              <w:tcPr>
                <w:tcW w:w="871" w:type="dxa"/>
                <w:noWrap/>
                <w:hideMark/>
              </w:tcPr>
            </w:tcPrChange>
          </w:tcPr>
          <w:p w14:paraId="69A13B29" w14:textId="77777777" w:rsidR="00F11734" w:rsidRPr="008339DA" w:rsidRDefault="00F11734" w:rsidP="00A752EE">
            <w:pPr>
              <w:rPr>
                <w:rFonts w:cstheme="minorHAnsi"/>
              </w:rPr>
            </w:pPr>
            <w:r w:rsidRPr="008339DA">
              <w:rPr>
                <w:rFonts w:cstheme="minorHAnsi"/>
              </w:rPr>
              <w:t>98</w:t>
            </w:r>
          </w:p>
        </w:tc>
        <w:tc>
          <w:tcPr>
            <w:tcW w:w="2430" w:type="dxa"/>
            <w:noWrap/>
            <w:vAlign w:val="center"/>
            <w:hideMark/>
            <w:tcPrChange w:id="847" w:author="Geetali Baruah" w:date="2020-12-28T22:13:00Z">
              <w:tcPr>
                <w:tcW w:w="3174" w:type="dxa"/>
                <w:noWrap/>
                <w:hideMark/>
              </w:tcPr>
            </w:tcPrChange>
          </w:tcPr>
          <w:p w14:paraId="6967930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48" w:author="Geetali Baruah" w:date="2020-12-28T22:13:00Z">
              <w:tcPr>
                <w:tcW w:w="4590" w:type="dxa"/>
                <w:noWrap/>
                <w:hideMark/>
              </w:tcPr>
            </w:tcPrChange>
          </w:tcPr>
          <w:p w14:paraId="45811690"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Rehabilitation Center</w:t>
            </w:r>
          </w:p>
        </w:tc>
        <w:tc>
          <w:tcPr>
            <w:tcW w:w="2520" w:type="dxa"/>
            <w:noWrap/>
            <w:vAlign w:val="center"/>
            <w:hideMark/>
            <w:tcPrChange w:id="849" w:author="Geetali Baruah" w:date="2020-12-28T22:13:00Z">
              <w:tcPr>
                <w:tcW w:w="1551" w:type="dxa"/>
                <w:noWrap/>
                <w:hideMark/>
              </w:tcPr>
            </w:tcPrChange>
          </w:tcPr>
          <w:p w14:paraId="044B7F0A"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163</w:t>
            </w:r>
          </w:p>
        </w:tc>
      </w:tr>
      <w:tr w:rsidR="00F11734" w:rsidRPr="008339DA" w14:paraId="4BC06EFA" w14:textId="77777777" w:rsidTr="002A7EF0">
        <w:tblPrEx>
          <w:tblPrExChange w:id="85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85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52" w:author="Geetali Baruah" w:date="2020-12-28T22:13:00Z">
              <w:tcPr>
                <w:tcW w:w="871" w:type="dxa"/>
                <w:noWrap/>
                <w:hideMark/>
              </w:tcPr>
            </w:tcPrChange>
          </w:tcPr>
          <w:p w14:paraId="654E7EF1"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99</w:t>
            </w:r>
          </w:p>
        </w:tc>
        <w:tc>
          <w:tcPr>
            <w:tcW w:w="2430" w:type="dxa"/>
            <w:noWrap/>
            <w:vAlign w:val="center"/>
            <w:hideMark/>
            <w:tcPrChange w:id="853" w:author="Geetali Baruah" w:date="2020-12-28T22:13:00Z">
              <w:tcPr>
                <w:tcW w:w="3174" w:type="dxa"/>
                <w:noWrap/>
                <w:hideMark/>
              </w:tcPr>
            </w:tcPrChange>
          </w:tcPr>
          <w:p w14:paraId="0F68C37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54" w:author="Geetali Baruah" w:date="2020-12-28T22:13:00Z">
              <w:tcPr>
                <w:tcW w:w="4590" w:type="dxa"/>
                <w:noWrap/>
                <w:hideMark/>
              </w:tcPr>
            </w:tcPrChange>
          </w:tcPr>
          <w:p w14:paraId="411F4C8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Veterinary Hospital for pet animals and birds</w:t>
            </w:r>
          </w:p>
        </w:tc>
        <w:tc>
          <w:tcPr>
            <w:tcW w:w="2520" w:type="dxa"/>
            <w:noWrap/>
            <w:vAlign w:val="center"/>
            <w:hideMark/>
            <w:tcPrChange w:id="855" w:author="Geetali Baruah" w:date="2020-12-28T22:13:00Z">
              <w:tcPr>
                <w:tcW w:w="1551" w:type="dxa"/>
                <w:noWrap/>
                <w:hideMark/>
              </w:tcPr>
            </w:tcPrChange>
          </w:tcPr>
          <w:p w14:paraId="68C7958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164</w:t>
            </w:r>
          </w:p>
        </w:tc>
      </w:tr>
      <w:tr w:rsidR="00F11734" w:rsidRPr="008339DA" w14:paraId="27DEF5F1" w14:textId="77777777" w:rsidTr="002A7EF0">
        <w:tblPrEx>
          <w:tblPrExChange w:id="856" w:author="Geetali Baruah" w:date="2020-12-28T22:13:00Z">
            <w:tblPrEx>
              <w:jc w:val="left"/>
            </w:tblPrEx>
          </w:tblPrExChange>
        </w:tblPrEx>
        <w:trPr>
          <w:trHeight w:val="300"/>
          <w:trPrChange w:id="85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58" w:author="Geetali Baruah" w:date="2020-12-28T22:13:00Z">
              <w:tcPr>
                <w:tcW w:w="871" w:type="dxa"/>
                <w:noWrap/>
                <w:hideMark/>
              </w:tcPr>
            </w:tcPrChange>
          </w:tcPr>
          <w:p w14:paraId="306E4E3A" w14:textId="77777777" w:rsidR="00F11734" w:rsidRPr="008339DA" w:rsidRDefault="00F11734" w:rsidP="00A752EE">
            <w:pPr>
              <w:rPr>
                <w:rFonts w:cstheme="minorHAnsi"/>
              </w:rPr>
            </w:pPr>
            <w:r w:rsidRPr="008339DA">
              <w:rPr>
                <w:rFonts w:cstheme="minorHAnsi"/>
              </w:rPr>
              <w:t>100</w:t>
            </w:r>
          </w:p>
        </w:tc>
        <w:tc>
          <w:tcPr>
            <w:tcW w:w="2430" w:type="dxa"/>
            <w:noWrap/>
            <w:vAlign w:val="center"/>
            <w:hideMark/>
            <w:tcPrChange w:id="859" w:author="Geetali Baruah" w:date="2020-12-28T22:13:00Z">
              <w:tcPr>
                <w:tcW w:w="3174" w:type="dxa"/>
                <w:noWrap/>
                <w:hideMark/>
              </w:tcPr>
            </w:tcPrChange>
          </w:tcPr>
          <w:p w14:paraId="12BBE60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60" w:author="Geetali Baruah" w:date="2020-12-28T22:13:00Z">
              <w:tcPr>
                <w:tcW w:w="4590" w:type="dxa"/>
                <w:noWrap/>
                <w:hideMark/>
              </w:tcPr>
            </w:tcPrChange>
          </w:tcPr>
          <w:p w14:paraId="4D73938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Research and Training Institute</w:t>
            </w:r>
          </w:p>
        </w:tc>
        <w:tc>
          <w:tcPr>
            <w:tcW w:w="2520" w:type="dxa"/>
            <w:noWrap/>
            <w:vAlign w:val="center"/>
            <w:hideMark/>
            <w:tcPrChange w:id="861" w:author="Geetali Baruah" w:date="2020-12-28T22:13:00Z">
              <w:tcPr>
                <w:tcW w:w="1551" w:type="dxa"/>
                <w:noWrap/>
                <w:hideMark/>
              </w:tcPr>
            </w:tcPrChange>
          </w:tcPr>
          <w:p w14:paraId="65EF496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165</w:t>
            </w:r>
          </w:p>
        </w:tc>
      </w:tr>
      <w:tr w:rsidR="00F11734" w:rsidRPr="008339DA" w14:paraId="1CA8B916" w14:textId="77777777" w:rsidTr="002A7EF0">
        <w:tblPrEx>
          <w:tblPrExChange w:id="86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86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64" w:author="Geetali Baruah" w:date="2020-12-28T22:13:00Z">
              <w:tcPr>
                <w:tcW w:w="871" w:type="dxa"/>
                <w:noWrap/>
                <w:hideMark/>
              </w:tcPr>
            </w:tcPrChange>
          </w:tcPr>
          <w:p w14:paraId="2F8DE103"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101</w:t>
            </w:r>
          </w:p>
        </w:tc>
        <w:tc>
          <w:tcPr>
            <w:tcW w:w="2430" w:type="dxa"/>
            <w:noWrap/>
            <w:vAlign w:val="center"/>
            <w:hideMark/>
            <w:tcPrChange w:id="865" w:author="Geetali Baruah" w:date="2020-12-28T22:13:00Z">
              <w:tcPr>
                <w:tcW w:w="3174" w:type="dxa"/>
                <w:noWrap/>
                <w:hideMark/>
              </w:tcPr>
            </w:tcPrChange>
          </w:tcPr>
          <w:p w14:paraId="70FE0E5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66" w:author="Geetali Baruah" w:date="2020-12-28T22:13:00Z">
              <w:tcPr>
                <w:tcW w:w="4590" w:type="dxa"/>
                <w:noWrap/>
                <w:hideMark/>
              </w:tcPr>
            </w:tcPrChange>
          </w:tcPr>
          <w:p w14:paraId="5D795980"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Police Station</w:t>
            </w:r>
          </w:p>
        </w:tc>
        <w:tc>
          <w:tcPr>
            <w:tcW w:w="2520" w:type="dxa"/>
            <w:noWrap/>
            <w:vAlign w:val="center"/>
            <w:hideMark/>
            <w:tcPrChange w:id="867" w:author="Geetali Baruah" w:date="2020-12-28T22:13:00Z">
              <w:tcPr>
                <w:tcW w:w="1551" w:type="dxa"/>
                <w:noWrap/>
                <w:hideMark/>
              </w:tcPr>
            </w:tcPrChange>
          </w:tcPr>
          <w:p w14:paraId="136B765E"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166</w:t>
            </w:r>
          </w:p>
        </w:tc>
      </w:tr>
      <w:tr w:rsidR="00F11734" w:rsidRPr="008339DA" w14:paraId="346B8955" w14:textId="77777777" w:rsidTr="002A7EF0">
        <w:tblPrEx>
          <w:tblPrExChange w:id="868" w:author="Geetali Baruah" w:date="2020-12-28T22:13:00Z">
            <w:tblPrEx>
              <w:jc w:val="left"/>
            </w:tblPrEx>
          </w:tblPrExChange>
        </w:tblPrEx>
        <w:trPr>
          <w:trHeight w:val="300"/>
          <w:trPrChange w:id="86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70" w:author="Geetali Baruah" w:date="2020-12-28T22:13:00Z">
              <w:tcPr>
                <w:tcW w:w="871" w:type="dxa"/>
                <w:noWrap/>
                <w:hideMark/>
              </w:tcPr>
            </w:tcPrChange>
          </w:tcPr>
          <w:p w14:paraId="0FD138AB" w14:textId="77777777" w:rsidR="00F11734" w:rsidRPr="008339DA" w:rsidRDefault="00F11734" w:rsidP="00A752EE">
            <w:pPr>
              <w:rPr>
                <w:rFonts w:cstheme="minorHAnsi"/>
              </w:rPr>
            </w:pPr>
            <w:r w:rsidRPr="008339DA">
              <w:rPr>
                <w:rFonts w:cstheme="minorHAnsi"/>
              </w:rPr>
              <w:t>102</w:t>
            </w:r>
          </w:p>
        </w:tc>
        <w:tc>
          <w:tcPr>
            <w:tcW w:w="2430" w:type="dxa"/>
            <w:noWrap/>
            <w:vAlign w:val="center"/>
            <w:hideMark/>
            <w:tcPrChange w:id="871" w:author="Geetali Baruah" w:date="2020-12-28T22:13:00Z">
              <w:tcPr>
                <w:tcW w:w="3174" w:type="dxa"/>
                <w:noWrap/>
                <w:hideMark/>
              </w:tcPr>
            </w:tcPrChange>
          </w:tcPr>
          <w:p w14:paraId="6877AA0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72" w:author="Geetali Baruah" w:date="2020-12-28T22:13:00Z">
              <w:tcPr>
                <w:tcW w:w="4590" w:type="dxa"/>
                <w:noWrap/>
                <w:hideMark/>
              </w:tcPr>
            </w:tcPrChange>
          </w:tcPr>
          <w:p w14:paraId="51C280F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Fire Station</w:t>
            </w:r>
          </w:p>
        </w:tc>
        <w:tc>
          <w:tcPr>
            <w:tcW w:w="2520" w:type="dxa"/>
            <w:noWrap/>
            <w:vAlign w:val="center"/>
            <w:hideMark/>
            <w:tcPrChange w:id="873" w:author="Geetali Baruah" w:date="2020-12-28T22:13:00Z">
              <w:tcPr>
                <w:tcW w:w="1551" w:type="dxa"/>
                <w:noWrap/>
                <w:hideMark/>
              </w:tcPr>
            </w:tcPrChange>
          </w:tcPr>
          <w:p w14:paraId="2DDA8D4D"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167</w:t>
            </w:r>
          </w:p>
        </w:tc>
      </w:tr>
      <w:tr w:rsidR="00F11734" w:rsidRPr="008339DA" w14:paraId="49A8F965" w14:textId="77777777" w:rsidTr="002A7EF0">
        <w:tblPrEx>
          <w:tblPrExChange w:id="87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87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76" w:author="Geetali Baruah" w:date="2020-12-28T22:13:00Z">
              <w:tcPr>
                <w:tcW w:w="871" w:type="dxa"/>
                <w:noWrap/>
                <w:hideMark/>
              </w:tcPr>
            </w:tcPrChange>
          </w:tcPr>
          <w:p w14:paraId="1C804ADD"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103</w:t>
            </w:r>
          </w:p>
        </w:tc>
        <w:tc>
          <w:tcPr>
            <w:tcW w:w="2430" w:type="dxa"/>
            <w:noWrap/>
            <w:vAlign w:val="center"/>
            <w:hideMark/>
            <w:tcPrChange w:id="877" w:author="Geetali Baruah" w:date="2020-12-28T22:13:00Z">
              <w:tcPr>
                <w:tcW w:w="3174" w:type="dxa"/>
                <w:noWrap/>
                <w:hideMark/>
              </w:tcPr>
            </w:tcPrChange>
          </w:tcPr>
          <w:p w14:paraId="00C4B09E"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78" w:author="Geetali Baruah" w:date="2020-12-28T22:13:00Z">
              <w:tcPr>
                <w:tcW w:w="4590" w:type="dxa"/>
                <w:noWrap/>
                <w:hideMark/>
              </w:tcPr>
            </w:tcPrChange>
          </w:tcPr>
          <w:p w14:paraId="14B856F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Jail/Prison</w:t>
            </w:r>
          </w:p>
        </w:tc>
        <w:tc>
          <w:tcPr>
            <w:tcW w:w="2520" w:type="dxa"/>
            <w:noWrap/>
            <w:vAlign w:val="center"/>
            <w:hideMark/>
            <w:tcPrChange w:id="879" w:author="Geetali Baruah" w:date="2020-12-28T22:13:00Z">
              <w:tcPr>
                <w:tcW w:w="1551" w:type="dxa"/>
                <w:noWrap/>
                <w:hideMark/>
              </w:tcPr>
            </w:tcPrChange>
          </w:tcPr>
          <w:p w14:paraId="7EEC489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168</w:t>
            </w:r>
          </w:p>
        </w:tc>
      </w:tr>
      <w:tr w:rsidR="00F11734" w:rsidRPr="008339DA" w14:paraId="6A9E103E" w14:textId="77777777" w:rsidTr="002A7EF0">
        <w:tblPrEx>
          <w:tblPrExChange w:id="880" w:author="Geetali Baruah" w:date="2020-12-28T22:13:00Z">
            <w:tblPrEx>
              <w:jc w:val="left"/>
            </w:tblPrEx>
          </w:tblPrExChange>
        </w:tblPrEx>
        <w:trPr>
          <w:trHeight w:val="315"/>
          <w:trPrChange w:id="881" w:author="Geetali Baruah" w:date="2020-12-28T22:13:00Z">
            <w:trPr>
              <w:trHeight w:val="315"/>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82" w:author="Geetali Baruah" w:date="2020-12-28T22:13:00Z">
              <w:tcPr>
                <w:tcW w:w="871" w:type="dxa"/>
                <w:noWrap/>
                <w:hideMark/>
              </w:tcPr>
            </w:tcPrChange>
          </w:tcPr>
          <w:p w14:paraId="72746C95" w14:textId="77777777" w:rsidR="00F11734" w:rsidRPr="008339DA" w:rsidRDefault="00F11734" w:rsidP="00A752EE">
            <w:pPr>
              <w:rPr>
                <w:rFonts w:cstheme="minorHAnsi"/>
              </w:rPr>
            </w:pPr>
            <w:r w:rsidRPr="008339DA">
              <w:rPr>
                <w:rFonts w:cstheme="minorHAnsi"/>
              </w:rPr>
              <w:t>104</w:t>
            </w:r>
          </w:p>
        </w:tc>
        <w:tc>
          <w:tcPr>
            <w:tcW w:w="2430" w:type="dxa"/>
            <w:noWrap/>
            <w:vAlign w:val="center"/>
            <w:hideMark/>
            <w:tcPrChange w:id="883" w:author="Geetali Baruah" w:date="2020-12-28T22:13:00Z">
              <w:tcPr>
                <w:tcW w:w="3174" w:type="dxa"/>
                <w:noWrap/>
                <w:hideMark/>
              </w:tcPr>
            </w:tcPrChange>
          </w:tcPr>
          <w:p w14:paraId="7776889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Public-Semi Public/Institutional</w:t>
            </w:r>
          </w:p>
        </w:tc>
        <w:tc>
          <w:tcPr>
            <w:tcW w:w="4230" w:type="dxa"/>
            <w:noWrap/>
            <w:vAlign w:val="center"/>
            <w:hideMark/>
            <w:tcPrChange w:id="884" w:author="Geetali Baruah" w:date="2020-12-28T22:13:00Z">
              <w:tcPr>
                <w:tcW w:w="4590" w:type="dxa"/>
                <w:noWrap/>
                <w:hideMark/>
              </w:tcPr>
            </w:tcPrChange>
          </w:tcPr>
          <w:p w14:paraId="1963CBE0"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Post Office</w:t>
            </w:r>
          </w:p>
        </w:tc>
        <w:tc>
          <w:tcPr>
            <w:tcW w:w="2520" w:type="dxa"/>
            <w:noWrap/>
            <w:vAlign w:val="center"/>
            <w:hideMark/>
            <w:tcPrChange w:id="885" w:author="Geetali Baruah" w:date="2020-12-28T22:13:00Z">
              <w:tcPr>
                <w:tcW w:w="1551" w:type="dxa"/>
                <w:noWrap/>
                <w:hideMark/>
              </w:tcPr>
            </w:tcPrChange>
          </w:tcPr>
          <w:p w14:paraId="249105F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169</w:t>
            </w:r>
          </w:p>
        </w:tc>
      </w:tr>
      <w:tr w:rsidR="00F11734" w:rsidRPr="008339DA" w14:paraId="3FA48CDC" w14:textId="77777777" w:rsidTr="002A7EF0">
        <w:tblPrEx>
          <w:tblPrExChange w:id="88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88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88" w:author="Geetali Baruah" w:date="2020-12-28T22:13:00Z">
              <w:tcPr>
                <w:tcW w:w="871" w:type="dxa"/>
                <w:noWrap/>
                <w:hideMark/>
              </w:tcPr>
            </w:tcPrChange>
          </w:tcPr>
          <w:p w14:paraId="4CE219FA"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105</w:t>
            </w:r>
          </w:p>
        </w:tc>
        <w:tc>
          <w:tcPr>
            <w:tcW w:w="2430" w:type="dxa"/>
            <w:noWrap/>
            <w:vAlign w:val="center"/>
            <w:hideMark/>
            <w:tcPrChange w:id="889" w:author="Geetali Baruah" w:date="2020-12-28T22:13:00Z">
              <w:tcPr>
                <w:tcW w:w="3174" w:type="dxa"/>
                <w:noWrap/>
                <w:hideMark/>
              </w:tcPr>
            </w:tcPrChange>
          </w:tcPr>
          <w:p w14:paraId="190B648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 Utility</w:t>
            </w:r>
          </w:p>
        </w:tc>
        <w:tc>
          <w:tcPr>
            <w:tcW w:w="4230" w:type="dxa"/>
            <w:noWrap/>
            <w:vAlign w:val="center"/>
            <w:hideMark/>
            <w:tcPrChange w:id="890" w:author="Geetali Baruah" w:date="2020-12-28T22:13:00Z">
              <w:tcPr>
                <w:tcW w:w="4590" w:type="dxa"/>
                <w:noWrap/>
                <w:hideMark/>
              </w:tcPr>
            </w:tcPrChange>
          </w:tcPr>
          <w:p w14:paraId="651CB80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Bill Collection Center</w:t>
            </w:r>
          </w:p>
        </w:tc>
        <w:tc>
          <w:tcPr>
            <w:tcW w:w="2520" w:type="dxa"/>
            <w:noWrap/>
            <w:vAlign w:val="center"/>
            <w:hideMark/>
            <w:tcPrChange w:id="891" w:author="Geetali Baruah" w:date="2020-12-28T22:13:00Z">
              <w:tcPr>
                <w:tcW w:w="1551" w:type="dxa"/>
                <w:noWrap/>
                <w:hideMark/>
              </w:tcPr>
            </w:tcPrChange>
          </w:tcPr>
          <w:p w14:paraId="19CBEF35"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210</w:t>
            </w:r>
          </w:p>
        </w:tc>
      </w:tr>
      <w:tr w:rsidR="00F11734" w:rsidRPr="008339DA" w14:paraId="2D4BD4BE" w14:textId="77777777" w:rsidTr="002A7EF0">
        <w:tblPrEx>
          <w:tblPrExChange w:id="892" w:author="Geetali Baruah" w:date="2020-12-28T22:13:00Z">
            <w:tblPrEx>
              <w:jc w:val="left"/>
            </w:tblPrEx>
          </w:tblPrExChange>
        </w:tblPrEx>
        <w:trPr>
          <w:trHeight w:val="300"/>
          <w:trPrChange w:id="89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894" w:author="Geetali Baruah" w:date="2020-12-28T22:13:00Z">
              <w:tcPr>
                <w:tcW w:w="871" w:type="dxa"/>
                <w:noWrap/>
                <w:hideMark/>
              </w:tcPr>
            </w:tcPrChange>
          </w:tcPr>
          <w:p w14:paraId="26BCAE23" w14:textId="77777777" w:rsidR="00F11734" w:rsidRPr="008339DA" w:rsidRDefault="00F11734" w:rsidP="00A752EE">
            <w:pPr>
              <w:rPr>
                <w:rFonts w:cstheme="minorHAnsi"/>
              </w:rPr>
            </w:pPr>
            <w:r w:rsidRPr="008339DA">
              <w:rPr>
                <w:rFonts w:cstheme="minorHAnsi"/>
              </w:rPr>
              <w:t>106</w:t>
            </w:r>
          </w:p>
        </w:tc>
        <w:tc>
          <w:tcPr>
            <w:tcW w:w="2430" w:type="dxa"/>
            <w:noWrap/>
            <w:vAlign w:val="center"/>
            <w:hideMark/>
            <w:tcPrChange w:id="895" w:author="Geetali Baruah" w:date="2020-12-28T22:13:00Z">
              <w:tcPr>
                <w:tcW w:w="3174" w:type="dxa"/>
                <w:noWrap/>
                <w:hideMark/>
              </w:tcPr>
            </w:tcPrChange>
          </w:tcPr>
          <w:p w14:paraId="2F7142D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 Utility</w:t>
            </w:r>
          </w:p>
        </w:tc>
        <w:tc>
          <w:tcPr>
            <w:tcW w:w="4230" w:type="dxa"/>
            <w:noWrap/>
            <w:vAlign w:val="center"/>
            <w:hideMark/>
            <w:tcPrChange w:id="896" w:author="Geetali Baruah" w:date="2020-12-28T22:13:00Z">
              <w:tcPr>
                <w:tcW w:w="4590" w:type="dxa"/>
                <w:noWrap/>
                <w:hideMark/>
              </w:tcPr>
            </w:tcPrChange>
          </w:tcPr>
          <w:p w14:paraId="271F036F"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Broadcasting-Transmission Centre</w:t>
            </w:r>
          </w:p>
        </w:tc>
        <w:tc>
          <w:tcPr>
            <w:tcW w:w="2520" w:type="dxa"/>
            <w:noWrap/>
            <w:vAlign w:val="center"/>
            <w:hideMark/>
            <w:tcPrChange w:id="897" w:author="Geetali Baruah" w:date="2020-12-28T22:13:00Z">
              <w:tcPr>
                <w:tcW w:w="1551" w:type="dxa"/>
                <w:noWrap/>
                <w:hideMark/>
              </w:tcPr>
            </w:tcPrChange>
          </w:tcPr>
          <w:p w14:paraId="6BD3896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211</w:t>
            </w:r>
          </w:p>
        </w:tc>
      </w:tr>
      <w:tr w:rsidR="00F11734" w:rsidRPr="008339DA" w14:paraId="0756F346" w14:textId="77777777" w:rsidTr="002A7EF0">
        <w:tblPrEx>
          <w:tblPrExChange w:id="89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89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00" w:author="Geetali Baruah" w:date="2020-12-28T22:13:00Z">
              <w:tcPr>
                <w:tcW w:w="871" w:type="dxa"/>
                <w:noWrap/>
                <w:hideMark/>
              </w:tcPr>
            </w:tcPrChange>
          </w:tcPr>
          <w:p w14:paraId="512D5510"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107</w:t>
            </w:r>
          </w:p>
        </w:tc>
        <w:tc>
          <w:tcPr>
            <w:tcW w:w="2430" w:type="dxa"/>
            <w:noWrap/>
            <w:vAlign w:val="center"/>
            <w:hideMark/>
            <w:tcPrChange w:id="901" w:author="Geetali Baruah" w:date="2020-12-28T22:13:00Z">
              <w:tcPr>
                <w:tcW w:w="3174" w:type="dxa"/>
                <w:noWrap/>
                <w:hideMark/>
              </w:tcPr>
            </w:tcPrChange>
          </w:tcPr>
          <w:p w14:paraId="5325310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 Utility</w:t>
            </w:r>
          </w:p>
        </w:tc>
        <w:tc>
          <w:tcPr>
            <w:tcW w:w="4230" w:type="dxa"/>
            <w:noWrap/>
            <w:vAlign w:val="center"/>
            <w:hideMark/>
            <w:tcPrChange w:id="902" w:author="Geetali Baruah" w:date="2020-12-28T22:13:00Z">
              <w:tcPr>
                <w:tcW w:w="4590" w:type="dxa"/>
                <w:noWrap/>
                <w:hideMark/>
              </w:tcPr>
            </w:tcPrChange>
          </w:tcPr>
          <w:p w14:paraId="54D7FC0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Burial and cremation grounds</w:t>
            </w:r>
          </w:p>
        </w:tc>
        <w:tc>
          <w:tcPr>
            <w:tcW w:w="2520" w:type="dxa"/>
            <w:noWrap/>
            <w:vAlign w:val="center"/>
            <w:hideMark/>
            <w:tcPrChange w:id="903" w:author="Geetali Baruah" w:date="2020-12-28T22:13:00Z">
              <w:tcPr>
                <w:tcW w:w="1551" w:type="dxa"/>
                <w:noWrap/>
                <w:hideMark/>
              </w:tcPr>
            </w:tcPrChange>
          </w:tcPr>
          <w:p w14:paraId="7CEC110C"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212</w:t>
            </w:r>
          </w:p>
        </w:tc>
      </w:tr>
      <w:tr w:rsidR="00F11734" w:rsidRPr="008339DA" w14:paraId="7D19A28B" w14:textId="77777777" w:rsidTr="002A7EF0">
        <w:tblPrEx>
          <w:tblPrExChange w:id="904" w:author="Geetali Baruah" w:date="2020-12-28T22:13:00Z">
            <w:tblPrEx>
              <w:jc w:val="left"/>
            </w:tblPrEx>
          </w:tblPrExChange>
        </w:tblPrEx>
        <w:trPr>
          <w:trHeight w:val="300"/>
          <w:trPrChange w:id="90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06" w:author="Geetali Baruah" w:date="2020-12-28T22:13:00Z">
              <w:tcPr>
                <w:tcW w:w="871" w:type="dxa"/>
                <w:noWrap/>
                <w:hideMark/>
              </w:tcPr>
            </w:tcPrChange>
          </w:tcPr>
          <w:p w14:paraId="2DBF65ED" w14:textId="77777777" w:rsidR="00F11734" w:rsidRPr="008339DA" w:rsidRDefault="00F11734" w:rsidP="00A752EE">
            <w:pPr>
              <w:rPr>
                <w:rFonts w:cstheme="minorHAnsi"/>
              </w:rPr>
            </w:pPr>
            <w:r w:rsidRPr="008339DA">
              <w:rPr>
                <w:rFonts w:cstheme="minorHAnsi"/>
              </w:rPr>
              <w:t>108</w:t>
            </w:r>
          </w:p>
        </w:tc>
        <w:tc>
          <w:tcPr>
            <w:tcW w:w="2430" w:type="dxa"/>
            <w:noWrap/>
            <w:vAlign w:val="center"/>
            <w:hideMark/>
            <w:tcPrChange w:id="907" w:author="Geetali Baruah" w:date="2020-12-28T22:13:00Z">
              <w:tcPr>
                <w:tcW w:w="3174" w:type="dxa"/>
                <w:noWrap/>
                <w:hideMark/>
              </w:tcPr>
            </w:tcPrChange>
          </w:tcPr>
          <w:p w14:paraId="22B5EFF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 Utility</w:t>
            </w:r>
          </w:p>
        </w:tc>
        <w:tc>
          <w:tcPr>
            <w:tcW w:w="4230" w:type="dxa"/>
            <w:noWrap/>
            <w:vAlign w:val="center"/>
            <w:hideMark/>
            <w:tcPrChange w:id="908" w:author="Geetali Baruah" w:date="2020-12-28T22:13:00Z">
              <w:tcPr>
                <w:tcW w:w="4590" w:type="dxa"/>
                <w:noWrap/>
                <w:hideMark/>
              </w:tcPr>
            </w:tcPrChange>
          </w:tcPr>
          <w:p w14:paraId="38C4B44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 Distribution System Shop</w:t>
            </w:r>
          </w:p>
        </w:tc>
        <w:tc>
          <w:tcPr>
            <w:tcW w:w="2520" w:type="dxa"/>
            <w:noWrap/>
            <w:vAlign w:val="center"/>
            <w:hideMark/>
            <w:tcPrChange w:id="909" w:author="Geetali Baruah" w:date="2020-12-28T22:13:00Z">
              <w:tcPr>
                <w:tcW w:w="1551" w:type="dxa"/>
                <w:noWrap/>
                <w:hideMark/>
              </w:tcPr>
            </w:tcPrChange>
          </w:tcPr>
          <w:p w14:paraId="6D44A27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213</w:t>
            </w:r>
          </w:p>
        </w:tc>
      </w:tr>
      <w:tr w:rsidR="00F11734" w:rsidRPr="008339DA" w14:paraId="5CA8D62C" w14:textId="77777777" w:rsidTr="002A7EF0">
        <w:tblPrEx>
          <w:tblPrExChange w:id="91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91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12" w:author="Geetali Baruah" w:date="2020-12-28T22:13:00Z">
              <w:tcPr>
                <w:tcW w:w="871" w:type="dxa"/>
                <w:noWrap/>
                <w:hideMark/>
              </w:tcPr>
            </w:tcPrChange>
          </w:tcPr>
          <w:p w14:paraId="5B7D9D50"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lastRenderedPageBreak/>
              <w:t>109</w:t>
            </w:r>
          </w:p>
        </w:tc>
        <w:tc>
          <w:tcPr>
            <w:tcW w:w="2430" w:type="dxa"/>
            <w:noWrap/>
            <w:vAlign w:val="center"/>
            <w:hideMark/>
            <w:tcPrChange w:id="913" w:author="Geetali Baruah" w:date="2020-12-28T22:13:00Z">
              <w:tcPr>
                <w:tcW w:w="3174" w:type="dxa"/>
                <w:noWrap/>
                <w:hideMark/>
              </w:tcPr>
            </w:tcPrChange>
          </w:tcPr>
          <w:p w14:paraId="7D08F8C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 Utility</w:t>
            </w:r>
          </w:p>
        </w:tc>
        <w:tc>
          <w:tcPr>
            <w:tcW w:w="4230" w:type="dxa"/>
            <w:noWrap/>
            <w:vAlign w:val="center"/>
            <w:hideMark/>
            <w:tcPrChange w:id="914" w:author="Geetali Baruah" w:date="2020-12-28T22:13:00Z">
              <w:tcPr>
                <w:tcW w:w="4590" w:type="dxa"/>
                <w:noWrap/>
                <w:hideMark/>
              </w:tcPr>
            </w:tcPrChange>
          </w:tcPr>
          <w:p w14:paraId="5C3CC7A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 Toilets in Public Area</w:t>
            </w:r>
          </w:p>
        </w:tc>
        <w:tc>
          <w:tcPr>
            <w:tcW w:w="2520" w:type="dxa"/>
            <w:noWrap/>
            <w:vAlign w:val="center"/>
            <w:hideMark/>
            <w:tcPrChange w:id="915" w:author="Geetali Baruah" w:date="2020-12-28T22:13:00Z">
              <w:tcPr>
                <w:tcW w:w="1551" w:type="dxa"/>
                <w:noWrap/>
                <w:hideMark/>
              </w:tcPr>
            </w:tcPrChange>
          </w:tcPr>
          <w:p w14:paraId="22C4381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214</w:t>
            </w:r>
          </w:p>
        </w:tc>
      </w:tr>
      <w:tr w:rsidR="00F11734" w:rsidRPr="008339DA" w14:paraId="6C7D01E3" w14:textId="77777777" w:rsidTr="002A7EF0">
        <w:tblPrEx>
          <w:tblPrExChange w:id="916" w:author="Geetali Baruah" w:date="2020-12-28T22:13:00Z">
            <w:tblPrEx>
              <w:jc w:val="left"/>
            </w:tblPrEx>
          </w:tblPrExChange>
        </w:tblPrEx>
        <w:trPr>
          <w:trHeight w:val="300"/>
          <w:trPrChange w:id="91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18" w:author="Geetali Baruah" w:date="2020-12-28T22:13:00Z">
              <w:tcPr>
                <w:tcW w:w="871" w:type="dxa"/>
                <w:noWrap/>
                <w:hideMark/>
              </w:tcPr>
            </w:tcPrChange>
          </w:tcPr>
          <w:p w14:paraId="542D2D93" w14:textId="77777777" w:rsidR="00F11734" w:rsidRPr="008339DA" w:rsidRDefault="00F11734" w:rsidP="00A752EE">
            <w:pPr>
              <w:rPr>
                <w:rFonts w:cstheme="minorHAnsi"/>
              </w:rPr>
            </w:pPr>
            <w:r w:rsidRPr="008339DA">
              <w:rPr>
                <w:rFonts w:cstheme="minorHAnsi"/>
              </w:rPr>
              <w:t>110</w:t>
            </w:r>
          </w:p>
        </w:tc>
        <w:tc>
          <w:tcPr>
            <w:tcW w:w="2430" w:type="dxa"/>
            <w:noWrap/>
            <w:vAlign w:val="center"/>
            <w:hideMark/>
            <w:tcPrChange w:id="919" w:author="Geetali Baruah" w:date="2020-12-28T22:13:00Z">
              <w:tcPr>
                <w:tcW w:w="3174" w:type="dxa"/>
                <w:noWrap/>
                <w:hideMark/>
              </w:tcPr>
            </w:tcPrChange>
          </w:tcPr>
          <w:p w14:paraId="643A4734"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 Utility</w:t>
            </w:r>
          </w:p>
        </w:tc>
        <w:tc>
          <w:tcPr>
            <w:tcW w:w="4230" w:type="dxa"/>
            <w:noWrap/>
            <w:vAlign w:val="center"/>
            <w:hideMark/>
            <w:tcPrChange w:id="920" w:author="Geetali Baruah" w:date="2020-12-28T22:13:00Z">
              <w:tcPr>
                <w:tcW w:w="4590" w:type="dxa"/>
                <w:noWrap/>
                <w:hideMark/>
              </w:tcPr>
            </w:tcPrChange>
          </w:tcPr>
          <w:p w14:paraId="2ACA77D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 Utility Building</w:t>
            </w:r>
          </w:p>
        </w:tc>
        <w:tc>
          <w:tcPr>
            <w:tcW w:w="2520" w:type="dxa"/>
            <w:noWrap/>
            <w:vAlign w:val="center"/>
            <w:hideMark/>
            <w:tcPrChange w:id="921" w:author="Geetali Baruah" w:date="2020-12-28T22:13:00Z">
              <w:tcPr>
                <w:tcW w:w="1551" w:type="dxa"/>
                <w:noWrap/>
                <w:hideMark/>
              </w:tcPr>
            </w:tcPrChange>
          </w:tcPr>
          <w:p w14:paraId="34639CA4"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215</w:t>
            </w:r>
          </w:p>
        </w:tc>
      </w:tr>
      <w:tr w:rsidR="00F11734" w:rsidRPr="008339DA" w14:paraId="50230071" w14:textId="77777777" w:rsidTr="002A7EF0">
        <w:tblPrEx>
          <w:tblPrExChange w:id="92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92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24" w:author="Geetali Baruah" w:date="2020-12-28T22:13:00Z">
              <w:tcPr>
                <w:tcW w:w="871" w:type="dxa"/>
                <w:noWrap/>
                <w:hideMark/>
              </w:tcPr>
            </w:tcPrChange>
          </w:tcPr>
          <w:p w14:paraId="12BE5828"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111</w:t>
            </w:r>
          </w:p>
        </w:tc>
        <w:tc>
          <w:tcPr>
            <w:tcW w:w="2430" w:type="dxa"/>
            <w:noWrap/>
            <w:vAlign w:val="center"/>
            <w:hideMark/>
            <w:tcPrChange w:id="925" w:author="Geetali Baruah" w:date="2020-12-28T22:13:00Z">
              <w:tcPr>
                <w:tcW w:w="3174" w:type="dxa"/>
                <w:noWrap/>
                <w:hideMark/>
              </w:tcPr>
            </w:tcPrChange>
          </w:tcPr>
          <w:p w14:paraId="2B489F3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 Utility</w:t>
            </w:r>
          </w:p>
        </w:tc>
        <w:tc>
          <w:tcPr>
            <w:tcW w:w="4230" w:type="dxa"/>
            <w:noWrap/>
            <w:vAlign w:val="center"/>
            <w:hideMark/>
            <w:tcPrChange w:id="926" w:author="Geetali Baruah" w:date="2020-12-28T22:13:00Z">
              <w:tcPr>
                <w:tcW w:w="4590" w:type="dxa"/>
                <w:noWrap/>
                <w:hideMark/>
              </w:tcPr>
            </w:tcPrChange>
          </w:tcPr>
          <w:p w14:paraId="1C10F30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Sub-Station</w:t>
            </w:r>
          </w:p>
        </w:tc>
        <w:tc>
          <w:tcPr>
            <w:tcW w:w="2520" w:type="dxa"/>
            <w:noWrap/>
            <w:vAlign w:val="center"/>
            <w:hideMark/>
            <w:tcPrChange w:id="927" w:author="Geetali Baruah" w:date="2020-12-28T22:13:00Z">
              <w:tcPr>
                <w:tcW w:w="1551" w:type="dxa"/>
                <w:noWrap/>
                <w:hideMark/>
              </w:tcPr>
            </w:tcPrChange>
          </w:tcPr>
          <w:p w14:paraId="5147F230"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216</w:t>
            </w:r>
          </w:p>
        </w:tc>
      </w:tr>
      <w:tr w:rsidR="00F11734" w:rsidRPr="008339DA" w14:paraId="1AA01CCC" w14:textId="77777777" w:rsidTr="002A7EF0">
        <w:tblPrEx>
          <w:tblPrExChange w:id="928" w:author="Geetali Baruah" w:date="2020-12-28T22:13:00Z">
            <w:tblPrEx>
              <w:jc w:val="left"/>
            </w:tblPrEx>
          </w:tblPrExChange>
        </w:tblPrEx>
        <w:trPr>
          <w:trHeight w:val="300"/>
          <w:trPrChange w:id="92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30" w:author="Geetali Baruah" w:date="2020-12-28T22:13:00Z">
              <w:tcPr>
                <w:tcW w:w="871" w:type="dxa"/>
                <w:noWrap/>
                <w:hideMark/>
              </w:tcPr>
            </w:tcPrChange>
          </w:tcPr>
          <w:p w14:paraId="69D4C331" w14:textId="77777777" w:rsidR="00F11734" w:rsidRPr="008339DA" w:rsidRDefault="00F11734" w:rsidP="00A752EE">
            <w:pPr>
              <w:rPr>
                <w:rFonts w:cstheme="minorHAnsi"/>
              </w:rPr>
            </w:pPr>
            <w:r w:rsidRPr="008339DA">
              <w:rPr>
                <w:rFonts w:cstheme="minorHAnsi"/>
              </w:rPr>
              <w:t>112</w:t>
            </w:r>
          </w:p>
        </w:tc>
        <w:tc>
          <w:tcPr>
            <w:tcW w:w="2430" w:type="dxa"/>
            <w:noWrap/>
            <w:vAlign w:val="center"/>
            <w:hideMark/>
            <w:tcPrChange w:id="931" w:author="Geetali Baruah" w:date="2020-12-28T22:13:00Z">
              <w:tcPr>
                <w:tcW w:w="3174" w:type="dxa"/>
                <w:noWrap/>
                <w:hideMark/>
              </w:tcPr>
            </w:tcPrChange>
          </w:tcPr>
          <w:p w14:paraId="22512E5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 Utility</w:t>
            </w:r>
          </w:p>
        </w:tc>
        <w:tc>
          <w:tcPr>
            <w:tcW w:w="4230" w:type="dxa"/>
            <w:noWrap/>
            <w:vAlign w:val="center"/>
            <w:hideMark/>
            <w:tcPrChange w:id="932" w:author="Geetali Baruah" w:date="2020-12-28T22:13:00Z">
              <w:tcPr>
                <w:tcW w:w="4590" w:type="dxa"/>
                <w:noWrap/>
                <w:hideMark/>
              </w:tcPr>
            </w:tcPrChange>
          </w:tcPr>
          <w:p w14:paraId="1F6B2C34"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Telecommunication</w:t>
            </w:r>
          </w:p>
        </w:tc>
        <w:tc>
          <w:tcPr>
            <w:tcW w:w="2520" w:type="dxa"/>
            <w:noWrap/>
            <w:vAlign w:val="center"/>
            <w:hideMark/>
            <w:tcPrChange w:id="933" w:author="Geetali Baruah" w:date="2020-12-28T22:13:00Z">
              <w:tcPr>
                <w:tcW w:w="1551" w:type="dxa"/>
                <w:noWrap/>
                <w:hideMark/>
              </w:tcPr>
            </w:tcPrChange>
          </w:tcPr>
          <w:p w14:paraId="6D8B78A4"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217</w:t>
            </w:r>
          </w:p>
        </w:tc>
      </w:tr>
      <w:tr w:rsidR="00F11734" w:rsidRPr="008339DA" w14:paraId="2477EF3E" w14:textId="77777777" w:rsidTr="002A7EF0">
        <w:tblPrEx>
          <w:tblPrExChange w:id="93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93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36" w:author="Geetali Baruah" w:date="2020-12-28T22:13:00Z">
              <w:tcPr>
                <w:tcW w:w="871" w:type="dxa"/>
                <w:noWrap/>
                <w:hideMark/>
              </w:tcPr>
            </w:tcPrChange>
          </w:tcPr>
          <w:p w14:paraId="0B7D8346"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113</w:t>
            </w:r>
          </w:p>
        </w:tc>
        <w:tc>
          <w:tcPr>
            <w:tcW w:w="2430" w:type="dxa"/>
            <w:noWrap/>
            <w:vAlign w:val="center"/>
            <w:hideMark/>
            <w:tcPrChange w:id="937" w:author="Geetali Baruah" w:date="2020-12-28T22:13:00Z">
              <w:tcPr>
                <w:tcW w:w="3174" w:type="dxa"/>
                <w:noWrap/>
                <w:hideMark/>
              </w:tcPr>
            </w:tcPrChange>
          </w:tcPr>
          <w:p w14:paraId="6921BAA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 Utility</w:t>
            </w:r>
          </w:p>
        </w:tc>
        <w:tc>
          <w:tcPr>
            <w:tcW w:w="4230" w:type="dxa"/>
            <w:noWrap/>
            <w:vAlign w:val="center"/>
            <w:hideMark/>
            <w:tcPrChange w:id="938" w:author="Geetali Baruah" w:date="2020-12-28T22:13:00Z">
              <w:tcPr>
                <w:tcW w:w="4590" w:type="dxa"/>
                <w:noWrap/>
                <w:hideMark/>
              </w:tcPr>
            </w:tcPrChange>
          </w:tcPr>
          <w:p w14:paraId="4E0217D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water pumping stations</w:t>
            </w:r>
          </w:p>
        </w:tc>
        <w:tc>
          <w:tcPr>
            <w:tcW w:w="2520" w:type="dxa"/>
            <w:noWrap/>
            <w:vAlign w:val="center"/>
            <w:hideMark/>
            <w:tcPrChange w:id="939" w:author="Geetali Baruah" w:date="2020-12-28T22:13:00Z">
              <w:tcPr>
                <w:tcW w:w="1551" w:type="dxa"/>
                <w:noWrap/>
                <w:hideMark/>
              </w:tcPr>
            </w:tcPrChange>
          </w:tcPr>
          <w:p w14:paraId="4159936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218</w:t>
            </w:r>
          </w:p>
        </w:tc>
      </w:tr>
      <w:tr w:rsidR="00F11734" w:rsidRPr="008339DA" w14:paraId="4C625B1D" w14:textId="77777777" w:rsidTr="002A7EF0">
        <w:tblPrEx>
          <w:tblPrExChange w:id="940" w:author="Geetali Baruah" w:date="2020-12-28T22:13:00Z">
            <w:tblPrEx>
              <w:jc w:val="left"/>
            </w:tblPrEx>
          </w:tblPrExChange>
        </w:tblPrEx>
        <w:trPr>
          <w:trHeight w:val="300"/>
          <w:trPrChange w:id="94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42" w:author="Geetali Baruah" w:date="2020-12-28T22:13:00Z">
              <w:tcPr>
                <w:tcW w:w="871" w:type="dxa"/>
                <w:noWrap/>
                <w:hideMark/>
              </w:tcPr>
            </w:tcPrChange>
          </w:tcPr>
          <w:p w14:paraId="2821F2CB" w14:textId="77777777" w:rsidR="00F11734" w:rsidRPr="008339DA" w:rsidRDefault="00F11734" w:rsidP="00A752EE">
            <w:pPr>
              <w:rPr>
                <w:rFonts w:cstheme="minorHAnsi"/>
              </w:rPr>
            </w:pPr>
            <w:r w:rsidRPr="008339DA">
              <w:rPr>
                <w:rFonts w:cstheme="minorHAnsi"/>
              </w:rPr>
              <w:t>114</w:t>
            </w:r>
          </w:p>
        </w:tc>
        <w:tc>
          <w:tcPr>
            <w:tcW w:w="2430" w:type="dxa"/>
            <w:noWrap/>
            <w:vAlign w:val="center"/>
            <w:hideMark/>
            <w:tcPrChange w:id="943" w:author="Geetali Baruah" w:date="2020-12-28T22:13:00Z">
              <w:tcPr>
                <w:tcW w:w="3174" w:type="dxa"/>
                <w:noWrap/>
                <w:hideMark/>
              </w:tcPr>
            </w:tcPrChange>
          </w:tcPr>
          <w:p w14:paraId="396C245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 Utility</w:t>
            </w:r>
          </w:p>
        </w:tc>
        <w:tc>
          <w:tcPr>
            <w:tcW w:w="4230" w:type="dxa"/>
            <w:noWrap/>
            <w:vAlign w:val="center"/>
            <w:hideMark/>
            <w:tcPrChange w:id="944" w:author="Geetali Baruah" w:date="2020-12-28T22:13:00Z">
              <w:tcPr>
                <w:tcW w:w="4590" w:type="dxa"/>
                <w:noWrap/>
                <w:hideMark/>
              </w:tcPr>
            </w:tcPrChange>
          </w:tcPr>
          <w:p w14:paraId="04BB329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service and storage yards</w:t>
            </w:r>
          </w:p>
        </w:tc>
        <w:tc>
          <w:tcPr>
            <w:tcW w:w="2520" w:type="dxa"/>
            <w:noWrap/>
            <w:vAlign w:val="center"/>
            <w:hideMark/>
            <w:tcPrChange w:id="945" w:author="Geetali Baruah" w:date="2020-12-28T22:13:00Z">
              <w:tcPr>
                <w:tcW w:w="1551" w:type="dxa"/>
                <w:noWrap/>
                <w:hideMark/>
              </w:tcPr>
            </w:tcPrChange>
          </w:tcPr>
          <w:p w14:paraId="1C8F9C0D"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219</w:t>
            </w:r>
          </w:p>
        </w:tc>
      </w:tr>
      <w:tr w:rsidR="00F11734" w:rsidRPr="008339DA" w14:paraId="41F57BF5" w14:textId="77777777" w:rsidTr="002A7EF0">
        <w:tblPrEx>
          <w:tblPrExChange w:id="94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15"/>
          <w:trPrChange w:id="947" w:author="Geetali Baruah" w:date="2020-12-28T22:13:00Z">
            <w:trPr>
              <w:trHeight w:val="315"/>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48" w:author="Geetali Baruah" w:date="2020-12-28T22:13:00Z">
              <w:tcPr>
                <w:tcW w:w="871" w:type="dxa"/>
                <w:noWrap/>
                <w:hideMark/>
              </w:tcPr>
            </w:tcPrChange>
          </w:tcPr>
          <w:p w14:paraId="744E50CE"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115</w:t>
            </w:r>
          </w:p>
        </w:tc>
        <w:tc>
          <w:tcPr>
            <w:tcW w:w="2430" w:type="dxa"/>
            <w:noWrap/>
            <w:vAlign w:val="center"/>
            <w:hideMark/>
            <w:tcPrChange w:id="949" w:author="Geetali Baruah" w:date="2020-12-28T22:13:00Z">
              <w:tcPr>
                <w:tcW w:w="3174" w:type="dxa"/>
                <w:noWrap/>
                <w:hideMark/>
              </w:tcPr>
            </w:tcPrChange>
          </w:tcPr>
          <w:p w14:paraId="7B7EF6E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Public Utility</w:t>
            </w:r>
          </w:p>
        </w:tc>
        <w:tc>
          <w:tcPr>
            <w:tcW w:w="4230" w:type="dxa"/>
            <w:noWrap/>
            <w:vAlign w:val="center"/>
            <w:hideMark/>
            <w:tcPrChange w:id="950" w:author="Geetali Baruah" w:date="2020-12-28T22:13:00Z">
              <w:tcPr>
                <w:tcW w:w="4590" w:type="dxa"/>
                <w:noWrap/>
                <w:hideMark/>
              </w:tcPr>
            </w:tcPrChange>
          </w:tcPr>
          <w:p w14:paraId="50D2F6B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electrical distribution depots</w:t>
            </w:r>
          </w:p>
        </w:tc>
        <w:tc>
          <w:tcPr>
            <w:tcW w:w="2520" w:type="dxa"/>
            <w:noWrap/>
            <w:vAlign w:val="center"/>
            <w:hideMark/>
            <w:tcPrChange w:id="951" w:author="Geetali Baruah" w:date="2020-12-28T22:13:00Z">
              <w:tcPr>
                <w:tcW w:w="1551" w:type="dxa"/>
                <w:noWrap/>
                <w:hideMark/>
              </w:tcPr>
            </w:tcPrChange>
          </w:tcPr>
          <w:p w14:paraId="48500C5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220</w:t>
            </w:r>
          </w:p>
        </w:tc>
      </w:tr>
      <w:tr w:rsidR="00F11734" w:rsidRPr="008339DA" w14:paraId="7DF1C6C9" w14:textId="77777777" w:rsidTr="002A7EF0">
        <w:tblPrEx>
          <w:tblPrExChange w:id="952" w:author="Geetali Baruah" w:date="2020-12-28T22:13:00Z">
            <w:tblPrEx>
              <w:jc w:val="left"/>
            </w:tblPrEx>
          </w:tblPrExChange>
        </w:tblPrEx>
        <w:trPr>
          <w:trHeight w:val="300"/>
          <w:trPrChange w:id="95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54" w:author="Geetali Baruah" w:date="2020-12-28T22:13:00Z">
              <w:tcPr>
                <w:tcW w:w="871" w:type="dxa"/>
                <w:noWrap/>
                <w:hideMark/>
              </w:tcPr>
            </w:tcPrChange>
          </w:tcPr>
          <w:p w14:paraId="01A13B80" w14:textId="77777777" w:rsidR="00F11734" w:rsidRPr="008339DA" w:rsidRDefault="00F11734" w:rsidP="00A752EE">
            <w:pPr>
              <w:rPr>
                <w:rFonts w:cstheme="minorHAnsi"/>
              </w:rPr>
            </w:pPr>
            <w:r w:rsidRPr="008339DA">
              <w:rPr>
                <w:rFonts w:cstheme="minorHAnsi"/>
              </w:rPr>
              <w:t>116</w:t>
            </w:r>
          </w:p>
        </w:tc>
        <w:tc>
          <w:tcPr>
            <w:tcW w:w="2430" w:type="dxa"/>
            <w:noWrap/>
            <w:vAlign w:val="center"/>
            <w:hideMark/>
            <w:tcPrChange w:id="955" w:author="Geetali Baruah" w:date="2020-12-28T22:13:00Z">
              <w:tcPr>
                <w:tcW w:w="3174" w:type="dxa"/>
                <w:noWrap/>
                <w:hideMark/>
              </w:tcPr>
            </w:tcPrChange>
          </w:tcPr>
          <w:p w14:paraId="21745AA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Industrial Zone</w:t>
            </w:r>
          </w:p>
        </w:tc>
        <w:tc>
          <w:tcPr>
            <w:tcW w:w="4230" w:type="dxa"/>
            <w:noWrap/>
            <w:vAlign w:val="center"/>
            <w:hideMark/>
            <w:tcPrChange w:id="956" w:author="Geetali Baruah" w:date="2020-12-28T22:13:00Z">
              <w:tcPr>
                <w:tcW w:w="4590" w:type="dxa"/>
                <w:noWrap/>
                <w:hideMark/>
              </w:tcPr>
            </w:tcPrChange>
          </w:tcPr>
          <w:p w14:paraId="07C627D0"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Industrial Buildings (Factories, Workshops, etc.)</w:t>
            </w:r>
          </w:p>
        </w:tc>
        <w:tc>
          <w:tcPr>
            <w:tcW w:w="2520" w:type="dxa"/>
            <w:noWrap/>
            <w:vAlign w:val="center"/>
            <w:hideMark/>
            <w:tcPrChange w:id="957" w:author="Geetali Baruah" w:date="2020-12-28T22:13:00Z">
              <w:tcPr>
                <w:tcW w:w="1551" w:type="dxa"/>
                <w:noWrap/>
                <w:hideMark/>
              </w:tcPr>
            </w:tcPrChange>
          </w:tcPr>
          <w:p w14:paraId="57F21A8F"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200</w:t>
            </w:r>
          </w:p>
        </w:tc>
      </w:tr>
      <w:tr w:rsidR="00F11734" w:rsidRPr="008339DA" w14:paraId="271E7130" w14:textId="77777777" w:rsidTr="002A7EF0">
        <w:tblPrEx>
          <w:tblPrExChange w:id="95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95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60" w:author="Geetali Baruah" w:date="2020-12-28T22:13:00Z">
              <w:tcPr>
                <w:tcW w:w="871" w:type="dxa"/>
                <w:noWrap/>
                <w:hideMark/>
              </w:tcPr>
            </w:tcPrChange>
          </w:tcPr>
          <w:p w14:paraId="3F6405A8"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117</w:t>
            </w:r>
          </w:p>
        </w:tc>
        <w:tc>
          <w:tcPr>
            <w:tcW w:w="2430" w:type="dxa"/>
            <w:noWrap/>
            <w:vAlign w:val="center"/>
            <w:hideMark/>
            <w:tcPrChange w:id="961" w:author="Geetali Baruah" w:date="2020-12-28T22:13:00Z">
              <w:tcPr>
                <w:tcW w:w="3174" w:type="dxa"/>
                <w:noWrap/>
                <w:hideMark/>
              </w:tcPr>
            </w:tcPrChange>
          </w:tcPr>
          <w:p w14:paraId="7B39C29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Industrial Zone</w:t>
            </w:r>
          </w:p>
        </w:tc>
        <w:tc>
          <w:tcPr>
            <w:tcW w:w="4230" w:type="dxa"/>
            <w:noWrap/>
            <w:vAlign w:val="center"/>
            <w:hideMark/>
            <w:tcPrChange w:id="962" w:author="Geetali Baruah" w:date="2020-12-28T22:13:00Z">
              <w:tcPr>
                <w:tcW w:w="4590" w:type="dxa"/>
                <w:noWrap/>
                <w:hideMark/>
              </w:tcPr>
            </w:tcPrChange>
          </w:tcPr>
          <w:p w14:paraId="71EAFC6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Non-Polluting Industrial</w:t>
            </w:r>
          </w:p>
        </w:tc>
        <w:tc>
          <w:tcPr>
            <w:tcW w:w="2520" w:type="dxa"/>
            <w:noWrap/>
            <w:vAlign w:val="center"/>
            <w:hideMark/>
            <w:tcPrChange w:id="963" w:author="Geetali Baruah" w:date="2020-12-28T22:13:00Z">
              <w:tcPr>
                <w:tcW w:w="1551" w:type="dxa"/>
                <w:noWrap/>
                <w:hideMark/>
              </w:tcPr>
            </w:tcPrChange>
          </w:tcPr>
          <w:p w14:paraId="5EE2352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201</w:t>
            </w:r>
          </w:p>
        </w:tc>
      </w:tr>
      <w:tr w:rsidR="00F11734" w:rsidRPr="008339DA" w14:paraId="0097844E" w14:textId="77777777" w:rsidTr="002A7EF0">
        <w:tblPrEx>
          <w:tblPrExChange w:id="964" w:author="Geetali Baruah" w:date="2020-12-28T22:13:00Z">
            <w:tblPrEx>
              <w:jc w:val="left"/>
            </w:tblPrEx>
          </w:tblPrExChange>
        </w:tblPrEx>
        <w:trPr>
          <w:trHeight w:val="300"/>
          <w:trPrChange w:id="96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66" w:author="Geetali Baruah" w:date="2020-12-28T22:13:00Z">
              <w:tcPr>
                <w:tcW w:w="871" w:type="dxa"/>
                <w:noWrap/>
                <w:hideMark/>
              </w:tcPr>
            </w:tcPrChange>
          </w:tcPr>
          <w:p w14:paraId="55E90B9D" w14:textId="77777777" w:rsidR="00F11734" w:rsidRPr="008339DA" w:rsidRDefault="00F11734" w:rsidP="00A752EE">
            <w:pPr>
              <w:rPr>
                <w:rFonts w:cstheme="minorHAnsi"/>
              </w:rPr>
            </w:pPr>
            <w:r w:rsidRPr="008339DA">
              <w:rPr>
                <w:rFonts w:cstheme="minorHAnsi"/>
              </w:rPr>
              <w:t>118</w:t>
            </w:r>
          </w:p>
        </w:tc>
        <w:tc>
          <w:tcPr>
            <w:tcW w:w="2430" w:type="dxa"/>
            <w:noWrap/>
            <w:vAlign w:val="center"/>
            <w:hideMark/>
            <w:tcPrChange w:id="967" w:author="Geetali Baruah" w:date="2020-12-28T22:13:00Z">
              <w:tcPr>
                <w:tcW w:w="3174" w:type="dxa"/>
                <w:noWrap/>
                <w:hideMark/>
              </w:tcPr>
            </w:tcPrChange>
          </w:tcPr>
          <w:p w14:paraId="686F635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Industrial Zone</w:t>
            </w:r>
          </w:p>
        </w:tc>
        <w:tc>
          <w:tcPr>
            <w:tcW w:w="4230" w:type="dxa"/>
            <w:noWrap/>
            <w:vAlign w:val="center"/>
            <w:hideMark/>
            <w:tcPrChange w:id="968" w:author="Geetali Baruah" w:date="2020-12-28T22:13:00Z">
              <w:tcPr>
                <w:tcW w:w="4590" w:type="dxa"/>
                <w:noWrap/>
                <w:hideMark/>
              </w:tcPr>
            </w:tcPrChange>
          </w:tcPr>
          <w:p w14:paraId="1442201A"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IT, ITES Buildings</w:t>
            </w:r>
          </w:p>
        </w:tc>
        <w:tc>
          <w:tcPr>
            <w:tcW w:w="2520" w:type="dxa"/>
            <w:noWrap/>
            <w:vAlign w:val="center"/>
            <w:hideMark/>
            <w:tcPrChange w:id="969" w:author="Geetali Baruah" w:date="2020-12-28T22:13:00Z">
              <w:tcPr>
                <w:tcW w:w="1551" w:type="dxa"/>
                <w:noWrap/>
                <w:hideMark/>
              </w:tcPr>
            </w:tcPrChange>
          </w:tcPr>
          <w:p w14:paraId="47D63AB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202</w:t>
            </w:r>
          </w:p>
        </w:tc>
      </w:tr>
      <w:tr w:rsidR="00F11734" w:rsidRPr="008339DA" w14:paraId="52A1A445" w14:textId="77777777" w:rsidTr="002A7EF0">
        <w:tblPrEx>
          <w:tblPrExChange w:id="97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97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72" w:author="Geetali Baruah" w:date="2020-12-28T22:13:00Z">
              <w:tcPr>
                <w:tcW w:w="871" w:type="dxa"/>
                <w:noWrap/>
                <w:hideMark/>
              </w:tcPr>
            </w:tcPrChange>
          </w:tcPr>
          <w:p w14:paraId="4FBB678C"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119</w:t>
            </w:r>
          </w:p>
        </w:tc>
        <w:tc>
          <w:tcPr>
            <w:tcW w:w="2430" w:type="dxa"/>
            <w:noWrap/>
            <w:vAlign w:val="center"/>
            <w:hideMark/>
            <w:tcPrChange w:id="973" w:author="Geetali Baruah" w:date="2020-12-28T22:13:00Z">
              <w:tcPr>
                <w:tcW w:w="3174" w:type="dxa"/>
                <w:noWrap/>
                <w:hideMark/>
              </w:tcPr>
            </w:tcPrChange>
          </w:tcPr>
          <w:p w14:paraId="63803D1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Industrial Zone</w:t>
            </w:r>
          </w:p>
        </w:tc>
        <w:tc>
          <w:tcPr>
            <w:tcW w:w="4230" w:type="dxa"/>
            <w:noWrap/>
            <w:vAlign w:val="center"/>
            <w:hideMark/>
            <w:tcPrChange w:id="974" w:author="Geetali Baruah" w:date="2020-12-28T22:13:00Z">
              <w:tcPr>
                <w:tcW w:w="4590" w:type="dxa"/>
                <w:noWrap/>
                <w:hideMark/>
              </w:tcPr>
            </w:tcPrChange>
          </w:tcPr>
          <w:p w14:paraId="49B3F7B0"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 xml:space="preserve"> SEZ Industrial</w:t>
            </w:r>
          </w:p>
        </w:tc>
        <w:tc>
          <w:tcPr>
            <w:tcW w:w="2520" w:type="dxa"/>
            <w:noWrap/>
            <w:vAlign w:val="center"/>
            <w:hideMark/>
            <w:tcPrChange w:id="975" w:author="Geetali Baruah" w:date="2020-12-28T22:13:00Z">
              <w:tcPr>
                <w:tcW w:w="1551" w:type="dxa"/>
                <w:noWrap/>
                <w:hideMark/>
              </w:tcPr>
            </w:tcPrChange>
          </w:tcPr>
          <w:p w14:paraId="1832097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203</w:t>
            </w:r>
          </w:p>
        </w:tc>
      </w:tr>
      <w:tr w:rsidR="00F11734" w:rsidRPr="008339DA" w14:paraId="115AAA2F" w14:textId="77777777" w:rsidTr="002A7EF0">
        <w:tblPrEx>
          <w:tblPrExChange w:id="976" w:author="Geetali Baruah" w:date="2020-12-28T22:13:00Z">
            <w:tblPrEx>
              <w:jc w:val="left"/>
            </w:tblPrEx>
          </w:tblPrExChange>
        </w:tblPrEx>
        <w:trPr>
          <w:trHeight w:val="300"/>
          <w:trPrChange w:id="97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78" w:author="Geetali Baruah" w:date="2020-12-28T22:13:00Z">
              <w:tcPr>
                <w:tcW w:w="871" w:type="dxa"/>
                <w:noWrap/>
                <w:hideMark/>
              </w:tcPr>
            </w:tcPrChange>
          </w:tcPr>
          <w:p w14:paraId="1E27D1F2" w14:textId="77777777" w:rsidR="00F11734" w:rsidRPr="008339DA" w:rsidRDefault="00F11734" w:rsidP="00A752EE">
            <w:pPr>
              <w:rPr>
                <w:rFonts w:cstheme="minorHAnsi"/>
              </w:rPr>
            </w:pPr>
            <w:r w:rsidRPr="008339DA">
              <w:rPr>
                <w:rFonts w:cstheme="minorHAnsi"/>
              </w:rPr>
              <w:t>120</w:t>
            </w:r>
          </w:p>
        </w:tc>
        <w:tc>
          <w:tcPr>
            <w:tcW w:w="2430" w:type="dxa"/>
            <w:noWrap/>
            <w:vAlign w:val="center"/>
            <w:hideMark/>
            <w:tcPrChange w:id="979" w:author="Geetali Baruah" w:date="2020-12-28T22:13:00Z">
              <w:tcPr>
                <w:tcW w:w="3174" w:type="dxa"/>
                <w:noWrap/>
                <w:hideMark/>
              </w:tcPr>
            </w:tcPrChange>
          </w:tcPr>
          <w:p w14:paraId="78ADF37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Industrial Zone</w:t>
            </w:r>
          </w:p>
        </w:tc>
        <w:tc>
          <w:tcPr>
            <w:tcW w:w="4230" w:type="dxa"/>
            <w:noWrap/>
            <w:vAlign w:val="center"/>
            <w:hideMark/>
            <w:tcPrChange w:id="980" w:author="Geetali Baruah" w:date="2020-12-28T22:13:00Z">
              <w:tcPr>
                <w:tcW w:w="4590" w:type="dxa"/>
                <w:noWrap/>
                <w:hideMark/>
              </w:tcPr>
            </w:tcPrChange>
          </w:tcPr>
          <w:p w14:paraId="4461680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Loading/Unloading Spaces</w:t>
            </w:r>
          </w:p>
        </w:tc>
        <w:tc>
          <w:tcPr>
            <w:tcW w:w="2520" w:type="dxa"/>
            <w:noWrap/>
            <w:vAlign w:val="center"/>
            <w:hideMark/>
            <w:tcPrChange w:id="981" w:author="Geetali Baruah" w:date="2020-12-28T22:13:00Z">
              <w:tcPr>
                <w:tcW w:w="1551" w:type="dxa"/>
                <w:noWrap/>
                <w:hideMark/>
              </w:tcPr>
            </w:tcPrChange>
          </w:tcPr>
          <w:p w14:paraId="67DFD77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204</w:t>
            </w:r>
          </w:p>
        </w:tc>
      </w:tr>
      <w:tr w:rsidR="00F11734" w:rsidRPr="008339DA" w14:paraId="2AE4F4D6" w14:textId="77777777" w:rsidTr="002A7EF0">
        <w:tblPrEx>
          <w:tblPrExChange w:id="98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98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84" w:author="Geetali Baruah" w:date="2020-12-28T22:13:00Z">
              <w:tcPr>
                <w:tcW w:w="871" w:type="dxa"/>
                <w:noWrap/>
                <w:hideMark/>
              </w:tcPr>
            </w:tcPrChange>
          </w:tcPr>
          <w:p w14:paraId="5E3F8365"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121</w:t>
            </w:r>
          </w:p>
        </w:tc>
        <w:tc>
          <w:tcPr>
            <w:tcW w:w="2430" w:type="dxa"/>
            <w:noWrap/>
            <w:vAlign w:val="center"/>
            <w:hideMark/>
            <w:tcPrChange w:id="985" w:author="Geetali Baruah" w:date="2020-12-28T22:13:00Z">
              <w:tcPr>
                <w:tcW w:w="3174" w:type="dxa"/>
                <w:noWrap/>
                <w:hideMark/>
              </w:tcPr>
            </w:tcPrChange>
          </w:tcPr>
          <w:p w14:paraId="45A0ADFB"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Industrial Zone</w:t>
            </w:r>
          </w:p>
        </w:tc>
        <w:tc>
          <w:tcPr>
            <w:tcW w:w="4230" w:type="dxa"/>
            <w:noWrap/>
            <w:vAlign w:val="center"/>
            <w:hideMark/>
            <w:tcPrChange w:id="986" w:author="Geetali Baruah" w:date="2020-12-28T22:13:00Z">
              <w:tcPr>
                <w:tcW w:w="4590" w:type="dxa"/>
                <w:noWrap/>
                <w:hideMark/>
              </w:tcPr>
            </w:tcPrChange>
          </w:tcPr>
          <w:p w14:paraId="403F4C6D"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Flatted Factory</w:t>
            </w:r>
          </w:p>
        </w:tc>
        <w:tc>
          <w:tcPr>
            <w:tcW w:w="2520" w:type="dxa"/>
            <w:noWrap/>
            <w:vAlign w:val="center"/>
            <w:hideMark/>
            <w:tcPrChange w:id="987" w:author="Geetali Baruah" w:date="2020-12-28T22:13:00Z">
              <w:tcPr>
                <w:tcW w:w="1551" w:type="dxa"/>
                <w:noWrap/>
                <w:hideMark/>
              </w:tcPr>
            </w:tcPrChange>
          </w:tcPr>
          <w:p w14:paraId="5763CE0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205</w:t>
            </w:r>
          </w:p>
        </w:tc>
      </w:tr>
      <w:tr w:rsidR="00F11734" w:rsidRPr="008339DA" w14:paraId="0EE32B98" w14:textId="77777777" w:rsidTr="002A7EF0">
        <w:tblPrEx>
          <w:tblPrExChange w:id="988" w:author="Geetali Baruah" w:date="2020-12-28T22:13:00Z">
            <w:tblPrEx>
              <w:jc w:val="left"/>
            </w:tblPrEx>
          </w:tblPrExChange>
        </w:tblPrEx>
        <w:trPr>
          <w:trHeight w:val="315"/>
          <w:trPrChange w:id="989" w:author="Geetali Baruah" w:date="2020-12-28T22:13:00Z">
            <w:trPr>
              <w:trHeight w:val="315"/>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90" w:author="Geetali Baruah" w:date="2020-12-28T22:13:00Z">
              <w:tcPr>
                <w:tcW w:w="871" w:type="dxa"/>
                <w:noWrap/>
                <w:hideMark/>
              </w:tcPr>
            </w:tcPrChange>
          </w:tcPr>
          <w:p w14:paraId="2C9171FC" w14:textId="77777777" w:rsidR="00F11734" w:rsidRPr="008339DA" w:rsidRDefault="00F11734" w:rsidP="00A752EE">
            <w:pPr>
              <w:rPr>
                <w:rFonts w:cstheme="minorHAnsi"/>
              </w:rPr>
            </w:pPr>
            <w:r w:rsidRPr="008339DA">
              <w:rPr>
                <w:rFonts w:cstheme="minorHAnsi"/>
              </w:rPr>
              <w:t>122</w:t>
            </w:r>
          </w:p>
        </w:tc>
        <w:tc>
          <w:tcPr>
            <w:tcW w:w="2430" w:type="dxa"/>
            <w:noWrap/>
            <w:vAlign w:val="center"/>
            <w:hideMark/>
            <w:tcPrChange w:id="991" w:author="Geetali Baruah" w:date="2020-12-28T22:13:00Z">
              <w:tcPr>
                <w:tcW w:w="3174" w:type="dxa"/>
                <w:noWrap/>
                <w:hideMark/>
              </w:tcPr>
            </w:tcPrChange>
          </w:tcPr>
          <w:p w14:paraId="62CEABE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Industrial Zone</w:t>
            </w:r>
          </w:p>
        </w:tc>
        <w:tc>
          <w:tcPr>
            <w:tcW w:w="4230" w:type="dxa"/>
            <w:noWrap/>
            <w:vAlign w:val="center"/>
            <w:hideMark/>
            <w:tcPrChange w:id="992" w:author="Geetali Baruah" w:date="2020-12-28T22:13:00Z">
              <w:tcPr>
                <w:tcW w:w="4590" w:type="dxa"/>
                <w:noWrap/>
                <w:hideMark/>
              </w:tcPr>
            </w:tcPrChange>
          </w:tcPr>
          <w:p w14:paraId="2DA4E70D"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small factories and etc. falls in industrial</w:t>
            </w:r>
          </w:p>
        </w:tc>
        <w:tc>
          <w:tcPr>
            <w:tcW w:w="2520" w:type="dxa"/>
            <w:noWrap/>
            <w:vAlign w:val="center"/>
            <w:hideMark/>
            <w:tcPrChange w:id="993" w:author="Geetali Baruah" w:date="2020-12-28T22:13:00Z">
              <w:tcPr>
                <w:tcW w:w="1551" w:type="dxa"/>
                <w:noWrap/>
                <w:hideMark/>
              </w:tcPr>
            </w:tcPrChange>
          </w:tcPr>
          <w:p w14:paraId="2A40B16B"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206</w:t>
            </w:r>
          </w:p>
        </w:tc>
      </w:tr>
      <w:tr w:rsidR="00F11734" w:rsidRPr="008339DA" w14:paraId="127468A5" w14:textId="77777777" w:rsidTr="002A7EF0">
        <w:tblPrEx>
          <w:tblPrExChange w:id="99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99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996" w:author="Geetali Baruah" w:date="2020-12-28T22:13:00Z">
              <w:tcPr>
                <w:tcW w:w="871" w:type="dxa"/>
                <w:noWrap/>
                <w:hideMark/>
              </w:tcPr>
            </w:tcPrChange>
          </w:tcPr>
          <w:p w14:paraId="3C0C11E7"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123</w:t>
            </w:r>
          </w:p>
        </w:tc>
        <w:tc>
          <w:tcPr>
            <w:tcW w:w="2430" w:type="dxa"/>
            <w:noWrap/>
            <w:vAlign w:val="center"/>
            <w:hideMark/>
            <w:tcPrChange w:id="997" w:author="Geetali Baruah" w:date="2020-12-28T22:13:00Z">
              <w:tcPr>
                <w:tcW w:w="3174" w:type="dxa"/>
                <w:noWrap/>
                <w:hideMark/>
              </w:tcPr>
            </w:tcPrChange>
          </w:tcPr>
          <w:p w14:paraId="3617A0C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998" w:author="Geetali Baruah" w:date="2020-12-28T22:13:00Z">
              <w:tcPr>
                <w:tcW w:w="4590" w:type="dxa"/>
                <w:noWrap/>
                <w:hideMark/>
              </w:tcPr>
            </w:tcPrChange>
          </w:tcPr>
          <w:p w14:paraId="43801F0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Coaching Centre</w:t>
            </w:r>
          </w:p>
        </w:tc>
        <w:tc>
          <w:tcPr>
            <w:tcW w:w="2520" w:type="dxa"/>
            <w:noWrap/>
            <w:vAlign w:val="center"/>
            <w:hideMark/>
            <w:tcPrChange w:id="999" w:author="Geetali Baruah" w:date="2020-12-28T22:13:00Z">
              <w:tcPr>
                <w:tcW w:w="1551" w:type="dxa"/>
                <w:noWrap/>
                <w:hideMark/>
              </w:tcPr>
            </w:tcPrChange>
          </w:tcPr>
          <w:p w14:paraId="253236FE"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170</w:t>
            </w:r>
          </w:p>
        </w:tc>
      </w:tr>
      <w:tr w:rsidR="00F11734" w:rsidRPr="008339DA" w14:paraId="20237F26" w14:textId="77777777" w:rsidTr="002A7EF0">
        <w:tblPrEx>
          <w:tblPrExChange w:id="1000" w:author="Geetali Baruah" w:date="2020-12-28T22:13:00Z">
            <w:tblPrEx>
              <w:jc w:val="left"/>
            </w:tblPrEx>
          </w:tblPrExChange>
        </w:tblPrEx>
        <w:trPr>
          <w:trHeight w:val="300"/>
          <w:trPrChange w:id="100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02" w:author="Geetali Baruah" w:date="2020-12-28T22:13:00Z">
              <w:tcPr>
                <w:tcW w:w="871" w:type="dxa"/>
                <w:noWrap/>
                <w:hideMark/>
              </w:tcPr>
            </w:tcPrChange>
          </w:tcPr>
          <w:p w14:paraId="16DF4887" w14:textId="77777777" w:rsidR="00F11734" w:rsidRPr="008339DA" w:rsidRDefault="00F11734" w:rsidP="00A752EE">
            <w:pPr>
              <w:rPr>
                <w:rFonts w:cstheme="minorHAnsi"/>
              </w:rPr>
            </w:pPr>
            <w:r w:rsidRPr="008339DA">
              <w:rPr>
                <w:rFonts w:cstheme="minorHAnsi"/>
              </w:rPr>
              <w:t>124</w:t>
            </w:r>
          </w:p>
        </w:tc>
        <w:tc>
          <w:tcPr>
            <w:tcW w:w="2430" w:type="dxa"/>
            <w:noWrap/>
            <w:vAlign w:val="center"/>
            <w:hideMark/>
            <w:tcPrChange w:id="1003" w:author="Geetali Baruah" w:date="2020-12-28T22:13:00Z">
              <w:tcPr>
                <w:tcW w:w="3174" w:type="dxa"/>
                <w:noWrap/>
                <w:hideMark/>
              </w:tcPr>
            </w:tcPrChange>
          </w:tcPr>
          <w:p w14:paraId="0EEE1A9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04" w:author="Geetali Baruah" w:date="2020-12-28T22:13:00Z">
              <w:tcPr>
                <w:tcW w:w="4590" w:type="dxa"/>
                <w:noWrap/>
                <w:hideMark/>
              </w:tcPr>
            </w:tcPrChange>
          </w:tcPr>
          <w:p w14:paraId="5F7DF70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Commercial Institute</w:t>
            </w:r>
          </w:p>
        </w:tc>
        <w:tc>
          <w:tcPr>
            <w:tcW w:w="2520" w:type="dxa"/>
            <w:noWrap/>
            <w:vAlign w:val="center"/>
            <w:hideMark/>
            <w:tcPrChange w:id="1005" w:author="Geetali Baruah" w:date="2020-12-28T22:13:00Z">
              <w:tcPr>
                <w:tcW w:w="1551" w:type="dxa"/>
                <w:noWrap/>
                <w:hideMark/>
              </w:tcPr>
            </w:tcPrChange>
          </w:tcPr>
          <w:p w14:paraId="7E79C264"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171</w:t>
            </w:r>
          </w:p>
        </w:tc>
      </w:tr>
      <w:tr w:rsidR="00F11734" w:rsidRPr="008339DA" w14:paraId="54DE4DE3" w14:textId="77777777" w:rsidTr="002A7EF0">
        <w:tblPrEx>
          <w:tblPrExChange w:id="100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00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08" w:author="Geetali Baruah" w:date="2020-12-28T22:13:00Z">
              <w:tcPr>
                <w:tcW w:w="871" w:type="dxa"/>
                <w:noWrap/>
                <w:hideMark/>
              </w:tcPr>
            </w:tcPrChange>
          </w:tcPr>
          <w:p w14:paraId="0CD1A25C"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125</w:t>
            </w:r>
          </w:p>
        </w:tc>
        <w:tc>
          <w:tcPr>
            <w:tcW w:w="2430" w:type="dxa"/>
            <w:noWrap/>
            <w:vAlign w:val="center"/>
            <w:hideMark/>
            <w:tcPrChange w:id="1009" w:author="Geetali Baruah" w:date="2020-12-28T22:13:00Z">
              <w:tcPr>
                <w:tcW w:w="3174" w:type="dxa"/>
                <w:noWrap/>
                <w:hideMark/>
              </w:tcPr>
            </w:tcPrChange>
          </w:tcPr>
          <w:p w14:paraId="614E56D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10" w:author="Geetali Baruah" w:date="2020-12-28T22:13:00Z">
              <w:tcPr>
                <w:tcW w:w="4590" w:type="dxa"/>
                <w:noWrap/>
                <w:hideMark/>
              </w:tcPr>
            </w:tcPrChange>
          </w:tcPr>
          <w:p w14:paraId="1565A75C"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College</w:t>
            </w:r>
          </w:p>
        </w:tc>
        <w:tc>
          <w:tcPr>
            <w:tcW w:w="2520" w:type="dxa"/>
            <w:noWrap/>
            <w:vAlign w:val="center"/>
            <w:hideMark/>
            <w:tcPrChange w:id="1011" w:author="Geetali Baruah" w:date="2020-12-28T22:13:00Z">
              <w:tcPr>
                <w:tcW w:w="1551" w:type="dxa"/>
                <w:noWrap/>
                <w:hideMark/>
              </w:tcPr>
            </w:tcPrChange>
          </w:tcPr>
          <w:p w14:paraId="77D22B9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172</w:t>
            </w:r>
          </w:p>
        </w:tc>
      </w:tr>
      <w:tr w:rsidR="00F11734" w:rsidRPr="008339DA" w14:paraId="1468406E" w14:textId="77777777" w:rsidTr="002A7EF0">
        <w:tblPrEx>
          <w:tblPrExChange w:id="1012" w:author="Geetali Baruah" w:date="2020-12-28T22:13:00Z">
            <w:tblPrEx>
              <w:jc w:val="left"/>
            </w:tblPrEx>
          </w:tblPrExChange>
        </w:tblPrEx>
        <w:trPr>
          <w:trHeight w:val="300"/>
          <w:trPrChange w:id="101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14" w:author="Geetali Baruah" w:date="2020-12-28T22:13:00Z">
              <w:tcPr>
                <w:tcW w:w="871" w:type="dxa"/>
                <w:noWrap/>
                <w:hideMark/>
              </w:tcPr>
            </w:tcPrChange>
          </w:tcPr>
          <w:p w14:paraId="6F5EF32D" w14:textId="77777777" w:rsidR="00F11734" w:rsidRPr="008339DA" w:rsidRDefault="00F11734" w:rsidP="00A752EE">
            <w:pPr>
              <w:rPr>
                <w:rFonts w:cstheme="minorHAnsi"/>
              </w:rPr>
            </w:pPr>
            <w:r w:rsidRPr="008339DA">
              <w:rPr>
                <w:rFonts w:cstheme="minorHAnsi"/>
              </w:rPr>
              <w:t>126</w:t>
            </w:r>
          </w:p>
        </w:tc>
        <w:tc>
          <w:tcPr>
            <w:tcW w:w="2430" w:type="dxa"/>
            <w:noWrap/>
            <w:vAlign w:val="center"/>
            <w:hideMark/>
            <w:tcPrChange w:id="1015" w:author="Geetali Baruah" w:date="2020-12-28T22:13:00Z">
              <w:tcPr>
                <w:tcW w:w="3174" w:type="dxa"/>
                <w:noWrap/>
                <w:hideMark/>
              </w:tcPr>
            </w:tcPrChange>
          </w:tcPr>
          <w:p w14:paraId="28A3ECE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16" w:author="Geetali Baruah" w:date="2020-12-28T22:13:00Z">
              <w:tcPr>
                <w:tcW w:w="4590" w:type="dxa"/>
                <w:noWrap/>
                <w:hideMark/>
              </w:tcPr>
            </w:tcPrChange>
          </w:tcPr>
          <w:p w14:paraId="33C40E9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Computer Training Institute</w:t>
            </w:r>
          </w:p>
        </w:tc>
        <w:tc>
          <w:tcPr>
            <w:tcW w:w="2520" w:type="dxa"/>
            <w:noWrap/>
            <w:vAlign w:val="center"/>
            <w:hideMark/>
            <w:tcPrChange w:id="1017" w:author="Geetali Baruah" w:date="2020-12-28T22:13:00Z">
              <w:tcPr>
                <w:tcW w:w="1551" w:type="dxa"/>
                <w:noWrap/>
                <w:hideMark/>
              </w:tcPr>
            </w:tcPrChange>
          </w:tcPr>
          <w:p w14:paraId="0370AB4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173</w:t>
            </w:r>
          </w:p>
        </w:tc>
      </w:tr>
      <w:tr w:rsidR="00F11734" w:rsidRPr="008339DA" w14:paraId="17E8AA5B" w14:textId="77777777" w:rsidTr="002A7EF0">
        <w:tblPrEx>
          <w:tblPrExChange w:id="101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01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20" w:author="Geetali Baruah" w:date="2020-12-28T22:13:00Z">
              <w:tcPr>
                <w:tcW w:w="871" w:type="dxa"/>
                <w:noWrap/>
                <w:hideMark/>
              </w:tcPr>
            </w:tcPrChange>
          </w:tcPr>
          <w:p w14:paraId="7E7C69D0"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127</w:t>
            </w:r>
          </w:p>
        </w:tc>
        <w:tc>
          <w:tcPr>
            <w:tcW w:w="2430" w:type="dxa"/>
            <w:noWrap/>
            <w:vAlign w:val="center"/>
            <w:hideMark/>
            <w:tcPrChange w:id="1021" w:author="Geetali Baruah" w:date="2020-12-28T22:13:00Z">
              <w:tcPr>
                <w:tcW w:w="3174" w:type="dxa"/>
                <w:noWrap/>
                <w:hideMark/>
              </w:tcPr>
            </w:tcPrChange>
          </w:tcPr>
          <w:p w14:paraId="05F45710"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22" w:author="Geetali Baruah" w:date="2020-12-28T22:13:00Z">
              <w:tcPr>
                <w:tcW w:w="4590" w:type="dxa"/>
                <w:noWrap/>
                <w:hideMark/>
              </w:tcPr>
            </w:tcPrChange>
          </w:tcPr>
          <w:p w14:paraId="09BCB61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Nursery School</w:t>
            </w:r>
          </w:p>
        </w:tc>
        <w:tc>
          <w:tcPr>
            <w:tcW w:w="2520" w:type="dxa"/>
            <w:noWrap/>
            <w:vAlign w:val="center"/>
            <w:hideMark/>
            <w:tcPrChange w:id="1023" w:author="Geetali Baruah" w:date="2020-12-28T22:13:00Z">
              <w:tcPr>
                <w:tcW w:w="1551" w:type="dxa"/>
                <w:noWrap/>
                <w:hideMark/>
              </w:tcPr>
            </w:tcPrChange>
          </w:tcPr>
          <w:p w14:paraId="27A24974"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174</w:t>
            </w:r>
          </w:p>
        </w:tc>
      </w:tr>
      <w:tr w:rsidR="00F11734" w:rsidRPr="008339DA" w14:paraId="6A8603A1" w14:textId="77777777" w:rsidTr="002A7EF0">
        <w:tblPrEx>
          <w:tblPrExChange w:id="1024" w:author="Geetali Baruah" w:date="2020-12-28T22:13:00Z">
            <w:tblPrEx>
              <w:jc w:val="left"/>
            </w:tblPrEx>
          </w:tblPrExChange>
        </w:tblPrEx>
        <w:trPr>
          <w:trHeight w:val="300"/>
          <w:trPrChange w:id="102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26" w:author="Geetali Baruah" w:date="2020-12-28T22:13:00Z">
              <w:tcPr>
                <w:tcW w:w="871" w:type="dxa"/>
                <w:noWrap/>
                <w:hideMark/>
              </w:tcPr>
            </w:tcPrChange>
          </w:tcPr>
          <w:p w14:paraId="53DC15E9" w14:textId="77777777" w:rsidR="00F11734" w:rsidRPr="008339DA" w:rsidRDefault="00F11734" w:rsidP="00A752EE">
            <w:pPr>
              <w:rPr>
                <w:rFonts w:cstheme="minorHAnsi"/>
              </w:rPr>
            </w:pPr>
            <w:r w:rsidRPr="008339DA">
              <w:rPr>
                <w:rFonts w:cstheme="minorHAnsi"/>
              </w:rPr>
              <w:t>128</w:t>
            </w:r>
          </w:p>
        </w:tc>
        <w:tc>
          <w:tcPr>
            <w:tcW w:w="2430" w:type="dxa"/>
            <w:noWrap/>
            <w:vAlign w:val="center"/>
            <w:hideMark/>
            <w:tcPrChange w:id="1027" w:author="Geetali Baruah" w:date="2020-12-28T22:13:00Z">
              <w:tcPr>
                <w:tcW w:w="3174" w:type="dxa"/>
                <w:noWrap/>
                <w:hideMark/>
              </w:tcPr>
            </w:tcPrChange>
          </w:tcPr>
          <w:p w14:paraId="3D4175F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28" w:author="Geetali Baruah" w:date="2020-12-28T22:13:00Z">
              <w:tcPr>
                <w:tcW w:w="4590" w:type="dxa"/>
                <w:noWrap/>
                <w:hideMark/>
              </w:tcPr>
            </w:tcPrChange>
          </w:tcPr>
          <w:p w14:paraId="13577B4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Primary School</w:t>
            </w:r>
          </w:p>
        </w:tc>
        <w:tc>
          <w:tcPr>
            <w:tcW w:w="2520" w:type="dxa"/>
            <w:noWrap/>
            <w:vAlign w:val="center"/>
            <w:hideMark/>
            <w:tcPrChange w:id="1029" w:author="Geetali Baruah" w:date="2020-12-28T22:13:00Z">
              <w:tcPr>
                <w:tcW w:w="1551" w:type="dxa"/>
                <w:noWrap/>
                <w:hideMark/>
              </w:tcPr>
            </w:tcPrChange>
          </w:tcPr>
          <w:p w14:paraId="1E20C72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175</w:t>
            </w:r>
          </w:p>
        </w:tc>
      </w:tr>
      <w:tr w:rsidR="00F11734" w:rsidRPr="008339DA" w14:paraId="5DBDB2EE" w14:textId="77777777" w:rsidTr="002A7EF0">
        <w:tblPrEx>
          <w:tblPrExChange w:id="103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03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32" w:author="Geetali Baruah" w:date="2020-12-28T22:13:00Z">
              <w:tcPr>
                <w:tcW w:w="871" w:type="dxa"/>
                <w:noWrap/>
                <w:hideMark/>
              </w:tcPr>
            </w:tcPrChange>
          </w:tcPr>
          <w:p w14:paraId="3246221D"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129</w:t>
            </w:r>
          </w:p>
        </w:tc>
        <w:tc>
          <w:tcPr>
            <w:tcW w:w="2430" w:type="dxa"/>
            <w:noWrap/>
            <w:vAlign w:val="center"/>
            <w:hideMark/>
            <w:tcPrChange w:id="1033" w:author="Geetali Baruah" w:date="2020-12-28T22:13:00Z">
              <w:tcPr>
                <w:tcW w:w="3174" w:type="dxa"/>
                <w:noWrap/>
                <w:hideMark/>
              </w:tcPr>
            </w:tcPrChange>
          </w:tcPr>
          <w:p w14:paraId="4797783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34" w:author="Geetali Baruah" w:date="2020-12-28T22:13:00Z">
              <w:tcPr>
                <w:tcW w:w="4590" w:type="dxa"/>
                <w:noWrap/>
                <w:hideMark/>
              </w:tcPr>
            </w:tcPrChange>
          </w:tcPr>
          <w:p w14:paraId="18EBD35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Hostel (Captive)</w:t>
            </w:r>
          </w:p>
        </w:tc>
        <w:tc>
          <w:tcPr>
            <w:tcW w:w="2520" w:type="dxa"/>
            <w:noWrap/>
            <w:vAlign w:val="center"/>
            <w:hideMark/>
            <w:tcPrChange w:id="1035" w:author="Geetali Baruah" w:date="2020-12-28T22:13:00Z">
              <w:tcPr>
                <w:tcW w:w="1551" w:type="dxa"/>
                <w:noWrap/>
                <w:hideMark/>
              </w:tcPr>
            </w:tcPrChange>
          </w:tcPr>
          <w:p w14:paraId="2A175FA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176</w:t>
            </w:r>
          </w:p>
        </w:tc>
      </w:tr>
      <w:tr w:rsidR="00F11734" w:rsidRPr="008339DA" w14:paraId="268D952F" w14:textId="77777777" w:rsidTr="002A7EF0">
        <w:tblPrEx>
          <w:tblPrExChange w:id="1036" w:author="Geetali Baruah" w:date="2020-12-28T22:13:00Z">
            <w:tblPrEx>
              <w:jc w:val="left"/>
            </w:tblPrEx>
          </w:tblPrExChange>
        </w:tblPrEx>
        <w:trPr>
          <w:trHeight w:val="300"/>
          <w:trPrChange w:id="103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38" w:author="Geetali Baruah" w:date="2020-12-28T22:13:00Z">
              <w:tcPr>
                <w:tcW w:w="871" w:type="dxa"/>
                <w:noWrap/>
                <w:hideMark/>
              </w:tcPr>
            </w:tcPrChange>
          </w:tcPr>
          <w:p w14:paraId="51863AD0" w14:textId="77777777" w:rsidR="00F11734" w:rsidRPr="008339DA" w:rsidRDefault="00F11734" w:rsidP="00A752EE">
            <w:pPr>
              <w:rPr>
                <w:rFonts w:cstheme="minorHAnsi"/>
              </w:rPr>
            </w:pPr>
            <w:r w:rsidRPr="008339DA">
              <w:rPr>
                <w:rFonts w:cstheme="minorHAnsi"/>
              </w:rPr>
              <w:t>130</w:t>
            </w:r>
          </w:p>
        </w:tc>
        <w:tc>
          <w:tcPr>
            <w:tcW w:w="2430" w:type="dxa"/>
            <w:noWrap/>
            <w:vAlign w:val="center"/>
            <w:hideMark/>
            <w:tcPrChange w:id="1039" w:author="Geetali Baruah" w:date="2020-12-28T22:13:00Z">
              <w:tcPr>
                <w:tcW w:w="3174" w:type="dxa"/>
                <w:noWrap/>
                <w:hideMark/>
              </w:tcPr>
            </w:tcPrChange>
          </w:tcPr>
          <w:p w14:paraId="258B1C0D"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40" w:author="Geetali Baruah" w:date="2020-12-28T22:13:00Z">
              <w:tcPr>
                <w:tcW w:w="4590" w:type="dxa"/>
                <w:noWrap/>
                <w:hideMark/>
              </w:tcPr>
            </w:tcPrChange>
          </w:tcPr>
          <w:p w14:paraId="64BFD41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High School</w:t>
            </w:r>
          </w:p>
        </w:tc>
        <w:tc>
          <w:tcPr>
            <w:tcW w:w="2520" w:type="dxa"/>
            <w:noWrap/>
            <w:vAlign w:val="center"/>
            <w:hideMark/>
            <w:tcPrChange w:id="1041" w:author="Geetali Baruah" w:date="2020-12-28T22:13:00Z">
              <w:tcPr>
                <w:tcW w:w="1551" w:type="dxa"/>
                <w:noWrap/>
                <w:hideMark/>
              </w:tcPr>
            </w:tcPrChange>
          </w:tcPr>
          <w:p w14:paraId="2E379CF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177</w:t>
            </w:r>
          </w:p>
        </w:tc>
      </w:tr>
      <w:tr w:rsidR="00F11734" w:rsidRPr="008339DA" w14:paraId="68920BAA" w14:textId="77777777" w:rsidTr="002A7EF0">
        <w:tblPrEx>
          <w:tblPrExChange w:id="104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04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44" w:author="Geetali Baruah" w:date="2020-12-28T22:13:00Z">
              <w:tcPr>
                <w:tcW w:w="871" w:type="dxa"/>
                <w:noWrap/>
                <w:hideMark/>
              </w:tcPr>
            </w:tcPrChange>
          </w:tcPr>
          <w:p w14:paraId="20A103AB"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131</w:t>
            </w:r>
          </w:p>
        </w:tc>
        <w:tc>
          <w:tcPr>
            <w:tcW w:w="2430" w:type="dxa"/>
            <w:noWrap/>
            <w:vAlign w:val="center"/>
            <w:hideMark/>
            <w:tcPrChange w:id="1045" w:author="Geetali Baruah" w:date="2020-12-28T22:13:00Z">
              <w:tcPr>
                <w:tcW w:w="3174" w:type="dxa"/>
                <w:noWrap/>
                <w:hideMark/>
              </w:tcPr>
            </w:tcPrChange>
          </w:tcPr>
          <w:p w14:paraId="5C16778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46" w:author="Geetali Baruah" w:date="2020-12-28T22:13:00Z">
              <w:tcPr>
                <w:tcW w:w="4590" w:type="dxa"/>
                <w:noWrap/>
                <w:hideMark/>
              </w:tcPr>
            </w:tcPrChange>
          </w:tcPr>
          <w:p w14:paraId="64F58AE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Play School</w:t>
            </w:r>
          </w:p>
        </w:tc>
        <w:tc>
          <w:tcPr>
            <w:tcW w:w="2520" w:type="dxa"/>
            <w:noWrap/>
            <w:vAlign w:val="center"/>
            <w:hideMark/>
            <w:tcPrChange w:id="1047" w:author="Geetali Baruah" w:date="2020-12-28T22:13:00Z">
              <w:tcPr>
                <w:tcW w:w="1551" w:type="dxa"/>
                <w:noWrap/>
                <w:hideMark/>
              </w:tcPr>
            </w:tcPrChange>
          </w:tcPr>
          <w:p w14:paraId="3ADDC31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178</w:t>
            </w:r>
          </w:p>
        </w:tc>
      </w:tr>
      <w:tr w:rsidR="00F11734" w:rsidRPr="008339DA" w14:paraId="4F0D31AC" w14:textId="77777777" w:rsidTr="002A7EF0">
        <w:tblPrEx>
          <w:tblPrExChange w:id="1048" w:author="Geetali Baruah" w:date="2020-12-28T22:13:00Z">
            <w:tblPrEx>
              <w:jc w:val="left"/>
            </w:tblPrEx>
          </w:tblPrExChange>
        </w:tblPrEx>
        <w:trPr>
          <w:trHeight w:val="300"/>
          <w:trPrChange w:id="104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50" w:author="Geetali Baruah" w:date="2020-12-28T22:13:00Z">
              <w:tcPr>
                <w:tcW w:w="871" w:type="dxa"/>
                <w:noWrap/>
                <w:hideMark/>
              </w:tcPr>
            </w:tcPrChange>
          </w:tcPr>
          <w:p w14:paraId="45D66F72" w14:textId="77777777" w:rsidR="00F11734" w:rsidRPr="008339DA" w:rsidRDefault="00F11734" w:rsidP="00A752EE">
            <w:pPr>
              <w:rPr>
                <w:rFonts w:cstheme="minorHAnsi"/>
              </w:rPr>
            </w:pPr>
            <w:r w:rsidRPr="008339DA">
              <w:rPr>
                <w:rFonts w:cstheme="minorHAnsi"/>
              </w:rPr>
              <w:t>132</w:t>
            </w:r>
          </w:p>
        </w:tc>
        <w:tc>
          <w:tcPr>
            <w:tcW w:w="2430" w:type="dxa"/>
            <w:noWrap/>
            <w:vAlign w:val="center"/>
            <w:hideMark/>
            <w:tcPrChange w:id="1051" w:author="Geetali Baruah" w:date="2020-12-28T22:13:00Z">
              <w:tcPr>
                <w:tcW w:w="3174" w:type="dxa"/>
                <w:noWrap/>
                <w:hideMark/>
              </w:tcPr>
            </w:tcPrChange>
          </w:tcPr>
          <w:p w14:paraId="4E7E377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52" w:author="Geetali Baruah" w:date="2020-12-28T22:13:00Z">
              <w:tcPr>
                <w:tcW w:w="4590" w:type="dxa"/>
                <w:noWrap/>
                <w:hideMark/>
              </w:tcPr>
            </w:tcPrChange>
          </w:tcPr>
          <w:p w14:paraId="5B229BE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crèche</w:t>
            </w:r>
          </w:p>
        </w:tc>
        <w:tc>
          <w:tcPr>
            <w:tcW w:w="2520" w:type="dxa"/>
            <w:noWrap/>
            <w:vAlign w:val="center"/>
            <w:hideMark/>
            <w:tcPrChange w:id="1053" w:author="Geetali Baruah" w:date="2020-12-28T22:13:00Z">
              <w:tcPr>
                <w:tcW w:w="1551" w:type="dxa"/>
                <w:noWrap/>
                <w:hideMark/>
              </w:tcPr>
            </w:tcPrChange>
          </w:tcPr>
          <w:p w14:paraId="59C3FEA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179</w:t>
            </w:r>
          </w:p>
        </w:tc>
      </w:tr>
      <w:tr w:rsidR="00F11734" w:rsidRPr="008339DA" w14:paraId="06B1046B" w14:textId="77777777" w:rsidTr="002A7EF0">
        <w:tblPrEx>
          <w:tblPrExChange w:id="105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05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56" w:author="Geetali Baruah" w:date="2020-12-28T22:13:00Z">
              <w:tcPr>
                <w:tcW w:w="871" w:type="dxa"/>
                <w:noWrap/>
                <w:hideMark/>
              </w:tcPr>
            </w:tcPrChange>
          </w:tcPr>
          <w:p w14:paraId="483767A1"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133</w:t>
            </w:r>
          </w:p>
        </w:tc>
        <w:tc>
          <w:tcPr>
            <w:tcW w:w="2430" w:type="dxa"/>
            <w:noWrap/>
            <w:vAlign w:val="center"/>
            <w:hideMark/>
            <w:tcPrChange w:id="1057" w:author="Geetali Baruah" w:date="2020-12-28T22:13:00Z">
              <w:tcPr>
                <w:tcW w:w="3174" w:type="dxa"/>
                <w:noWrap/>
                <w:hideMark/>
              </w:tcPr>
            </w:tcPrChange>
          </w:tcPr>
          <w:p w14:paraId="108F64A8"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58" w:author="Geetali Baruah" w:date="2020-12-28T22:13:00Z">
              <w:tcPr>
                <w:tcW w:w="4590" w:type="dxa"/>
                <w:noWrap/>
                <w:hideMark/>
              </w:tcPr>
            </w:tcPrChange>
          </w:tcPr>
          <w:p w14:paraId="68153A5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School for Mentally Challenged.</w:t>
            </w:r>
          </w:p>
        </w:tc>
        <w:tc>
          <w:tcPr>
            <w:tcW w:w="2520" w:type="dxa"/>
            <w:noWrap/>
            <w:vAlign w:val="center"/>
            <w:hideMark/>
            <w:tcPrChange w:id="1059" w:author="Geetali Baruah" w:date="2020-12-28T22:13:00Z">
              <w:tcPr>
                <w:tcW w:w="1551" w:type="dxa"/>
                <w:noWrap/>
                <w:hideMark/>
              </w:tcPr>
            </w:tcPrChange>
          </w:tcPr>
          <w:p w14:paraId="116C66D0"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180</w:t>
            </w:r>
          </w:p>
        </w:tc>
      </w:tr>
      <w:tr w:rsidR="00F11734" w:rsidRPr="008339DA" w14:paraId="60A84A12" w14:textId="77777777" w:rsidTr="002A7EF0">
        <w:tblPrEx>
          <w:tblPrExChange w:id="1060" w:author="Geetali Baruah" w:date="2020-12-28T22:13:00Z">
            <w:tblPrEx>
              <w:jc w:val="left"/>
            </w:tblPrEx>
          </w:tblPrExChange>
        </w:tblPrEx>
        <w:trPr>
          <w:trHeight w:val="300"/>
          <w:trPrChange w:id="106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62" w:author="Geetali Baruah" w:date="2020-12-28T22:13:00Z">
              <w:tcPr>
                <w:tcW w:w="871" w:type="dxa"/>
                <w:noWrap/>
                <w:hideMark/>
              </w:tcPr>
            </w:tcPrChange>
          </w:tcPr>
          <w:p w14:paraId="500341F4" w14:textId="77777777" w:rsidR="00F11734" w:rsidRPr="008339DA" w:rsidRDefault="00F11734" w:rsidP="00A752EE">
            <w:pPr>
              <w:rPr>
                <w:rFonts w:cstheme="minorHAnsi"/>
              </w:rPr>
            </w:pPr>
            <w:r w:rsidRPr="008339DA">
              <w:rPr>
                <w:rFonts w:cstheme="minorHAnsi"/>
              </w:rPr>
              <w:t>134</w:t>
            </w:r>
          </w:p>
        </w:tc>
        <w:tc>
          <w:tcPr>
            <w:tcW w:w="2430" w:type="dxa"/>
            <w:noWrap/>
            <w:vAlign w:val="center"/>
            <w:hideMark/>
            <w:tcPrChange w:id="1063" w:author="Geetali Baruah" w:date="2020-12-28T22:13:00Z">
              <w:tcPr>
                <w:tcW w:w="3174" w:type="dxa"/>
                <w:noWrap/>
                <w:hideMark/>
              </w:tcPr>
            </w:tcPrChange>
          </w:tcPr>
          <w:p w14:paraId="2806199D"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64" w:author="Geetali Baruah" w:date="2020-12-28T22:13:00Z">
              <w:tcPr>
                <w:tcW w:w="4590" w:type="dxa"/>
                <w:noWrap/>
                <w:hideMark/>
              </w:tcPr>
            </w:tcPrChange>
          </w:tcPr>
          <w:p w14:paraId="0D116C10"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Art academy</w:t>
            </w:r>
          </w:p>
        </w:tc>
        <w:tc>
          <w:tcPr>
            <w:tcW w:w="2520" w:type="dxa"/>
            <w:noWrap/>
            <w:vAlign w:val="center"/>
            <w:hideMark/>
            <w:tcPrChange w:id="1065" w:author="Geetali Baruah" w:date="2020-12-28T22:13:00Z">
              <w:tcPr>
                <w:tcW w:w="1551" w:type="dxa"/>
                <w:noWrap/>
                <w:hideMark/>
              </w:tcPr>
            </w:tcPrChange>
          </w:tcPr>
          <w:p w14:paraId="706B54F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181</w:t>
            </w:r>
          </w:p>
        </w:tc>
      </w:tr>
      <w:tr w:rsidR="00F11734" w:rsidRPr="008339DA" w14:paraId="43FB2A98" w14:textId="77777777" w:rsidTr="002A7EF0">
        <w:tblPrEx>
          <w:tblPrExChange w:id="106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06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68" w:author="Geetali Baruah" w:date="2020-12-28T22:13:00Z">
              <w:tcPr>
                <w:tcW w:w="871" w:type="dxa"/>
                <w:noWrap/>
                <w:hideMark/>
              </w:tcPr>
            </w:tcPrChange>
          </w:tcPr>
          <w:p w14:paraId="332E7E90"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135</w:t>
            </w:r>
          </w:p>
        </w:tc>
        <w:tc>
          <w:tcPr>
            <w:tcW w:w="2430" w:type="dxa"/>
            <w:noWrap/>
            <w:vAlign w:val="center"/>
            <w:hideMark/>
            <w:tcPrChange w:id="1069" w:author="Geetali Baruah" w:date="2020-12-28T22:13:00Z">
              <w:tcPr>
                <w:tcW w:w="3174" w:type="dxa"/>
                <w:noWrap/>
                <w:hideMark/>
              </w:tcPr>
            </w:tcPrChange>
          </w:tcPr>
          <w:p w14:paraId="19BA34F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70" w:author="Geetali Baruah" w:date="2020-12-28T22:13:00Z">
              <w:tcPr>
                <w:tcW w:w="4590" w:type="dxa"/>
                <w:noWrap/>
                <w:hideMark/>
              </w:tcPr>
            </w:tcPrChange>
          </w:tcPr>
          <w:p w14:paraId="178F2C6C"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Technical College</w:t>
            </w:r>
          </w:p>
        </w:tc>
        <w:tc>
          <w:tcPr>
            <w:tcW w:w="2520" w:type="dxa"/>
            <w:noWrap/>
            <w:vAlign w:val="center"/>
            <w:hideMark/>
            <w:tcPrChange w:id="1071" w:author="Geetali Baruah" w:date="2020-12-28T22:13:00Z">
              <w:tcPr>
                <w:tcW w:w="1551" w:type="dxa"/>
                <w:noWrap/>
                <w:hideMark/>
              </w:tcPr>
            </w:tcPrChange>
          </w:tcPr>
          <w:p w14:paraId="6AA7D74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182</w:t>
            </w:r>
          </w:p>
        </w:tc>
      </w:tr>
      <w:tr w:rsidR="00F11734" w:rsidRPr="008339DA" w14:paraId="1EB358CE" w14:textId="77777777" w:rsidTr="002A7EF0">
        <w:tblPrEx>
          <w:tblPrExChange w:id="1072" w:author="Geetali Baruah" w:date="2020-12-28T22:13:00Z">
            <w:tblPrEx>
              <w:jc w:val="left"/>
            </w:tblPrEx>
          </w:tblPrExChange>
        </w:tblPrEx>
        <w:trPr>
          <w:trHeight w:val="300"/>
          <w:trPrChange w:id="107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74" w:author="Geetali Baruah" w:date="2020-12-28T22:13:00Z">
              <w:tcPr>
                <w:tcW w:w="871" w:type="dxa"/>
                <w:noWrap/>
                <w:hideMark/>
              </w:tcPr>
            </w:tcPrChange>
          </w:tcPr>
          <w:p w14:paraId="159DD499" w14:textId="77777777" w:rsidR="00F11734" w:rsidRPr="008339DA" w:rsidRDefault="00F11734" w:rsidP="00A752EE">
            <w:pPr>
              <w:rPr>
                <w:rFonts w:cstheme="minorHAnsi"/>
              </w:rPr>
            </w:pPr>
            <w:r w:rsidRPr="008339DA">
              <w:rPr>
                <w:rFonts w:cstheme="minorHAnsi"/>
              </w:rPr>
              <w:t>136</w:t>
            </w:r>
          </w:p>
        </w:tc>
        <w:tc>
          <w:tcPr>
            <w:tcW w:w="2430" w:type="dxa"/>
            <w:noWrap/>
            <w:vAlign w:val="center"/>
            <w:hideMark/>
            <w:tcPrChange w:id="1075" w:author="Geetali Baruah" w:date="2020-12-28T22:13:00Z">
              <w:tcPr>
                <w:tcW w:w="3174" w:type="dxa"/>
                <w:noWrap/>
                <w:hideMark/>
              </w:tcPr>
            </w:tcPrChange>
          </w:tcPr>
          <w:p w14:paraId="62F1C114"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76" w:author="Geetali Baruah" w:date="2020-12-28T22:13:00Z">
              <w:tcPr>
                <w:tcW w:w="4590" w:type="dxa"/>
                <w:noWrap/>
                <w:hideMark/>
              </w:tcPr>
            </w:tcPrChange>
          </w:tcPr>
          <w:p w14:paraId="6F8911C0"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Sports training centers</w:t>
            </w:r>
          </w:p>
        </w:tc>
        <w:tc>
          <w:tcPr>
            <w:tcW w:w="2520" w:type="dxa"/>
            <w:noWrap/>
            <w:vAlign w:val="center"/>
            <w:hideMark/>
            <w:tcPrChange w:id="1077" w:author="Geetali Baruah" w:date="2020-12-28T22:13:00Z">
              <w:tcPr>
                <w:tcW w:w="1551" w:type="dxa"/>
                <w:noWrap/>
                <w:hideMark/>
              </w:tcPr>
            </w:tcPrChange>
          </w:tcPr>
          <w:p w14:paraId="787AEBC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183</w:t>
            </w:r>
          </w:p>
        </w:tc>
      </w:tr>
      <w:tr w:rsidR="00F11734" w:rsidRPr="008339DA" w14:paraId="253E0D86" w14:textId="77777777" w:rsidTr="002A7EF0">
        <w:tblPrEx>
          <w:tblPrExChange w:id="107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07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80" w:author="Geetali Baruah" w:date="2020-12-28T22:13:00Z">
              <w:tcPr>
                <w:tcW w:w="871" w:type="dxa"/>
                <w:noWrap/>
                <w:hideMark/>
              </w:tcPr>
            </w:tcPrChange>
          </w:tcPr>
          <w:p w14:paraId="61629CE4"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137</w:t>
            </w:r>
          </w:p>
        </w:tc>
        <w:tc>
          <w:tcPr>
            <w:tcW w:w="2430" w:type="dxa"/>
            <w:noWrap/>
            <w:vAlign w:val="center"/>
            <w:hideMark/>
            <w:tcPrChange w:id="1081" w:author="Geetali Baruah" w:date="2020-12-28T22:13:00Z">
              <w:tcPr>
                <w:tcW w:w="3174" w:type="dxa"/>
                <w:noWrap/>
                <w:hideMark/>
              </w:tcPr>
            </w:tcPrChange>
          </w:tcPr>
          <w:p w14:paraId="1F29D0A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82" w:author="Geetali Baruah" w:date="2020-12-28T22:13:00Z">
              <w:tcPr>
                <w:tcW w:w="4590" w:type="dxa"/>
                <w:noWrap/>
                <w:hideMark/>
              </w:tcPr>
            </w:tcPrChange>
          </w:tcPr>
          <w:p w14:paraId="2236CA9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Training Institute</w:t>
            </w:r>
          </w:p>
        </w:tc>
        <w:tc>
          <w:tcPr>
            <w:tcW w:w="2520" w:type="dxa"/>
            <w:noWrap/>
            <w:vAlign w:val="center"/>
            <w:hideMark/>
            <w:tcPrChange w:id="1083" w:author="Geetali Baruah" w:date="2020-12-28T22:13:00Z">
              <w:tcPr>
                <w:tcW w:w="1551" w:type="dxa"/>
                <w:noWrap/>
                <w:hideMark/>
              </w:tcPr>
            </w:tcPrChange>
          </w:tcPr>
          <w:p w14:paraId="2B06217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184</w:t>
            </w:r>
          </w:p>
        </w:tc>
      </w:tr>
      <w:tr w:rsidR="00F11734" w:rsidRPr="008339DA" w14:paraId="77B973B6" w14:textId="77777777" w:rsidTr="002A7EF0">
        <w:tblPrEx>
          <w:tblPrExChange w:id="1084" w:author="Geetali Baruah" w:date="2020-12-28T22:13:00Z">
            <w:tblPrEx>
              <w:jc w:val="left"/>
            </w:tblPrEx>
          </w:tblPrExChange>
        </w:tblPrEx>
        <w:trPr>
          <w:trHeight w:val="300"/>
          <w:trPrChange w:id="108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86" w:author="Geetali Baruah" w:date="2020-12-28T22:13:00Z">
              <w:tcPr>
                <w:tcW w:w="871" w:type="dxa"/>
                <w:noWrap/>
                <w:hideMark/>
              </w:tcPr>
            </w:tcPrChange>
          </w:tcPr>
          <w:p w14:paraId="589991DD" w14:textId="77777777" w:rsidR="00F11734" w:rsidRPr="008339DA" w:rsidRDefault="00F11734" w:rsidP="00A752EE">
            <w:pPr>
              <w:rPr>
                <w:rFonts w:cstheme="minorHAnsi"/>
              </w:rPr>
            </w:pPr>
            <w:r w:rsidRPr="008339DA">
              <w:rPr>
                <w:rFonts w:cstheme="minorHAnsi"/>
              </w:rPr>
              <w:t>138</w:t>
            </w:r>
          </w:p>
        </w:tc>
        <w:tc>
          <w:tcPr>
            <w:tcW w:w="2430" w:type="dxa"/>
            <w:noWrap/>
            <w:vAlign w:val="center"/>
            <w:hideMark/>
            <w:tcPrChange w:id="1087" w:author="Geetali Baruah" w:date="2020-12-28T22:13:00Z">
              <w:tcPr>
                <w:tcW w:w="3174" w:type="dxa"/>
                <w:noWrap/>
                <w:hideMark/>
              </w:tcPr>
            </w:tcPrChange>
          </w:tcPr>
          <w:p w14:paraId="167DB05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88" w:author="Geetali Baruah" w:date="2020-12-28T22:13:00Z">
              <w:tcPr>
                <w:tcW w:w="4590" w:type="dxa"/>
                <w:noWrap/>
                <w:hideMark/>
              </w:tcPr>
            </w:tcPrChange>
          </w:tcPr>
          <w:p w14:paraId="6EE3BAE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Veterinary Institute</w:t>
            </w:r>
          </w:p>
        </w:tc>
        <w:tc>
          <w:tcPr>
            <w:tcW w:w="2520" w:type="dxa"/>
            <w:noWrap/>
            <w:vAlign w:val="center"/>
            <w:hideMark/>
            <w:tcPrChange w:id="1089" w:author="Geetali Baruah" w:date="2020-12-28T22:13:00Z">
              <w:tcPr>
                <w:tcW w:w="1551" w:type="dxa"/>
                <w:noWrap/>
                <w:hideMark/>
              </w:tcPr>
            </w:tcPrChange>
          </w:tcPr>
          <w:p w14:paraId="3185DE9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185</w:t>
            </w:r>
          </w:p>
        </w:tc>
      </w:tr>
      <w:tr w:rsidR="00F11734" w:rsidRPr="008339DA" w14:paraId="73F02688" w14:textId="77777777" w:rsidTr="002A7EF0">
        <w:tblPrEx>
          <w:tblPrExChange w:id="109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09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92" w:author="Geetali Baruah" w:date="2020-12-28T22:13:00Z">
              <w:tcPr>
                <w:tcW w:w="871" w:type="dxa"/>
                <w:noWrap/>
                <w:hideMark/>
              </w:tcPr>
            </w:tcPrChange>
          </w:tcPr>
          <w:p w14:paraId="20990F0C"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139</w:t>
            </w:r>
          </w:p>
        </w:tc>
        <w:tc>
          <w:tcPr>
            <w:tcW w:w="2430" w:type="dxa"/>
            <w:noWrap/>
            <w:vAlign w:val="center"/>
            <w:hideMark/>
            <w:tcPrChange w:id="1093" w:author="Geetali Baruah" w:date="2020-12-28T22:13:00Z">
              <w:tcPr>
                <w:tcW w:w="3174" w:type="dxa"/>
                <w:noWrap/>
                <w:hideMark/>
              </w:tcPr>
            </w:tcPrChange>
          </w:tcPr>
          <w:p w14:paraId="2AE2F1A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094" w:author="Geetali Baruah" w:date="2020-12-28T22:13:00Z">
              <w:tcPr>
                <w:tcW w:w="4590" w:type="dxa"/>
                <w:noWrap/>
                <w:hideMark/>
              </w:tcPr>
            </w:tcPrChange>
          </w:tcPr>
          <w:p w14:paraId="5F5CCF7B"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Medical College</w:t>
            </w:r>
          </w:p>
        </w:tc>
        <w:tc>
          <w:tcPr>
            <w:tcW w:w="2520" w:type="dxa"/>
            <w:noWrap/>
            <w:vAlign w:val="center"/>
            <w:hideMark/>
            <w:tcPrChange w:id="1095" w:author="Geetali Baruah" w:date="2020-12-28T22:13:00Z">
              <w:tcPr>
                <w:tcW w:w="1551" w:type="dxa"/>
                <w:noWrap/>
                <w:hideMark/>
              </w:tcPr>
            </w:tcPrChange>
          </w:tcPr>
          <w:p w14:paraId="069096A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186</w:t>
            </w:r>
          </w:p>
        </w:tc>
      </w:tr>
      <w:tr w:rsidR="00F11734" w:rsidRPr="008339DA" w14:paraId="378E0073" w14:textId="77777777" w:rsidTr="002A7EF0">
        <w:tblPrEx>
          <w:tblPrExChange w:id="1096" w:author="Geetali Baruah" w:date="2020-12-28T22:13:00Z">
            <w:tblPrEx>
              <w:jc w:val="left"/>
            </w:tblPrEx>
          </w:tblPrExChange>
        </w:tblPrEx>
        <w:trPr>
          <w:trHeight w:val="315"/>
          <w:trPrChange w:id="1097" w:author="Geetali Baruah" w:date="2020-12-28T22:13:00Z">
            <w:trPr>
              <w:trHeight w:val="315"/>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098" w:author="Geetali Baruah" w:date="2020-12-28T22:13:00Z">
              <w:tcPr>
                <w:tcW w:w="871" w:type="dxa"/>
                <w:noWrap/>
                <w:hideMark/>
              </w:tcPr>
            </w:tcPrChange>
          </w:tcPr>
          <w:p w14:paraId="5F033381" w14:textId="77777777" w:rsidR="00F11734" w:rsidRPr="008339DA" w:rsidRDefault="00F11734" w:rsidP="00A752EE">
            <w:pPr>
              <w:rPr>
                <w:rFonts w:cstheme="minorHAnsi"/>
              </w:rPr>
            </w:pPr>
            <w:r w:rsidRPr="008339DA">
              <w:rPr>
                <w:rFonts w:cstheme="minorHAnsi"/>
              </w:rPr>
              <w:t>140</w:t>
            </w:r>
          </w:p>
        </w:tc>
        <w:tc>
          <w:tcPr>
            <w:tcW w:w="2430" w:type="dxa"/>
            <w:noWrap/>
            <w:vAlign w:val="center"/>
            <w:hideMark/>
            <w:tcPrChange w:id="1099" w:author="Geetali Baruah" w:date="2020-12-28T22:13:00Z">
              <w:tcPr>
                <w:tcW w:w="3174" w:type="dxa"/>
                <w:noWrap/>
                <w:hideMark/>
              </w:tcPr>
            </w:tcPrChange>
          </w:tcPr>
          <w:p w14:paraId="18DBBEB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Education</w:t>
            </w:r>
          </w:p>
        </w:tc>
        <w:tc>
          <w:tcPr>
            <w:tcW w:w="4230" w:type="dxa"/>
            <w:noWrap/>
            <w:vAlign w:val="center"/>
            <w:hideMark/>
            <w:tcPrChange w:id="1100" w:author="Geetali Baruah" w:date="2020-12-28T22:13:00Z">
              <w:tcPr>
                <w:tcW w:w="4590" w:type="dxa"/>
                <w:noWrap/>
                <w:hideMark/>
              </w:tcPr>
            </w:tcPrChange>
          </w:tcPr>
          <w:p w14:paraId="412F7C8B"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Research and Training Center</w:t>
            </w:r>
          </w:p>
        </w:tc>
        <w:tc>
          <w:tcPr>
            <w:tcW w:w="2520" w:type="dxa"/>
            <w:noWrap/>
            <w:vAlign w:val="center"/>
            <w:hideMark/>
            <w:tcPrChange w:id="1101" w:author="Geetali Baruah" w:date="2020-12-28T22:13:00Z">
              <w:tcPr>
                <w:tcW w:w="1551" w:type="dxa"/>
                <w:noWrap/>
                <w:hideMark/>
              </w:tcPr>
            </w:tcPrChange>
          </w:tcPr>
          <w:p w14:paraId="55C9BE15"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187</w:t>
            </w:r>
          </w:p>
        </w:tc>
      </w:tr>
      <w:tr w:rsidR="00F11734" w:rsidRPr="008339DA" w14:paraId="54A7A25E" w14:textId="77777777" w:rsidTr="002A7EF0">
        <w:tblPrEx>
          <w:tblPrExChange w:id="110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10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04" w:author="Geetali Baruah" w:date="2020-12-28T22:13:00Z">
              <w:tcPr>
                <w:tcW w:w="871" w:type="dxa"/>
                <w:noWrap/>
                <w:hideMark/>
              </w:tcPr>
            </w:tcPrChange>
          </w:tcPr>
          <w:p w14:paraId="5DB406EE"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141</w:t>
            </w:r>
          </w:p>
        </w:tc>
        <w:tc>
          <w:tcPr>
            <w:tcW w:w="2430" w:type="dxa"/>
            <w:noWrap/>
            <w:vAlign w:val="center"/>
            <w:hideMark/>
            <w:tcPrChange w:id="1105" w:author="Geetali Baruah" w:date="2020-12-28T22:13:00Z">
              <w:tcPr>
                <w:tcW w:w="3174" w:type="dxa"/>
                <w:noWrap/>
                <w:hideMark/>
              </w:tcPr>
            </w:tcPrChange>
          </w:tcPr>
          <w:p w14:paraId="5E7AB96B"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Transportation</w:t>
            </w:r>
          </w:p>
        </w:tc>
        <w:tc>
          <w:tcPr>
            <w:tcW w:w="4230" w:type="dxa"/>
            <w:noWrap/>
            <w:vAlign w:val="center"/>
            <w:hideMark/>
            <w:tcPrChange w:id="1106" w:author="Geetali Baruah" w:date="2020-12-28T22:13:00Z">
              <w:tcPr>
                <w:tcW w:w="4590" w:type="dxa"/>
                <w:noWrap/>
                <w:hideMark/>
              </w:tcPr>
            </w:tcPrChange>
          </w:tcPr>
          <w:p w14:paraId="2528195C"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Airport</w:t>
            </w:r>
          </w:p>
        </w:tc>
        <w:tc>
          <w:tcPr>
            <w:tcW w:w="2520" w:type="dxa"/>
            <w:noWrap/>
            <w:vAlign w:val="center"/>
            <w:hideMark/>
            <w:tcPrChange w:id="1107" w:author="Geetali Baruah" w:date="2020-12-28T22:13:00Z">
              <w:tcPr>
                <w:tcW w:w="1551" w:type="dxa"/>
                <w:noWrap/>
                <w:hideMark/>
              </w:tcPr>
            </w:tcPrChange>
          </w:tcPr>
          <w:p w14:paraId="0E61AFF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29</w:t>
            </w:r>
          </w:p>
        </w:tc>
      </w:tr>
      <w:tr w:rsidR="00F11734" w:rsidRPr="008339DA" w14:paraId="39E425A5" w14:textId="77777777" w:rsidTr="002A7EF0">
        <w:tblPrEx>
          <w:tblPrExChange w:id="1108" w:author="Geetali Baruah" w:date="2020-12-28T22:13:00Z">
            <w:tblPrEx>
              <w:jc w:val="left"/>
            </w:tblPrEx>
          </w:tblPrExChange>
        </w:tblPrEx>
        <w:trPr>
          <w:trHeight w:val="300"/>
          <w:trPrChange w:id="110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10" w:author="Geetali Baruah" w:date="2020-12-28T22:13:00Z">
              <w:tcPr>
                <w:tcW w:w="871" w:type="dxa"/>
                <w:noWrap/>
                <w:hideMark/>
              </w:tcPr>
            </w:tcPrChange>
          </w:tcPr>
          <w:p w14:paraId="3E0CC69E" w14:textId="77777777" w:rsidR="00F11734" w:rsidRPr="008339DA" w:rsidRDefault="00F11734" w:rsidP="00A752EE">
            <w:pPr>
              <w:rPr>
                <w:rFonts w:cstheme="minorHAnsi"/>
              </w:rPr>
            </w:pPr>
            <w:r w:rsidRPr="008339DA">
              <w:rPr>
                <w:rFonts w:cstheme="minorHAnsi"/>
              </w:rPr>
              <w:t>142</w:t>
            </w:r>
          </w:p>
        </w:tc>
        <w:tc>
          <w:tcPr>
            <w:tcW w:w="2430" w:type="dxa"/>
            <w:noWrap/>
            <w:vAlign w:val="center"/>
            <w:hideMark/>
            <w:tcPrChange w:id="1111" w:author="Geetali Baruah" w:date="2020-12-28T22:13:00Z">
              <w:tcPr>
                <w:tcW w:w="3174" w:type="dxa"/>
                <w:noWrap/>
                <w:hideMark/>
              </w:tcPr>
            </w:tcPrChange>
          </w:tcPr>
          <w:p w14:paraId="0B2C666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Transportation</w:t>
            </w:r>
          </w:p>
        </w:tc>
        <w:tc>
          <w:tcPr>
            <w:tcW w:w="4230" w:type="dxa"/>
            <w:noWrap/>
            <w:vAlign w:val="center"/>
            <w:hideMark/>
            <w:tcPrChange w:id="1112" w:author="Geetali Baruah" w:date="2020-12-28T22:13:00Z">
              <w:tcPr>
                <w:tcW w:w="4590" w:type="dxa"/>
                <w:noWrap/>
                <w:hideMark/>
              </w:tcPr>
            </w:tcPrChange>
          </w:tcPr>
          <w:p w14:paraId="41615070"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Auto Stand</w:t>
            </w:r>
          </w:p>
        </w:tc>
        <w:tc>
          <w:tcPr>
            <w:tcW w:w="2520" w:type="dxa"/>
            <w:noWrap/>
            <w:vAlign w:val="center"/>
            <w:hideMark/>
            <w:tcPrChange w:id="1113" w:author="Geetali Baruah" w:date="2020-12-28T22:13:00Z">
              <w:tcPr>
                <w:tcW w:w="1551" w:type="dxa"/>
                <w:noWrap/>
                <w:hideMark/>
              </w:tcPr>
            </w:tcPrChange>
          </w:tcPr>
          <w:p w14:paraId="4D57BC6B"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79</w:t>
            </w:r>
          </w:p>
        </w:tc>
      </w:tr>
      <w:tr w:rsidR="00F11734" w:rsidRPr="008339DA" w14:paraId="470077F7" w14:textId="77777777" w:rsidTr="002A7EF0">
        <w:tblPrEx>
          <w:tblPrExChange w:id="111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11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16" w:author="Geetali Baruah" w:date="2020-12-28T22:13:00Z">
              <w:tcPr>
                <w:tcW w:w="871" w:type="dxa"/>
                <w:noWrap/>
                <w:hideMark/>
              </w:tcPr>
            </w:tcPrChange>
          </w:tcPr>
          <w:p w14:paraId="0084FD71"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143</w:t>
            </w:r>
          </w:p>
        </w:tc>
        <w:tc>
          <w:tcPr>
            <w:tcW w:w="2430" w:type="dxa"/>
            <w:noWrap/>
            <w:vAlign w:val="center"/>
            <w:hideMark/>
            <w:tcPrChange w:id="1117" w:author="Geetali Baruah" w:date="2020-12-28T22:13:00Z">
              <w:tcPr>
                <w:tcW w:w="3174" w:type="dxa"/>
                <w:noWrap/>
                <w:hideMark/>
              </w:tcPr>
            </w:tcPrChange>
          </w:tcPr>
          <w:p w14:paraId="08FB8B0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Transportation</w:t>
            </w:r>
          </w:p>
        </w:tc>
        <w:tc>
          <w:tcPr>
            <w:tcW w:w="4230" w:type="dxa"/>
            <w:noWrap/>
            <w:vAlign w:val="center"/>
            <w:hideMark/>
            <w:tcPrChange w:id="1118" w:author="Geetali Baruah" w:date="2020-12-28T22:13:00Z">
              <w:tcPr>
                <w:tcW w:w="4590" w:type="dxa"/>
                <w:noWrap/>
                <w:hideMark/>
              </w:tcPr>
            </w:tcPrChange>
          </w:tcPr>
          <w:p w14:paraId="35106C9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Metro Station</w:t>
            </w:r>
          </w:p>
        </w:tc>
        <w:tc>
          <w:tcPr>
            <w:tcW w:w="2520" w:type="dxa"/>
            <w:noWrap/>
            <w:vAlign w:val="center"/>
            <w:hideMark/>
            <w:tcPrChange w:id="1119" w:author="Geetali Baruah" w:date="2020-12-28T22:13:00Z">
              <w:tcPr>
                <w:tcW w:w="1551" w:type="dxa"/>
                <w:noWrap/>
                <w:hideMark/>
              </w:tcPr>
            </w:tcPrChange>
          </w:tcPr>
          <w:p w14:paraId="5223EB2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189</w:t>
            </w:r>
          </w:p>
        </w:tc>
      </w:tr>
      <w:tr w:rsidR="00F11734" w:rsidRPr="008339DA" w14:paraId="40E43107" w14:textId="77777777" w:rsidTr="002A7EF0">
        <w:tblPrEx>
          <w:tblPrExChange w:id="1120" w:author="Geetali Baruah" w:date="2020-12-28T22:13:00Z">
            <w:tblPrEx>
              <w:jc w:val="left"/>
            </w:tblPrEx>
          </w:tblPrExChange>
        </w:tblPrEx>
        <w:trPr>
          <w:trHeight w:val="300"/>
          <w:trPrChange w:id="112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22" w:author="Geetali Baruah" w:date="2020-12-28T22:13:00Z">
              <w:tcPr>
                <w:tcW w:w="871" w:type="dxa"/>
                <w:noWrap/>
                <w:hideMark/>
              </w:tcPr>
            </w:tcPrChange>
          </w:tcPr>
          <w:p w14:paraId="78072395" w14:textId="77777777" w:rsidR="00F11734" w:rsidRPr="008339DA" w:rsidRDefault="00F11734" w:rsidP="00A752EE">
            <w:pPr>
              <w:rPr>
                <w:rFonts w:cstheme="minorHAnsi"/>
              </w:rPr>
            </w:pPr>
            <w:r w:rsidRPr="008339DA">
              <w:rPr>
                <w:rFonts w:cstheme="minorHAnsi"/>
              </w:rPr>
              <w:t>144</w:t>
            </w:r>
          </w:p>
        </w:tc>
        <w:tc>
          <w:tcPr>
            <w:tcW w:w="2430" w:type="dxa"/>
            <w:noWrap/>
            <w:vAlign w:val="center"/>
            <w:hideMark/>
            <w:tcPrChange w:id="1123" w:author="Geetali Baruah" w:date="2020-12-28T22:13:00Z">
              <w:tcPr>
                <w:tcW w:w="3174" w:type="dxa"/>
                <w:noWrap/>
                <w:hideMark/>
              </w:tcPr>
            </w:tcPrChange>
          </w:tcPr>
          <w:p w14:paraId="44ECF7B3"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Transportation</w:t>
            </w:r>
          </w:p>
        </w:tc>
        <w:tc>
          <w:tcPr>
            <w:tcW w:w="4230" w:type="dxa"/>
            <w:noWrap/>
            <w:vAlign w:val="center"/>
            <w:hideMark/>
            <w:tcPrChange w:id="1124" w:author="Geetali Baruah" w:date="2020-12-28T22:13:00Z">
              <w:tcPr>
                <w:tcW w:w="4590" w:type="dxa"/>
                <w:noWrap/>
                <w:hideMark/>
              </w:tcPr>
            </w:tcPrChange>
          </w:tcPr>
          <w:p w14:paraId="51E76F8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Bus Stand</w:t>
            </w:r>
          </w:p>
        </w:tc>
        <w:tc>
          <w:tcPr>
            <w:tcW w:w="2520" w:type="dxa"/>
            <w:noWrap/>
            <w:vAlign w:val="center"/>
            <w:hideMark/>
            <w:tcPrChange w:id="1125" w:author="Geetali Baruah" w:date="2020-12-28T22:13:00Z">
              <w:tcPr>
                <w:tcW w:w="1551" w:type="dxa"/>
                <w:noWrap/>
                <w:hideMark/>
              </w:tcPr>
            </w:tcPrChange>
          </w:tcPr>
          <w:p w14:paraId="36ADB42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199</w:t>
            </w:r>
          </w:p>
        </w:tc>
      </w:tr>
      <w:tr w:rsidR="00F11734" w:rsidRPr="008339DA" w14:paraId="60381AD9" w14:textId="77777777" w:rsidTr="002A7EF0">
        <w:tblPrEx>
          <w:tblPrExChange w:id="112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12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28" w:author="Geetali Baruah" w:date="2020-12-28T22:13:00Z">
              <w:tcPr>
                <w:tcW w:w="871" w:type="dxa"/>
                <w:noWrap/>
                <w:hideMark/>
              </w:tcPr>
            </w:tcPrChange>
          </w:tcPr>
          <w:p w14:paraId="0D39A79F"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145</w:t>
            </w:r>
          </w:p>
        </w:tc>
        <w:tc>
          <w:tcPr>
            <w:tcW w:w="2430" w:type="dxa"/>
            <w:noWrap/>
            <w:vAlign w:val="center"/>
            <w:hideMark/>
            <w:tcPrChange w:id="1129" w:author="Geetali Baruah" w:date="2020-12-28T22:13:00Z">
              <w:tcPr>
                <w:tcW w:w="3174" w:type="dxa"/>
                <w:noWrap/>
                <w:hideMark/>
              </w:tcPr>
            </w:tcPrChange>
          </w:tcPr>
          <w:p w14:paraId="77E03C9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Transportation</w:t>
            </w:r>
          </w:p>
        </w:tc>
        <w:tc>
          <w:tcPr>
            <w:tcW w:w="4230" w:type="dxa"/>
            <w:noWrap/>
            <w:vAlign w:val="center"/>
            <w:hideMark/>
            <w:tcPrChange w:id="1130" w:author="Geetali Baruah" w:date="2020-12-28T22:13:00Z">
              <w:tcPr>
                <w:tcW w:w="4590" w:type="dxa"/>
                <w:noWrap/>
                <w:hideMark/>
              </w:tcPr>
            </w:tcPrChange>
          </w:tcPr>
          <w:p w14:paraId="7080CDFB"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Bus Terminal</w:t>
            </w:r>
          </w:p>
        </w:tc>
        <w:tc>
          <w:tcPr>
            <w:tcW w:w="2520" w:type="dxa"/>
            <w:noWrap/>
            <w:vAlign w:val="center"/>
            <w:hideMark/>
            <w:tcPrChange w:id="1131" w:author="Geetali Baruah" w:date="2020-12-28T22:13:00Z">
              <w:tcPr>
                <w:tcW w:w="1551" w:type="dxa"/>
                <w:noWrap/>
                <w:hideMark/>
              </w:tcPr>
            </w:tcPrChange>
          </w:tcPr>
          <w:p w14:paraId="186B1CA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229</w:t>
            </w:r>
          </w:p>
        </w:tc>
      </w:tr>
      <w:tr w:rsidR="00F11734" w:rsidRPr="008339DA" w14:paraId="411CF7CB" w14:textId="77777777" w:rsidTr="002A7EF0">
        <w:tblPrEx>
          <w:tblPrExChange w:id="1132" w:author="Geetali Baruah" w:date="2020-12-28T22:13:00Z">
            <w:tblPrEx>
              <w:jc w:val="left"/>
            </w:tblPrEx>
          </w:tblPrExChange>
        </w:tblPrEx>
        <w:trPr>
          <w:trHeight w:val="300"/>
          <w:trPrChange w:id="113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34" w:author="Geetali Baruah" w:date="2020-12-28T22:13:00Z">
              <w:tcPr>
                <w:tcW w:w="871" w:type="dxa"/>
                <w:noWrap/>
                <w:hideMark/>
              </w:tcPr>
            </w:tcPrChange>
          </w:tcPr>
          <w:p w14:paraId="636AD64A" w14:textId="77777777" w:rsidR="00F11734" w:rsidRPr="008339DA" w:rsidRDefault="00F11734" w:rsidP="00A752EE">
            <w:pPr>
              <w:rPr>
                <w:rFonts w:cstheme="minorHAnsi"/>
              </w:rPr>
            </w:pPr>
            <w:r w:rsidRPr="008339DA">
              <w:rPr>
                <w:rFonts w:cstheme="minorHAnsi"/>
              </w:rPr>
              <w:t>146</w:t>
            </w:r>
          </w:p>
        </w:tc>
        <w:tc>
          <w:tcPr>
            <w:tcW w:w="2430" w:type="dxa"/>
            <w:noWrap/>
            <w:vAlign w:val="center"/>
            <w:hideMark/>
            <w:tcPrChange w:id="1135" w:author="Geetali Baruah" w:date="2020-12-28T22:13:00Z">
              <w:tcPr>
                <w:tcW w:w="3174" w:type="dxa"/>
                <w:noWrap/>
                <w:hideMark/>
              </w:tcPr>
            </w:tcPrChange>
          </w:tcPr>
          <w:p w14:paraId="14ABBE7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Transportation</w:t>
            </w:r>
          </w:p>
        </w:tc>
        <w:tc>
          <w:tcPr>
            <w:tcW w:w="4230" w:type="dxa"/>
            <w:noWrap/>
            <w:vAlign w:val="center"/>
            <w:hideMark/>
            <w:tcPrChange w:id="1136" w:author="Geetali Baruah" w:date="2020-12-28T22:13:00Z">
              <w:tcPr>
                <w:tcW w:w="4590" w:type="dxa"/>
                <w:noWrap/>
                <w:hideMark/>
              </w:tcPr>
            </w:tcPrChange>
          </w:tcPr>
          <w:p w14:paraId="1BB665B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ISBT</w:t>
            </w:r>
          </w:p>
        </w:tc>
        <w:tc>
          <w:tcPr>
            <w:tcW w:w="2520" w:type="dxa"/>
            <w:noWrap/>
            <w:vAlign w:val="center"/>
            <w:hideMark/>
            <w:tcPrChange w:id="1137" w:author="Geetali Baruah" w:date="2020-12-28T22:13:00Z">
              <w:tcPr>
                <w:tcW w:w="1551" w:type="dxa"/>
                <w:noWrap/>
                <w:hideMark/>
              </w:tcPr>
            </w:tcPrChange>
          </w:tcPr>
          <w:p w14:paraId="3F692E2B"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239</w:t>
            </w:r>
          </w:p>
        </w:tc>
      </w:tr>
      <w:tr w:rsidR="00F11734" w:rsidRPr="008339DA" w14:paraId="6AF54050" w14:textId="77777777" w:rsidTr="002A7EF0">
        <w:tblPrEx>
          <w:tblPrExChange w:id="113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13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40" w:author="Geetali Baruah" w:date="2020-12-28T22:13:00Z">
              <w:tcPr>
                <w:tcW w:w="871" w:type="dxa"/>
                <w:noWrap/>
                <w:hideMark/>
              </w:tcPr>
            </w:tcPrChange>
          </w:tcPr>
          <w:p w14:paraId="0F5B0E3A"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147</w:t>
            </w:r>
          </w:p>
        </w:tc>
        <w:tc>
          <w:tcPr>
            <w:tcW w:w="2430" w:type="dxa"/>
            <w:noWrap/>
            <w:vAlign w:val="center"/>
            <w:hideMark/>
            <w:tcPrChange w:id="1141" w:author="Geetali Baruah" w:date="2020-12-28T22:13:00Z">
              <w:tcPr>
                <w:tcW w:w="3174" w:type="dxa"/>
                <w:noWrap/>
                <w:hideMark/>
              </w:tcPr>
            </w:tcPrChange>
          </w:tcPr>
          <w:p w14:paraId="333D74A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Transportation</w:t>
            </w:r>
          </w:p>
        </w:tc>
        <w:tc>
          <w:tcPr>
            <w:tcW w:w="4230" w:type="dxa"/>
            <w:noWrap/>
            <w:vAlign w:val="center"/>
            <w:hideMark/>
            <w:tcPrChange w:id="1142" w:author="Geetali Baruah" w:date="2020-12-28T22:13:00Z">
              <w:tcPr>
                <w:tcW w:w="4590" w:type="dxa"/>
                <w:noWrap/>
                <w:hideMark/>
              </w:tcPr>
            </w:tcPrChange>
          </w:tcPr>
          <w:p w14:paraId="57B008B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Railway station</w:t>
            </w:r>
          </w:p>
        </w:tc>
        <w:tc>
          <w:tcPr>
            <w:tcW w:w="2520" w:type="dxa"/>
            <w:noWrap/>
            <w:vAlign w:val="center"/>
            <w:hideMark/>
            <w:tcPrChange w:id="1143" w:author="Geetali Baruah" w:date="2020-12-28T22:13:00Z">
              <w:tcPr>
                <w:tcW w:w="1551" w:type="dxa"/>
                <w:noWrap/>
                <w:hideMark/>
              </w:tcPr>
            </w:tcPrChange>
          </w:tcPr>
          <w:p w14:paraId="174C7370"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249</w:t>
            </w:r>
          </w:p>
        </w:tc>
      </w:tr>
      <w:tr w:rsidR="00F11734" w:rsidRPr="008339DA" w14:paraId="1121CC30" w14:textId="77777777" w:rsidTr="002A7EF0">
        <w:tblPrEx>
          <w:tblPrExChange w:id="1144" w:author="Geetali Baruah" w:date="2020-12-28T22:13:00Z">
            <w:tblPrEx>
              <w:jc w:val="left"/>
            </w:tblPrEx>
          </w:tblPrExChange>
        </w:tblPrEx>
        <w:trPr>
          <w:trHeight w:val="300"/>
          <w:trPrChange w:id="114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46" w:author="Geetali Baruah" w:date="2020-12-28T22:13:00Z">
              <w:tcPr>
                <w:tcW w:w="871" w:type="dxa"/>
                <w:noWrap/>
                <w:hideMark/>
              </w:tcPr>
            </w:tcPrChange>
          </w:tcPr>
          <w:p w14:paraId="5DB138D8" w14:textId="77777777" w:rsidR="00F11734" w:rsidRPr="008339DA" w:rsidRDefault="00F11734" w:rsidP="00A752EE">
            <w:pPr>
              <w:rPr>
                <w:rFonts w:cstheme="minorHAnsi"/>
              </w:rPr>
            </w:pPr>
            <w:r w:rsidRPr="008339DA">
              <w:rPr>
                <w:rFonts w:cstheme="minorHAnsi"/>
              </w:rPr>
              <w:t>148</w:t>
            </w:r>
          </w:p>
        </w:tc>
        <w:tc>
          <w:tcPr>
            <w:tcW w:w="2430" w:type="dxa"/>
            <w:noWrap/>
            <w:vAlign w:val="center"/>
            <w:hideMark/>
            <w:tcPrChange w:id="1147" w:author="Geetali Baruah" w:date="2020-12-28T22:13:00Z">
              <w:tcPr>
                <w:tcW w:w="3174" w:type="dxa"/>
                <w:noWrap/>
                <w:hideMark/>
              </w:tcPr>
            </w:tcPrChange>
          </w:tcPr>
          <w:p w14:paraId="72DE9301"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Transportation</w:t>
            </w:r>
          </w:p>
        </w:tc>
        <w:tc>
          <w:tcPr>
            <w:tcW w:w="4230" w:type="dxa"/>
            <w:noWrap/>
            <w:vAlign w:val="center"/>
            <w:hideMark/>
            <w:tcPrChange w:id="1148" w:author="Geetali Baruah" w:date="2020-12-28T22:13:00Z">
              <w:tcPr>
                <w:tcW w:w="4590" w:type="dxa"/>
                <w:noWrap/>
                <w:hideMark/>
              </w:tcPr>
            </w:tcPrChange>
          </w:tcPr>
          <w:p w14:paraId="5FBA73B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Taxi Stand</w:t>
            </w:r>
          </w:p>
        </w:tc>
        <w:tc>
          <w:tcPr>
            <w:tcW w:w="2520" w:type="dxa"/>
            <w:noWrap/>
            <w:vAlign w:val="center"/>
            <w:hideMark/>
            <w:tcPrChange w:id="1149" w:author="Geetali Baruah" w:date="2020-12-28T22:13:00Z">
              <w:tcPr>
                <w:tcW w:w="1551" w:type="dxa"/>
                <w:noWrap/>
                <w:hideMark/>
              </w:tcPr>
            </w:tcPrChange>
          </w:tcPr>
          <w:p w14:paraId="0EF6121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250</w:t>
            </w:r>
          </w:p>
        </w:tc>
      </w:tr>
      <w:tr w:rsidR="00F11734" w:rsidRPr="008339DA" w14:paraId="15770AA4" w14:textId="77777777" w:rsidTr="002A7EF0">
        <w:tblPrEx>
          <w:tblPrExChange w:id="115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15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52" w:author="Geetali Baruah" w:date="2020-12-28T22:13:00Z">
              <w:tcPr>
                <w:tcW w:w="871" w:type="dxa"/>
                <w:noWrap/>
                <w:hideMark/>
              </w:tcPr>
            </w:tcPrChange>
          </w:tcPr>
          <w:p w14:paraId="58A30542"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149</w:t>
            </w:r>
          </w:p>
        </w:tc>
        <w:tc>
          <w:tcPr>
            <w:tcW w:w="2430" w:type="dxa"/>
            <w:noWrap/>
            <w:vAlign w:val="center"/>
            <w:hideMark/>
            <w:tcPrChange w:id="1153" w:author="Geetali Baruah" w:date="2020-12-28T22:13:00Z">
              <w:tcPr>
                <w:tcW w:w="3174" w:type="dxa"/>
                <w:noWrap/>
                <w:hideMark/>
              </w:tcPr>
            </w:tcPrChange>
          </w:tcPr>
          <w:p w14:paraId="010D9B2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Transportation</w:t>
            </w:r>
          </w:p>
        </w:tc>
        <w:tc>
          <w:tcPr>
            <w:tcW w:w="4230" w:type="dxa"/>
            <w:noWrap/>
            <w:vAlign w:val="center"/>
            <w:hideMark/>
            <w:tcPrChange w:id="1154" w:author="Geetali Baruah" w:date="2020-12-28T22:13:00Z">
              <w:tcPr>
                <w:tcW w:w="4590" w:type="dxa"/>
                <w:noWrap/>
                <w:hideMark/>
              </w:tcPr>
            </w:tcPrChange>
          </w:tcPr>
          <w:p w14:paraId="0207044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 xml:space="preserve"> </w:t>
            </w:r>
            <w:proofErr w:type="spellStart"/>
            <w:r w:rsidRPr="008339DA">
              <w:rPr>
                <w:rFonts w:cstheme="minorHAnsi"/>
              </w:rPr>
              <w:t>Multi Level</w:t>
            </w:r>
            <w:proofErr w:type="spellEnd"/>
            <w:r w:rsidRPr="008339DA">
              <w:rPr>
                <w:rFonts w:cstheme="minorHAnsi"/>
              </w:rPr>
              <w:t xml:space="preserve"> Car Parking</w:t>
            </w:r>
          </w:p>
        </w:tc>
        <w:tc>
          <w:tcPr>
            <w:tcW w:w="2520" w:type="dxa"/>
            <w:noWrap/>
            <w:vAlign w:val="center"/>
            <w:hideMark/>
            <w:tcPrChange w:id="1155" w:author="Geetali Baruah" w:date="2020-12-28T22:13:00Z">
              <w:tcPr>
                <w:tcW w:w="1551" w:type="dxa"/>
                <w:noWrap/>
                <w:hideMark/>
              </w:tcPr>
            </w:tcPrChange>
          </w:tcPr>
          <w:p w14:paraId="623B3BEE"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251</w:t>
            </w:r>
          </w:p>
        </w:tc>
      </w:tr>
      <w:tr w:rsidR="00F11734" w:rsidRPr="008339DA" w14:paraId="2B5A4E0D" w14:textId="77777777" w:rsidTr="002A7EF0">
        <w:tblPrEx>
          <w:tblPrExChange w:id="1156" w:author="Geetali Baruah" w:date="2020-12-28T22:13:00Z">
            <w:tblPrEx>
              <w:jc w:val="left"/>
            </w:tblPrEx>
          </w:tblPrExChange>
        </w:tblPrEx>
        <w:trPr>
          <w:trHeight w:val="300"/>
          <w:trPrChange w:id="115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58" w:author="Geetali Baruah" w:date="2020-12-28T22:13:00Z">
              <w:tcPr>
                <w:tcW w:w="871" w:type="dxa"/>
                <w:noWrap/>
                <w:hideMark/>
              </w:tcPr>
            </w:tcPrChange>
          </w:tcPr>
          <w:p w14:paraId="12DFF366" w14:textId="77777777" w:rsidR="00F11734" w:rsidRPr="008339DA" w:rsidRDefault="00F11734" w:rsidP="00A752EE">
            <w:pPr>
              <w:rPr>
                <w:rFonts w:cstheme="minorHAnsi"/>
              </w:rPr>
            </w:pPr>
            <w:r w:rsidRPr="008339DA">
              <w:rPr>
                <w:rFonts w:cstheme="minorHAnsi"/>
              </w:rPr>
              <w:t>150</w:t>
            </w:r>
          </w:p>
        </w:tc>
        <w:tc>
          <w:tcPr>
            <w:tcW w:w="2430" w:type="dxa"/>
            <w:noWrap/>
            <w:vAlign w:val="center"/>
            <w:hideMark/>
            <w:tcPrChange w:id="1159" w:author="Geetali Baruah" w:date="2020-12-28T22:13:00Z">
              <w:tcPr>
                <w:tcW w:w="3174" w:type="dxa"/>
                <w:noWrap/>
                <w:hideMark/>
              </w:tcPr>
            </w:tcPrChange>
          </w:tcPr>
          <w:p w14:paraId="34893DE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Transportation</w:t>
            </w:r>
          </w:p>
        </w:tc>
        <w:tc>
          <w:tcPr>
            <w:tcW w:w="4230" w:type="dxa"/>
            <w:noWrap/>
            <w:vAlign w:val="center"/>
            <w:hideMark/>
            <w:tcPrChange w:id="1160" w:author="Geetali Baruah" w:date="2020-12-28T22:13:00Z">
              <w:tcPr>
                <w:tcW w:w="4590" w:type="dxa"/>
                <w:noWrap/>
                <w:hideMark/>
              </w:tcPr>
            </w:tcPrChange>
          </w:tcPr>
          <w:p w14:paraId="1018F3C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Public Parking</w:t>
            </w:r>
          </w:p>
        </w:tc>
        <w:tc>
          <w:tcPr>
            <w:tcW w:w="2520" w:type="dxa"/>
            <w:noWrap/>
            <w:vAlign w:val="center"/>
            <w:hideMark/>
            <w:tcPrChange w:id="1161" w:author="Geetali Baruah" w:date="2020-12-28T22:13:00Z">
              <w:tcPr>
                <w:tcW w:w="1551" w:type="dxa"/>
                <w:noWrap/>
                <w:hideMark/>
              </w:tcPr>
            </w:tcPrChange>
          </w:tcPr>
          <w:p w14:paraId="284CF4DB"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252</w:t>
            </w:r>
          </w:p>
        </w:tc>
      </w:tr>
      <w:tr w:rsidR="00F11734" w:rsidRPr="008339DA" w14:paraId="1869AA1F" w14:textId="77777777" w:rsidTr="002A7EF0">
        <w:tblPrEx>
          <w:tblPrExChange w:id="116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16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64" w:author="Geetali Baruah" w:date="2020-12-28T22:13:00Z">
              <w:tcPr>
                <w:tcW w:w="871" w:type="dxa"/>
                <w:noWrap/>
                <w:hideMark/>
              </w:tcPr>
            </w:tcPrChange>
          </w:tcPr>
          <w:p w14:paraId="4271100E"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151</w:t>
            </w:r>
          </w:p>
        </w:tc>
        <w:tc>
          <w:tcPr>
            <w:tcW w:w="2430" w:type="dxa"/>
            <w:noWrap/>
            <w:vAlign w:val="center"/>
            <w:hideMark/>
            <w:tcPrChange w:id="1165" w:author="Geetali Baruah" w:date="2020-12-28T22:13:00Z">
              <w:tcPr>
                <w:tcW w:w="3174" w:type="dxa"/>
                <w:noWrap/>
                <w:hideMark/>
              </w:tcPr>
            </w:tcPrChange>
          </w:tcPr>
          <w:p w14:paraId="0681BFEF"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Transportation</w:t>
            </w:r>
          </w:p>
        </w:tc>
        <w:tc>
          <w:tcPr>
            <w:tcW w:w="4230" w:type="dxa"/>
            <w:noWrap/>
            <w:vAlign w:val="center"/>
            <w:hideMark/>
            <w:tcPrChange w:id="1166" w:author="Geetali Baruah" w:date="2020-12-28T22:13:00Z">
              <w:tcPr>
                <w:tcW w:w="4590" w:type="dxa"/>
                <w:noWrap/>
                <w:hideMark/>
              </w:tcPr>
            </w:tcPrChange>
          </w:tcPr>
          <w:p w14:paraId="3AACD4F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Toll Plaza</w:t>
            </w:r>
          </w:p>
        </w:tc>
        <w:tc>
          <w:tcPr>
            <w:tcW w:w="2520" w:type="dxa"/>
            <w:noWrap/>
            <w:vAlign w:val="center"/>
            <w:hideMark/>
            <w:tcPrChange w:id="1167" w:author="Geetali Baruah" w:date="2020-12-28T22:13:00Z">
              <w:tcPr>
                <w:tcW w:w="1551" w:type="dxa"/>
                <w:noWrap/>
                <w:hideMark/>
              </w:tcPr>
            </w:tcPrChange>
          </w:tcPr>
          <w:p w14:paraId="13720655"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253</w:t>
            </w:r>
          </w:p>
        </w:tc>
      </w:tr>
      <w:tr w:rsidR="00F11734" w:rsidRPr="008339DA" w14:paraId="2AFF6B90" w14:textId="77777777" w:rsidTr="002A7EF0">
        <w:tblPrEx>
          <w:tblPrExChange w:id="1168" w:author="Geetali Baruah" w:date="2020-12-28T22:13:00Z">
            <w:tblPrEx>
              <w:jc w:val="left"/>
            </w:tblPrEx>
          </w:tblPrExChange>
        </w:tblPrEx>
        <w:trPr>
          <w:trHeight w:val="315"/>
          <w:trPrChange w:id="1169" w:author="Geetali Baruah" w:date="2020-12-28T22:13:00Z">
            <w:trPr>
              <w:trHeight w:val="315"/>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70" w:author="Geetali Baruah" w:date="2020-12-28T22:13:00Z">
              <w:tcPr>
                <w:tcW w:w="871" w:type="dxa"/>
                <w:noWrap/>
                <w:hideMark/>
              </w:tcPr>
            </w:tcPrChange>
          </w:tcPr>
          <w:p w14:paraId="28B0266E" w14:textId="77777777" w:rsidR="00F11734" w:rsidRPr="008339DA" w:rsidRDefault="00F11734" w:rsidP="00A752EE">
            <w:pPr>
              <w:rPr>
                <w:rFonts w:cstheme="minorHAnsi"/>
              </w:rPr>
            </w:pPr>
            <w:r w:rsidRPr="008339DA">
              <w:rPr>
                <w:rFonts w:cstheme="minorHAnsi"/>
              </w:rPr>
              <w:t>152</w:t>
            </w:r>
          </w:p>
        </w:tc>
        <w:tc>
          <w:tcPr>
            <w:tcW w:w="2430" w:type="dxa"/>
            <w:noWrap/>
            <w:vAlign w:val="center"/>
            <w:hideMark/>
            <w:tcPrChange w:id="1171" w:author="Geetali Baruah" w:date="2020-12-28T22:13:00Z">
              <w:tcPr>
                <w:tcW w:w="3174" w:type="dxa"/>
                <w:noWrap/>
                <w:hideMark/>
              </w:tcPr>
            </w:tcPrChange>
          </w:tcPr>
          <w:p w14:paraId="08BF022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Transportation</w:t>
            </w:r>
          </w:p>
        </w:tc>
        <w:tc>
          <w:tcPr>
            <w:tcW w:w="4230" w:type="dxa"/>
            <w:noWrap/>
            <w:vAlign w:val="center"/>
            <w:hideMark/>
            <w:tcPrChange w:id="1172" w:author="Geetali Baruah" w:date="2020-12-28T22:13:00Z">
              <w:tcPr>
                <w:tcW w:w="4590" w:type="dxa"/>
                <w:noWrap/>
                <w:hideMark/>
              </w:tcPr>
            </w:tcPrChange>
          </w:tcPr>
          <w:p w14:paraId="22C29B3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Truck Terminal</w:t>
            </w:r>
          </w:p>
        </w:tc>
        <w:tc>
          <w:tcPr>
            <w:tcW w:w="2520" w:type="dxa"/>
            <w:noWrap/>
            <w:vAlign w:val="center"/>
            <w:hideMark/>
            <w:tcPrChange w:id="1173" w:author="Geetali Baruah" w:date="2020-12-28T22:13:00Z">
              <w:tcPr>
                <w:tcW w:w="1551" w:type="dxa"/>
                <w:noWrap/>
                <w:hideMark/>
              </w:tcPr>
            </w:tcPrChange>
          </w:tcPr>
          <w:p w14:paraId="1EC948ED"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254</w:t>
            </w:r>
          </w:p>
        </w:tc>
      </w:tr>
      <w:tr w:rsidR="00F11734" w:rsidRPr="008339DA" w14:paraId="3ECB3520" w14:textId="77777777" w:rsidTr="002A7EF0">
        <w:tblPrEx>
          <w:tblPrExChange w:id="1174"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17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76" w:author="Geetali Baruah" w:date="2020-12-28T22:13:00Z">
              <w:tcPr>
                <w:tcW w:w="871" w:type="dxa"/>
                <w:noWrap/>
                <w:hideMark/>
              </w:tcPr>
            </w:tcPrChange>
          </w:tcPr>
          <w:p w14:paraId="23CE4762"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153</w:t>
            </w:r>
          </w:p>
        </w:tc>
        <w:tc>
          <w:tcPr>
            <w:tcW w:w="2430" w:type="dxa"/>
            <w:noWrap/>
            <w:vAlign w:val="center"/>
            <w:hideMark/>
            <w:tcPrChange w:id="1177" w:author="Geetali Baruah" w:date="2020-12-28T22:13:00Z">
              <w:tcPr>
                <w:tcW w:w="3174" w:type="dxa"/>
                <w:noWrap/>
                <w:hideMark/>
              </w:tcPr>
            </w:tcPrChange>
          </w:tcPr>
          <w:p w14:paraId="3B954CCC"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Agriculture</w:t>
            </w:r>
          </w:p>
        </w:tc>
        <w:tc>
          <w:tcPr>
            <w:tcW w:w="4230" w:type="dxa"/>
            <w:noWrap/>
            <w:vAlign w:val="center"/>
            <w:hideMark/>
            <w:tcPrChange w:id="1178" w:author="Geetali Baruah" w:date="2020-12-28T22:13:00Z">
              <w:tcPr>
                <w:tcW w:w="4590" w:type="dxa"/>
                <w:noWrap/>
                <w:hideMark/>
              </w:tcPr>
            </w:tcPrChange>
          </w:tcPr>
          <w:p w14:paraId="69B011E9"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Agriculture Farm</w:t>
            </w:r>
          </w:p>
        </w:tc>
        <w:tc>
          <w:tcPr>
            <w:tcW w:w="2520" w:type="dxa"/>
            <w:noWrap/>
            <w:vAlign w:val="center"/>
            <w:hideMark/>
            <w:tcPrChange w:id="1179" w:author="Geetali Baruah" w:date="2020-12-28T22:13:00Z">
              <w:tcPr>
                <w:tcW w:w="1551" w:type="dxa"/>
                <w:noWrap/>
                <w:hideMark/>
              </w:tcPr>
            </w:tcPrChange>
          </w:tcPr>
          <w:p w14:paraId="22AC15C0"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80</w:t>
            </w:r>
          </w:p>
        </w:tc>
      </w:tr>
      <w:tr w:rsidR="00F11734" w:rsidRPr="008339DA" w14:paraId="3B7C87FC" w14:textId="77777777" w:rsidTr="002A7EF0">
        <w:tblPrEx>
          <w:tblPrExChange w:id="1180" w:author="Geetali Baruah" w:date="2020-12-28T22:13:00Z">
            <w:tblPrEx>
              <w:jc w:val="left"/>
            </w:tblPrEx>
          </w:tblPrExChange>
        </w:tblPrEx>
        <w:trPr>
          <w:trHeight w:val="300"/>
          <w:trPrChange w:id="118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82" w:author="Geetali Baruah" w:date="2020-12-28T22:13:00Z">
              <w:tcPr>
                <w:tcW w:w="871" w:type="dxa"/>
                <w:noWrap/>
                <w:hideMark/>
              </w:tcPr>
            </w:tcPrChange>
          </w:tcPr>
          <w:p w14:paraId="14C1E651" w14:textId="77777777" w:rsidR="00F11734" w:rsidRPr="008339DA" w:rsidRDefault="00F11734" w:rsidP="00A752EE">
            <w:pPr>
              <w:rPr>
                <w:rFonts w:cstheme="minorHAnsi"/>
              </w:rPr>
            </w:pPr>
            <w:r w:rsidRPr="008339DA">
              <w:rPr>
                <w:rFonts w:cstheme="minorHAnsi"/>
              </w:rPr>
              <w:lastRenderedPageBreak/>
              <w:t>154</w:t>
            </w:r>
          </w:p>
        </w:tc>
        <w:tc>
          <w:tcPr>
            <w:tcW w:w="2430" w:type="dxa"/>
            <w:noWrap/>
            <w:vAlign w:val="center"/>
            <w:hideMark/>
            <w:tcPrChange w:id="1183" w:author="Geetali Baruah" w:date="2020-12-28T22:13:00Z">
              <w:tcPr>
                <w:tcW w:w="3174" w:type="dxa"/>
                <w:noWrap/>
                <w:hideMark/>
              </w:tcPr>
            </w:tcPrChange>
          </w:tcPr>
          <w:p w14:paraId="6DAD752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Agriculture</w:t>
            </w:r>
          </w:p>
        </w:tc>
        <w:tc>
          <w:tcPr>
            <w:tcW w:w="4230" w:type="dxa"/>
            <w:noWrap/>
            <w:vAlign w:val="center"/>
            <w:hideMark/>
            <w:tcPrChange w:id="1184" w:author="Geetali Baruah" w:date="2020-12-28T22:13:00Z">
              <w:tcPr>
                <w:tcW w:w="4590" w:type="dxa"/>
                <w:noWrap/>
                <w:hideMark/>
              </w:tcPr>
            </w:tcPrChange>
          </w:tcPr>
          <w:p w14:paraId="32748787"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 xml:space="preserve">Agro </w:t>
            </w:r>
            <w:proofErr w:type="spellStart"/>
            <w:r w:rsidRPr="008339DA">
              <w:rPr>
                <w:rFonts w:cstheme="minorHAnsi"/>
              </w:rPr>
              <w:t>Godown</w:t>
            </w:r>
            <w:proofErr w:type="spellEnd"/>
          </w:p>
        </w:tc>
        <w:tc>
          <w:tcPr>
            <w:tcW w:w="2520" w:type="dxa"/>
            <w:noWrap/>
            <w:vAlign w:val="center"/>
            <w:hideMark/>
            <w:tcPrChange w:id="1185" w:author="Geetali Baruah" w:date="2020-12-28T22:13:00Z">
              <w:tcPr>
                <w:tcW w:w="1551" w:type="dxa"/>
                <w:noWrap/>
                <w:hideMark/>
              </w:tcPr>
            </w:tcPrChange>
          </w:tcPr>
          <w:p w14:paraId="3B801398"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81</w:t>
            </w:r>
          </w:p>
        </w:tc>
      </w:tr>
      <w:tr w:rsidR="00F11734" w:rsidRPr="008339DA" w14:paraId="645CABFC" w14:textId="77777777" w:rsidTr="002A7EF0">
        <w:tblPrEx>
          <w:tblPrExChange w:id="1186"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18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88" w:author="Geetali Baruah" w:date="2020-12-28T22:13:00Z">
              <w:tcPr>
                <w:tcW w:w="871" w:type="dxa"/>
                <w:noWrap/>
                <w:hideMark/>
              </w:tcPr>
            </w:tcPrChange>
          </w:tcPr>
          <w:p w14:paraId="33799940"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155</w:t>
            </w:r>
          </w:p>
        </w:tc>
        <w:tc>
          <w:tcPr>
            <w:tcW w:w="2430" w:type="dxa"/>
            <w:noWrap/>
            <w:vAlign w:val="center"/>
            <w:hideMark/>
            <w:tcPrChange w:id="1189" w:author="Geetali Baruah" w:date="2020-12-28T22:13:00Z">
              <w:tcPr>
                <w:tcW w:w="3174" w:type="dxa"/>
                <w:noWrap/>
                <w:hideMark/>
              </w:tcPr>
            </w:tcPrChange>
          </w:tcPr>
          <w:p w14:paraId="5AF909C2"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Agriculture</w:t>
            </w:r>
          </w:p>
        </w:tc>
        <w:tc>
          <w:tcPr>
            <w:tcW w:w="4230" w:type="dxa"/>
            <w:noWrap/>
            <w:vAlign w:val="center"/>
            <w:hideMark/>
            <w:tcPrChange w:id="1190" w:author="Geetali Baruah" w:date="2020-12-28T22:13:00Z">
              <w:tcPr>
                <w:tcW w:w="4590" w:type="dxa"/>
                <w:noWrap/>
                <w:hideMark/>
              </w:tcPr>
            </w:tcPrChange>
          </w:tcPr>
          <w:p w14:paraId="1EF84BB1"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 xml:space="preserve"> Agro-Research Farm</w:t>
            </w:r>
          </w:p>
        </w:tc>
        <w:tc>
          <w:tcPr>
            <w:tcW w:w="2520" w:type="dxa"/>
            <w:noWrap/>
            <w:vAlign w:val="center"/>
            <w:hideMark/>
            <w:tcPrChange w:id="1191" w:author="Geetali Baruah" w:date="2020-12-28T22:13:00Z">
              <w:tcPr>
                <w:tcW w:w="1551" w:type="dxa"/>
                <w:noWrap/>
                <w:hideMark/>
              </w:tcPr>
            </w:tcPrChange>
          </w:tcPr>
          <w:p w14:paraId="367C949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82</w:t>
            </w:r>
          </w:p>
        </w:tc>
      </w:tr>
      <w:tr w:rsidR="00F11734" w:rsidRPr="008339DA" w14:paraId="5291FD0F" w14:textId="77777777" w:rsidTr="002A7EF0">
        <w:tblPrEx>
          <w:tblPrExChange w:id="1192" w:author="Geetali Baruah" w:date="2020-12-28T22:13:00Z">
            <w:tblPrEx>
              <w:jc w:val="left"/>
            </w:tblPrEx>
          </w:tblPrExChange>
        </w:tblPrEx>
        <w:trPr>
          <w:trHeight w:val="300"/>
          <w:trPrChange w:id="1193"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194" w:author="Geetali Baruah" w:date="2020-12-28T22:13:00Z">
              <w:tcPr>
                <w:tcW w:w="871" w:type="dxa"/>
                <w:noWrap/>
                <w:hideMark/>
              </w:tcPr>
            </w:tcPrChange>
          </w:tcPr>
          <w:p w14:paraId="523EC18E" w14:textId="77777777" w:rsidR="00F11734" w:rsidRPr="008339DA" w:rsidRDefault="00F11734" w:rsidP="00A752EE">
            <w:pPr>
              <w:rPr>
                <w:rFonts w:cstheme="minorHAnsi"/>
              </w:rPr>
            </w:pPr>
            <w:r w:rsidRPr="008339DA">
              <w:rPr>
                <w:rFonts w:cstheme="minorHAnsi"/>
              </w:rPr>
              <w:t>156</w:t>
            </w:r>
          </w:p>
        </w:tc>
        <w:tc>
          <w:tcPr>
            <w:tcW w:w="2430" w:type="dxa"/>
            <w:noWrap/>
            <w:vAlign w:val="center"/>
            <w:hideMark/>
            <w:tcPrChange w:id="1195" w:author="Geetali Baruah" w:date="2020-12-28T22:13:00Z">
              <w:tcPr>
                <w:tcW w:w="3174" w:type="dxa"/>
                <w:noWrap/>
                <w:hideMark/>
              </w:tcPr>
            </w:tcPrChange>
          </w:tcPr>
          <w:p w14:paraId="4C944AB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Agriculture</w:t>
            </w:r>
          </w:p>
        </w:tc>
        <w:tc>
          <w:tcPr>
            <w:tcW w:w="4230" w:type="dxa"/>
            <w:noWrap/>
            <w:vAlign w:val="center"/>
            <w:hideMark/>
            <w:tcPrChange w:id="1196" w:author="Geetali Baruah" w:date="2020-12-28T22:13:00Z">
              <w:tcPr>
                <w:tcW w:w="4590" w:type="dxa"/>
                <w:noWrap/>
                <w:hideMark/>
              </w:tcPr>
            </w:tcPrChange>
          </w:tcPr>
          <w:p w14:paraId="7003180F"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Farmhouse</w:t>
            </w:r>
          </w:p>
        </w:tc>
        <w:tc>
          <w:tcPr>
            <w:tcW w:w="2520" w:type="dxa"/>
            <w:noWrap/>
            <w:vAlign w:val="center"/>
            <w:hideMark/>
            <w:tcPrChange w:id="1197" w:author="Geetali Baruah" w:date="2020-12-28T22:13:00Z">
              <w:tcPr>
                <w:tcW w:w="1551" w:type="dxa"/>
                <w:noWrap/>
                <w:hideMark/>
              </w:tcPr>
            </w:tcPrChange>
          </w:tcPr>
          <w:p w14:paraId="41BEDF86"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83</w:t>
            </w:r>
          </w:p>
        </w:tc>
      </w:tr>
      <w:tr w:rsidR="00F11734" w:rsidRPr="008339DA" w14:paraId="76C078B9" w14:textId="77777777" w:rsidTr="002A7EF0">
        <w:tblPrEx>
          <w:tblPrExChange w:id="1198"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199"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200" w:author="Geetali Baruah" w:date="2020-12-28T22:13:00Z">
              <w:tcPr>
                <w:tcW w:w="871" w:type="dxa"/>
                <w:noWrap/>
                <w:hideMark/>
              </w:tcPr>
            </w:tcPrChange>
          </w:tcPr>
          <w:p w14:paraId="45A5F912"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157</w:t>
            </w:r>
          </w:p>
        </w:tc>
        <w:tc>
          <w:tcPr>
            <w:tcW w:w="2430" w:type="dxa"/>
            <w:noWrap/>
            <w:vAlign w:val="center"/>
            <w:hideMark/>
            <w:tcPrChange w:id="1201" w:author="Geetali Baruah" w:date="2020-12-28T22:13:00Z">
              <w:tcPr>
                <w:tcW w:w="3174" w:type="dxa"/>
                <w:noWrap/>
                <w:hideMark/>
              </w:tcPr>
            </w:tcPrChange>
          </w:tcPr>
          <w:p w14:paraId="0B511277"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Agriculture</w:t>
            </w:r>
          </w:p>
        </w:tc>
        <w:tc>
          <w:tcPr>
            <w:tcW w:w="4230" w:type="dxa"/>
            <w:noWrap/>
            <w:vAlign w:val="center"/>
            <w:hideMark/>
            <w:tcPrChange w:id="1202" w:author="Geetali Baruah" w:date="2020-12-28T22:13:00Z">
              <w:tcPr>
                <w:tcW w:w="4590" w:type="dxa"/>
                <w:noWrap/>
                <w:hideMark/>
              </w:tcPr>
            </w:tcPrChange>
          </w:tcPr>
          <w:p w14:paraId="403E1A6D"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Country Homes</w:t>
            </w:r>
          </w:p>
        </w:tc>
        <w:tc>
          <w:tcPr>
            <w:tcW w:w="2520" w:type="dxa"/>
            <w:noWrap/>
            <w:vAlign w:val="center"/>
            <w:hideMark/>
            <w:tcPrChange w:id="1203" w:author="Geetali Baruah" w:date="2020-12-28T22:13:00Z">
              <w:tcPr>
                <w:tcW w:w="1551" w:type="dxa"/>
                <w:noWrap/>
                <w:hideMark/>
              </w:tcPr>
            </w:tcPrChange>
          </w:tcPr>
          <w:p w14:paraId="29888E1B"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84</w:t>
            </w:r>
          </w:p>
        </w:tc>
      </w:tr>
      <w:tr w:rsidR="00F11734" w:rsidRPr="008339DA" w14:paraId="54E87489" w14:textId="77777777" w:rsidTr="002A7EF0">
        <w:tblPrEx>
          <w:tblPrExChange w:id="1204" w:author="Geetali Baruah" w:date="2020-12-28T22:13:00Z">
            <w:tblPrEx>
              <w:jc w:val="left"/>
            </w:tblPrEx>
          </w:tblPrExChange>
        </w:tblPrEx>
        <w:trPr>
          <w:trHeight w:val="300"/>
          <w:trPrChange w:id="1205"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206" w:author="Geetali Baruah" w:date="2020-12-28T22:13:00Z">
              <w:tcPr>
                <w:tcW w:w="871" w:type="dxa"/>
                <w:noWrap/>
                <w:hideMark/>
              </w:tcPr>
            </w:tcPrChange>
          </w:tcPr>
          <w:p w14:paraId="50E44605" w14:textId="77777777" w:rsidR="00F11734" w:rsidRPr="008339DA" w:rsidRDefault="00F11734" w:rsidP="00A752EE">
            <w:pPr>
              <w:rPr>
                <w:rFonts w:cstheme="minorHAnsi"/>
              </w:rPr>
            </w:pPr>
            <w:r w:rsidRPr="008339DA">
              <w:rPr>
                <w:rFonts w:cstheme="minorHAnsi"/>
              </w:rPr>
              <w:t>158</w:t>
            </w:r>
          </w:p>
        </w:tc>
        <w:tc>
          <w:tcPr>
            <w:tcW w:w="2430" w:type="dxa"/>
            <w:noWrap/>
            <w:vAlign w:val="center"/>
            <w:hideMark/>
            <w:tcPrChange w:id="1207" w:author="Geetali Baruah" w:date="2020-12-28T22:13:00Z">
              <w:tcPr>
                <w:tcW w:w="3174" w:type="dxa"/>
                <w:noWrap/>
                <w:hideMark/>
              </w:tcPr>
            </w:tcPrChange>
          </w:tcPr>
          <w:p w14:paraId="605F0E8C"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Agriculture</w:t>
            </w:r>
          </w:p>
        </w:tc>
        <w:tc>
          <w:tcPr>
            <w:tcW w:w="4230" w:type="dxa"/>
            <w:noWrap/>
            <w:vAlign w:val="center"/>
            <w:hideMark/>
            <w:tcPrChange w:id="1208" w:author="Geetali Baruah" w:date="2020-12-28T22:13:00Z">
              <w:tcPr>
                <w:tcW w:w="4590" w:type="dxa"/>
                <w:noWrap/>
                <w:hideMark/>
              </w:tcPr>
            </w:tcPrChange>
          </w:tcPr>
          <w:p w14:paraId="39BDFDCE"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Nursery and green houses</w:t>
            </w:r>
          </w:p>
        </w:tc>
        <w:tc>
          <w:tcPr>
            <w:tcW w:w="2520" w:type="dxa"/>
            <w:noWrap/>
            <w:vAlign w:val="center"/>
            <w:hideMark/>
            <w:tcPrChange w:id="1209" w:author="Geetali Baruah" w:date="2020-12-28T22:13:00Z">
              <w:tcPr>
                <w:tcW w:w="1551" w:type="dxa"/>
                <w:noWrap/>
                <w:hideMark/>
              </w:tcPr>
            </w:tcPrChange>
          </w:tcPr>
          <w:p w14:paraId="48BEA5B9"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85</w:t>
            </w:r>
          </w:p>
        </w:tc>
      </w:tr>
      <w:tr w:rsidR="00F11734" w:rsidRPr="008339DA" w14:paraId="579BBE43" w14:textId="77777777" w:rsidTr="002A7EF0">
        <w:tblPrEx>
          <w:tblPrExChange w:id="1210"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00"/>
          <w:trPrChange w:id="1211"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212" w:author="Geetali Baruah" w:date="2020-12-28T22:13:00Z">
              <w:tcPr>
                <w:tcW w:w="871" w:type="dxa"/>
                <w:noWrap/>
                <w:hideMark/>
              </w:tcPr>
            </w:tcPrChange>
          </w:tcPr>
          <w:p w14:paraId="74CB8CCC"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159</w:t>
            </w:r>
          </w:p>
        </w:tc>
        <w:tc>
          <w:tcPr>
            <w:tcW w:w="2430" w:type="dxa"/>
            <w:noWrap/>
            <w:vAlign w:val="center"/>
            <w:hideMark/>
            <w:tcPrChange w:id="1213" w:author="Geetali Baruah" w:date="2020-12-28T22:13:00Z">
              <w:tcPr>
                <w:tcW w:w="3174" w:type="dxa"/>
                <w:noWrap/>
                <w:hideMark/>
              </w:tcPr>
            </w:tcPrChange>
          </w:tcPr>
          <w:p w14:paraId="3FE576EE"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Agriculture</w:t>
            </w:r>
          </w:p>
        </w:tc>
        <w:tc>
          <w:tcPr>
            <w:tcW w:w="4230" w:type="dxa"/>
            <w:noWrap/>
            <w:vAlign w:val="center"/>
            <w:hideMark/>
            <w:tcPrChange w:id="1214" w:author="Geetali Baruah" w:date="2020-12-28T22:13:00Z">
              <w:tcPr>
                <w:tcW w:w="4590" w:type="dxa"/>
                <w:noWrap/>
                <w:hideMark/>
              </w:tcPr>
            </w:tcPrChange>
          </w:tcPr>
          <w:p w14:paraId="61105603"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Poultry, Diary and Swine/Goat/Horse</w:t>
            </w:r>
          </w:p>
        </w:tc>
        <w:tc>
          <w:tcPr>
            <w:tcW w:w="2520" w:type="dxa"/>
            <w:noWrap/>
            <w:vAlign w:val="center"/>
            <w:hideMark/>
            <w:tcPrChange w:id="1215" w:author="Geetali Baruah" w:date="2020-12-28T22:13:00Z">
              <w:tcPr>
                <w:tcW w:w="1551" w:type="dxa"/>
                <w:noWrap/>
                <w:hideMark/>
              </w:tcPr>
            </w:tcPrChange>
          </w:tcPr>
          <w:p w14:paraId="4AC08ADB"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86</w:t>
            </w:r>
          </w:p>
        </w:tc>
      </w:tr>
      <w:tr w:rsidR="00F11734" w:rsidRPr="008339DA" w14:paraId="44133955" w14:textId="77777777" w:rsidTr="002A7EF0">
        <w:tblPrEx>
          <w:tblPrExChange w:id="1216" w:author="Geetali Baruah" w:date="2020-12-28T22:13:00Z">
            <w:tblPrEx>
              <w:jc w:val="left"/>
            </w:tblPrEx>
          </w:tblPrExChange>
        </w:tblPrEx>
        <w:trPr>
          <w:trHeight w:val="300"/>
          <w:trPrChange w:id="1217" w:author="Geetali Baruah" w:date="2020-12-28T22:13:00Z">
            <w:trPr>
              <w:trHeight w:val="300"/>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218" w:author="Geetali Baruah" w:date="2020-12-28T22:13:00Z">
              <w:tcPr>
                <w:tcW w:w="871" w:type="dxa"/>
                <w:noWrap/>
                <w:hideMark/>
              </w:tcPr>
            </w:tcPrChange>
          </w:tcPr>
          <w:p w14:paraId="0CDEEDDB" w14:textId="77777777" w:rsidR="00F11734" w:rsidRPr="008339DA" w:rsidRDefault="00F11734" w:rsidP="00A752EE">
            <w:pPr>
              <w:rPr>
                <w:rFonts w:cstheme="minorHAnsi"/>
              </w:rPr>
            </w:pPr>
            <w:r w:rsidRPr="008339DA">
              <w:rPr>
                <w:rFonts w:cstheme="minorHAnsi"/>
              </w:rPr>
              <w:t>160</w:t>
            </w:r>
          </w:p>
        </w:tc>
        <w:tc>
          <w:tcPr>
            <w:tcW w:w="2430" w:type="dxa"/>
            <w:noWrap/>
            <w:vAlign w:val="center"/>
            <w:hideMark/>
            <w:tcPrChange w:id="1219" w:author="Geetali Baruah" w:date="2020-12-28T22:13:00Z">
              <w:tcPr>
                <w:tcW w:w="3174" w:type="dxa"/>
                <w:noWrap/>
                <w:hideMark/>
              </w:tcPr>
            </w:tcPrChange>
          </w:tcPr>
          <w:p w14:paraId="5F57920B"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Agriculture</w:t>
            </w:r>
          </w:p>
        </w:tc>
        <w:tc>
          <w:tcPr>
            <w:tcW w:w="4230" w:type="dxa"/>
            <w:noWrap/>
            <w:vAlign w:val="center"/>
            <w:hideMark/>
            <w:tcPrChange w:id="1220" w:author="Geetali Baruah" w:date="2020-12-28T22:13:00Z">
              <w:tcPr>
                <w:tcW w:w="4590" w:type="dxa"/>
                <w:noWrap/>
                <w:hideMark/>
              </w:tcPr>
            </w:tcPrChange>
          </w:tcPr>
          <w:p w14:paraId="3D8AA5A2"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Horticulture</w:t>
            </w:r>
          </w:p>
        </w:tc>
        <w:tc>
          <w:tcPr>
            <w:tcW w:w="2520" w:type="dxa"/>
            <w:noWrap/>
            <w:vAlign w:val="center"/>
            <w:hideMark/>
            <w:tcPrChange w:id="1221" w:author="Geetali Baruah" w:date="2020-12-28T22:13:00Z">
              <w:tcPr>
                <w:tcW w:w="1551" w:type="dxa"/>
                <w:noWrap/>
                <w:hideMark/>
              </w:tcPr>
            </w:tcPrChange>
          </w:tcPr>
          <w:p w14:paraId="0B011870" w14:textId="77777777" w:rsidR="00F11734" w:rsidRPr="008339DA" w:rsidRDefault="00F11734" w:rsidP="00A752EE">
            <w:pPr>
              <w:cnfStyle w:val="000000000000" w:firstRow="0" w:lastRow="0" w:firstColumn="0" w:lastColumn="0" w:oddVBand="0" w:evenVBand="0" w:oddHBand="0" w:evenHBand="0" w:firstRowFirstColumn="0" w:firstRowLastColumn="0" w:lastRowFirstColumn="0" w:lastRowLastColumn="0"/>
              <w:rPr>
                <w:rFonts w:cstheme="minorHAnsi"/>
              </w:rPr>
            </w:pPr>
            <w:r w:rsidRPr="008339DA">
              <w:rPr>
                <w:rFonts w:cstheme="minorHAnsi"/>
              </w:rPr>
              <w:t>87</w:t>
            </w:r>
          </w:p>
        </w:tc>
      </w:tr>
      <w:tr w:rsidR="00F11734" w:rsidRPr="008339DA" w14:paraId="1F91004E" w14:textId="77777777" w:rsidTr="002A7EF0">
        <w:tblPrEx>
          <w:tblPrExChange w:id="1222" w:author="Geetali Baruah" w:date="2020-12-28T22:13:00Z">
            <w:tblPrEx>
              <w:jc w:val="left"/>
            </w:tblPrEx>
          </w:tblPrExChange>
        </w:tblPrEx>
        <w:trPr>
          <w:cnfStyle w:val="000000100000" w:firstRow="0" w:lastRow="0" w:firstColumn="0" w:lastColumn="0" w:oddVBand="0" w:evenVBand="0" w:oddHBand="1" w:evenHBand="0" w:firstRowFirstColumn="0" w:firstRowLastColumn="0" w:lastRowFirstColumn="0" w:lastRowLastColumn="0"/>
          <w:trHeight w:val="315"/>
          <w:trPrChange w:id="1223" w:author="Geetali Baruah" w:date="2020-12-28T22:13:00Z">
            <w:trPr>
              <w:trHeight w:val="315"/>
            </w:trPr>
          </w:trPrChange>
        </w:trPr>
        <w:tc>
          <w:tcPr>
            <w:cnfStyle w:val="001000000000" w:firstRow="0" w:lastRow="0" w:firstColumn="1" w:lastColumn="0" w:oddVBand="0" w:evenVBand="0" w:oddHBand="0" w:evenHBand="0" w:firstRowFirstColumn="0" w:firstRowLastColumn="0" w:lastRowFirstColumn="0" w:lastRowLastColumn="0"/>
            <w:tcW w:w="828" w:type="dxa"/>
            <w:noWrap/>
            <w:vAlign w:val="center"/>
            <w:hideMark/>
            <w:tcPrChange w:id="1224" w:author="Geetali Baruah" w:date="2020-12-28T22:13:00Z">
              <w:tcPr>
                <w:tcW w:w="871" w:type="dxa"/>
                <w:noWrap/>
                <w:hideMark/>
              </w:tcPr>
            </w:tcPrChange>
          </w:tcPr>
          <w:p w14:paraId="308B5802" w14:textId="77777777" w:rsidR="00F11734" w:rsidRPr="008339DA" w:rsidRDefault="00F11734" w:rsidP="00A752EE">
            <w:pPr>
              <w:cnfStyle w:val="001000100000" w:firstRow="0" w:lastRow="0" w:firstColumn="1" w:lastColumn="0" w:oddVBand="0" w:evenVBand="0" w:oddHBand="1" w:evenHBand="0" w:firstRowFirstColumn="0" w:firstRowLastColumn="0" w:lastRowFirstColumn="0" w:lastRowLastColumn="0"/>
              <w:rPr>
                <w:rFonts w:cstheme="minorHAnsi"/>
              </w:rPr>
            </w:pPr>
            <w:r w:rsidRPr="008339DA">
              <w:rPr>
                <w:rFonts w:cstheme="minorHAnsi"/>
              </w:rPr>
              <w:t>161</w:t>
            </w:r>
          </w:p>
        </w:tc>
        <w:tc>
          <w:tcPr>
            <w:tcW w:w="2430" w:type="dxa"/>
            <w:noWrap/>
            <w:vAlign w:val="center"/>
            <w:hideMark/>
            <w:tcPrChange w:id="1225" w:author="Geetali Baruah" w:date="2020-12-28T22:13:00Z">
              <w:tcPr>
                <w:tcW w:w="3174" w:type="dxa"/>
                <w:noWrap/>
                <w:hideMark/>
              </w:tcPr>
            </w:tcPrChange>
          </w:tcPr>
          <w:p w14:paraId="6CBC0E4E"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Agriculture</w:t>
            </w:r>
          </w:p>
        </w:tc>
        <w:tc>
          <w:tcPr>
            <w:tcW w:w="4230" w:type="dxa"/>
            <w:noWrap/>
            <w:vAlign w:val="center"/>
            <w:hideMark/>
            <w:tcPrChange w:id="1226" w:author="Geetali Baruah" w:date="2020-12-28T22:13:00Z">
              <w:tcPr>
                <w:tcW w:w="4590" w:type="dxa"/>
                <w:noWrap/>
                <w:hideMark/>
              </w:tcPr>
            </w:tcPrChange>
          </w:tcPr>
          <w:p w14:paraId="057DAE6A"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Seri culture</w:t>
            </w:r>
          </w:p>
        </w:tc>
        <w:tc>
          <w:tcPr>
            <w:tcW w:w="2520" w:type="dxa"/>
            <w:noWrap/>
            <w:vAlign w:val="center"/>
            <w:hideMark/>
            <w:tcPrChange w:id="1227" w:author="Geetali Baruah" w:date="2020-12-28T22:13:00Z">
              <w:tcPr>
                <w:tcW w:w="1551" w:type="dxa"/>
                <w:noWrap/>
                <w:hideMark/>
              </w:tcPr>
            </w:tcPrChange>
          </w:tcPr>
          <w:p w14:paraId="4198D786" w14:textId="77777777" w:rsidR="00F11734" w:rsidRPr="008339DA" w:rsidRDefault="00F11734" w:rsidP="00A752EE">
            <w:pPr>
              <w:cnfStyle w:val="000000100000" w:firstRow="0" w:lastRow="0" w:firstColumn="0" w:lastColumn="0" w:oddVBand="0" w:evenVBand="0" w:oddHBand="1" w:evenHBand="0" w:firstRowFirstColumn="0" w:firstRowLastColumn="0" w:lastRowFirstColumn="0" w:lastRowLastColumn="0"/>
              <w:rPr>
                <w:rFonts w:cstheme="minorHAnsi"/>
              </w:rPr>
            </w:pPr>
            <w:r w:rsidRPr="008339DA">
              <w:rPr>
                <w:rFonts w:cstheme="minorHAnsi"/>
              </w:rPr>
              <w:t>88</w:t>
            </w:r>
          </w:p>
        </w:tc>
      </w:tr>
    </w:tbl>
    <w:p w14:paraId="35B4D264" w14:textId="77777777" w:rsidR="008656C5" w:rsidRPr="00A87EB0" w:rsidRDefault="008656C5" w:rsidP="008E675C">
      <w:pPr>
        <w:rPr>
          <w:rFonts w:ascii="Georgia" w:hAnsi="Georgia" w:cs="Arial"/>
          <w:szCs w:val="20"/>
        </w:rPr>
      </w:pPr>
    </w:p>
    <w:p w14:paraId="53A5C71E" w14:textId="7B1A45E2" w:rsidR="00F11734" w:rsidRDefault="00F11734">
      <w:pPr>
        <w:rPr>
          <w:rFonts w:ascii="Georgia" w:hAnsi="Georgia"/>
        </w:rPr>
      </w:pPr>
      <w:r>
        <w:rPr>
          <w:rFonts w:ascii="Georgia" w:hAnsi="Georgia"/>
        </w:rPr>
        <w:br w:type="page"/>
      </w:r>
    </w:p>
    <w:p w14:paraId="44A507EC" w14:textId="52DF80CB" w:rsidR="00540BD7" w:rsidRPr="009D6F78" w:rsidRDefault="00F11734" w:rsidP="008E1D19">
      <w:pPr>
        <w:pStyle w:val="Heading2"/>
        <w:rPr>
          <w:rFonts w:ascii="Georgia" w:hAnsi="Georgia" w:cs="Calibri"/>
          <w:rPrChange w:id="1228" w:author="Geetali Baruah" w:date="2020-12-28T21:39:00Z">
            <w:rPr>
              <w:rFonts w:ascii="Georgia" w:hAnsi="Georgia" w:cs="Calibri"/>
              <w:color w:val="27CED7" w:themeColor="accent3"/>
            </w:rPr>
          </w:rPrChange>
        </w:rPr>
      </w:pPr>
      <w:bookmarkStart w:id="1229" w:name="_Toc60086313"/>
      <w:r w:rsidRPr="009D6F78">
        <w:lastRenderedPageBreak/>
        <w:t>Layer Plan Info</w:t>
      </w:r>
      <w:bookmarkEnd w:id="1229"/>
    </w:p>
    <w:tbl>
      <w:tblPr>
        <w:tblStyle w:val="GridTable4-Accent2"/>
        <w:tblW w:w="4933" w:type="pct"/>
        <w:tblLayout w:type="fixed"/>
        <w:tblLook w:val="04A0" w:firstRow="1" w:lastRow="0" w:firstColumn="1" w:lastColumn="0" w:noHBand="0" w:noVBand="1"/>
      </w:tblPr>
      <w:tblGrid>
        <w:gridCol w:w="810"/>
        <w:gridCol w:w="2816"/>
        <w:gridCol w:w="3960"/>
        <w:gridCol w:w="2220"/>
      </w:tblGrid>
      <w:tr w:rsidR="00A56AC0" w:rsidRPr="000C6EDF" w14:paraId="09F71C4F" w14:textId="77777777" w:rsidTr="00A051B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3" w:type="pct"/>
            <w:noWrap/>
            <w:hideMark/>
          </w:tcPr>
          <w:p w14:paraId="39C7B4FD" w14:textId="77777777" w:rsidR="00A56AC0" w:rsidRPr="000C6EDF" w:rsidRDefault="00A56AC0" w:rsidP="00A56AC0">
            <w:pPr>
              <w:jc w:val="center"/>
              <w:rPr>
                <w:rFonts w:asciiTheme="majorHAnsi" w:eastAsia="Times New Roman" w:hAnsiTheme="majorHAnsi" w:cs="Calibri"/>
                <w:b w:val="0"/>
                <w:bCs w:val="0"/>
                <w:color w:val="FFFFFF"/>
                <w:sz w:val="22"/>
                <w:rPrChange w:id="1230" w:author="Geetali Baruah" w:date="2020-12-28T21:47:00Z">
                  <w:rPr>
                    <w:rFonts w:ascii="Calibri" w:eastAsia="Times New Roman" w:hAnsi="Calibri" w:cs="Calibri"/>
                    <w:b w:val="0"/>
                    <w:bCs w:val="0"/>
                    <w:color w:val="FFFFFF"/>
                    <w:sz w:val="22"/>
                  </w:rPr>
                </w:rPrChange>
              </w:rPr>
            </w:pPr>
            <w:r w:rsidRPr="000C6EDF">
              <w:rPr>
                <w:rFonts w:asciiTheme="majorHAnsi" w:eastAsia="Times New Roman" w:hAnsiTheme="majorHAnsi" w:cs="Calibri"/>
                <w:color w:val="FFFFFF"/>
                <w:sz w:val="22"/>
                <w:rPrChange w:id="1231" w:author="Geetali Baruah" w:date="2020-12-28T21:47:00Z">
                  <w:rPr>
                    <w:rFonts w:ascii="Calibri" w:eastAsia="Times New Roman" w:hAnsi="Calibri" w:cs="Calibri"/>
                    <w:color w:val="FFFFFF"/>
                    <w:sz w:val="22"/>
                  </w:rPr>
                </w:rPrChange>
              </w:rPr>
              <w:t>S.NO</w:t>
            </w:r>
          </w:p>
        </w:tc>
        <w:tc>
          <w:tcPr>
            <w:tcW w:w="1436" w:type="pct"/>
          </w:tcPr>
          <w:p w14:paraId="329F2492" w14:textId="34F77096" w:rsidR="00A56AC0" w:rsidRPr="000C6EDF" w:rsidRDefault="00A56AC0" w:rsidP="00A56AC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color w:val="FFFFFF"/>
                <w:sz w:val="22"/>
              </w:rPr>
            </w:pPr>
            <w:r w:rsidRPr="000C6EDF">
              <w:rPr>
                <w:rFonts w:asciiTheme="majorHAnsi" w:eastAsia="Times New Roman" w:hAnsiTheme="majorHAnsi" w:cs="Calibri"/>
                <w:color w:val="FFFFFF"/>
                <w:sz w:val="22"/>
                <w:rPrChange w:id="1232" w:author="Geetali Baruah" w:date="2020-12-28T21:47:00Z">
                  <w:rPr>
                    <w:rFonts w:ascii="Calibri" w:eastAsia="Times New Roman" w:hAnsi="Calibri" w:cs="Calibri"/>
                    <w:color w:val="FFFFFF"/>
                    <w:sz w:val="22"/>
                  </w:rPr>
                </w:rPrChange>
              </w:rPr>
              <w:t>Description</w:t>
            </w:r>
          </w:p>
        </w:tc>
        <w:tc>
          <w:tcPr>
            <w:tcW w:w="2019" w:type="pct"/>
            <w:hideMark/>
          </w:tcPr>
          <w:p w14:paraId="3D773157" w14:textId="0B68129F" w:rsidR="00A56AC0" w:rsidRPr="000C6EDF" w:rsidRDefault="00A56AC0" w:rsidP="00A56AC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b w:val="0"/>
                <w:bCs w:val="0"/>
                <w:color w:val="FFFFFF"/>
                <w:sz w:val="22"/>
                <w:rPrChange w:id="1233" w:author="Geetali Baruah" w:date="2020-12-28T21:47:00Z">
                  <w:rPr>
                    <w:rFonts w:ascii="Calibri" w:eastAsia="Times New Roman" w:hAnsi="Calibri" w:cs="Calibri"/>
                    <w:b w:val="0"/>
                    <w:bCs w:val="0"/>
                    <w:color w:val="FFFFFF"/>
                    <w:sz w:val="22"/>
                  </w:rPr>
                </w:rPrChange>
              </w:rPr>
            </w:pPr>
            <w:r w:rsidRPr="000C6EDF">
              <w:rPr>
                <w:rFonts w:asciiTheme="majorHAnsi" w:eastAsia="Times New Roman" w:hAnsiTheme="majorHAnsi" w:cs="Calibri"/>
                <w:color w:val="FFFFFF"/>
                <w:sz w:val="22"/>
                <w:rPrChange w:id="1234" w:author="Geetali Baruah" w:date="2020-12-28T21:47:00Z">
                  <w:rPr>
                    <w:rFonts w:ascii="Calibri" w:eastAsia="Times New Roman" w:hAnsi="Calibri" w:cs="Calibri"/>
                    <w:color w:val="FFFFFF"/>
                    <w:sz w:val="22"/>
                  </w:rPr>
                </w:rPrChange>
              </w:rPr>
              <w:t>Key</w:t>
            </w:r>
          </w:p>
        </w:tc>
        <w:tc>
          <w:tcPr>
            <w:tcW w:w="1132" w:type="pct"/>
            <w:noWrap/>
            <w:hideMark/>
          </w:tcPr>
          <w:p w14:paraId="1C3074A2" w14:textId="77777777" w:rsidR="00A56AC0" w:rsidRPr="000C6EDF" w:rsidRDefault="00A56AC0" w:rsidP="00A56AC0">
            <w:pPr>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Calibri"/>
                <w:b w:val="0"/>
                <w:bCs w:val="0"/>
                <w:color w:val="FFFFFF"/>
                <w:sz w:val="22"/>
                <w:rPrChange w:id="1235" w:author="Geetali Baruah" w:date="2020-12-28T21:47:00Z">
                  <w:rPr>
                    <w:rFonts w:ascii="Calibri" w:eastAsia="Times New Roman" w:hAnsi="Calibri" w:cs="Calibri"/>
                    <w:b w:val="0"/>
                    <w:bCs w:val="0"/>
                    <w:color w:val="FFFFFF"/>
                    <w:sz w:val="22"/>
                  </w:rPr>
                </w:rPrChange>
              </w:rPr>
            </w:pPr>
            <w:r w:rsidRPr="000C6EDF">
              <w:rPr>
                <w:rFonts w:asciiTheme="majorHAnsi" w:eastAsia="Times New Roman" w:hAnsiTheme="majorHAnsi" w:cs="Calibri"/>
                <w:color w:val="FFFFFF"/>
                <w:sz w:val="22"/>
                <w:rPrChange w:id="1236" w:author="Geetali Baruah" w:date="2020-12-28T21:47:00Z">
                  <w:rPr>
                    <w:rFonts w:ascii="Calibri" w:eastAsia="Times New Roman" w:hAnsi="Calibri" w:cs="Calibri"/>
                    <w:color w:val="FFFFFF"/>
                    <w:sz w:val="22"/>
                  </w:rPr>
                </w:rPrChange>
              </w:rPr>
              <w:t>Expected response format</w:t>
            </w:r>
          </w:p>
        </w:tc>
      </w:tr>
      <w:tr w:rsidR="00A56AC0" w:rsidRPr="000C6EDF" w14:paraId="588D7C93" w14:textId="77777777" w:rsidTr="00AD5F0D">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1D64CE3C" w14:textId="21935B22" w:rsidR="00A56AC0" w:rsidRPr="000C6EDF" w:rsidRDefault="00A56AC0" w:rsidP="00AD5F0D">
            <w:pPr>
              <w:jc w:val="center"/>
              <w:rPr>
                <w:rFonts w:asciiTheme="majorHAnsi" w:eastAsia="Times New Roman" w:hAnsiTheme="majorHAnsi" w:cs="Calibri"/>
                <w:color w:val="000000"/>
                <w:sz w:val="22"/>
              </w:rPr>
            </w:pPr>
            <w:r>
              <w:rPr>
                <w:rFonts w:asciiTheme="majorHAnsi" w:eastAsia="Times New Roman" w:hAnsiTheme="majorHAnsi" w:cs="Calibri"/>
                <w:color w:val="000000"/>
                <w:sz w:val="22"/>
              </w:rPr>
              <w:t>1</w:t>
            </w:r>
          </w:p>
        </w:tc>
        <w:tc>
          <w:tcPr>
            <w:tcW w:w="1436" w:type="pct"/>
            <w:shd w:val="clear" w:color="auto" w:fill="auto"/>
            <w:vAlign w:val="center"/>
          </w:tcPr>
          <w:p w14:paraId="34ECD68F" w14:textId="13A706E2" w:rsidR="00A56AC0" w:rsidRPr="00A8623B"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Name of architect/ Technical person responsible for drawing preparation</w:t>
            </w:r>
          </w:p>
        </w:tc>
        <w:tc>
          <w:tcPr>
            <w:tcW w:w="2019" w:type="pct"/>
            <w:shd w:val="clear" w:color="auto" w:fill="auto"/>
            <w:vAlign w:val="center"/>
          </w:tcPr>
          <w:p w14:paraId="3F4897C2" w14:textId="1E4AC178"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ARCHITECT_OR_TECHNICAL_PERSON_NAME</w:t>
            </w:r>
          </w:p>
        </w:tc>
        <w:tc>
          <w:tcPr>
            <w:tcW w:w="1132" w:type="pct"/>
            <w:shd w:val="clear" w:color="auto" w:fill="auto"/>
            <w:noWrap/>
            <w:vAlign w:val="center"/>
          </w:tcPr>
          <w:p w14:paraId="216270C8" w14:textId="3FA11444"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Full Name</w:t>
            </w:r>
          </w:p>
        </w:tc>
      </w:tr>
      <w:tr w:rsidR="00A56AC0" w:rsidRPr="000C6EDF" w14:paraId="679212C5" w14:textId="77777777" w:rsidTr="00AD5F0D">
        <w:trPr>
          <w:trHeight w:val="43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256EAE8C" w14:textId="01658BC5" w:rsidR="00A56AC0" w:rsidRPr="000C6EDF" w:rsidRDefault="00A56AC0" w:rsidP="00AD5F0D">
            <w:pPr>
              <w:jc w:val="center"/>
              <w:rPr>
                <w:rFonts w:asciiTheme="majorHAnsi" w:eastAsia="Times New Roman" w:hAnsiTheme="majorHAnsi" w:cs="Calibri"/>
                <w:color w:val="000000"/>
                <w:sz w:val="22"/>
              </w:rPr>
            </w:pPr>
            <w:r>
              <w:rPr>
                <w:rFonts w:asciiTheme="majorHAnsi" w:eastAsia="Times New Roman" w:hAnsiTheme="majorHAnsi" w:cs="Calibri"/>
                <w:color w:val="000000"/>
                <w:sz w:val="22"/>
              </w:rPr>
              <w:t>2</w:t>
            </w:r>
          </w:p>
        </w:tc>
        <w:tc>
          <w:tcPr>
            <w:tcW w:w="1436" w:type="pct"/>
            <w:shd w:val="clear" w:color="auto" w:fill="auto"/>
            <w:vAlign w:val="center"/>
          </w:tcPr>
          <w:p w14:paraId="2059F9B4" w14:textId="09BFBE28" w:rsidR="00A56AC0" w:rsidRPr="00A8623B"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Plot Number of the project site</w:t>
            </w:r>
          </w:p>
        </w:tc>
        <w:tc>
          <w:tcPr>
            <w:tcW w:w="2019" w:type="pct"/>
            <w:shd w:val="clear" w:color="auto" w:fill="auto"/>
            <w:vAlign w:val="center"/>
          </w:tcPr>
          <w:p w14:paraId="222AFC8A" w14:textId="7CF00E1A"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PLOT_NO</w:t>
            </w:r>
          </w:p>
        </w:tc>
        <w:tc>
          <w:tcPr>
            <w:tcW w:w="1132" w:type="pct"/>
            <w:shd w:val="clear" w:color="auto" w:fill="auto"/>
            <w:noWrap/>
            <w:vAlign w:val="center"/>
          </w:tcPr>
          <w:p w14:paraId="0116ED16" w14:textId="70BA2D25"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Numeric value</w:t>
            </w:r>
          </w:p>
        </w:tc>
      </w:tr>
      <w:tr w:rsidR="00A56AC0" w:rsidRPr="000C6EDF" w14:paraId="62A97BAF" w14:textId="77777777" w:rsidTr="00AD5F0D">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137A9586" w14:textId="620DB4DA" w:rsidR="00A56AC0" w:rsidRPr="000C6EDF" w:rsidRDefault="00A56AC0" w:rsidP="00AD5F0D">
            <w:pPr>
              <w:jc w:val="center"/>
              <w:rPr>
                <w:rFonts w:asciiTheme="majorHAnsi" w:eastAsia="Times New Roman" w:hAnsiTheme="majorHAnsi" w:cs="Calibri"/>
                <w:color w:val="000000"/>
                <w:sz w:val="22"/>
              </w:rPr>
            </w:pPr>
            <w:r>
              <w:rPr>
                <w:rFonts w:asciiTheme="majorHAnsi" w:eastAsia="Times New Roman" w:hAnsiTheme="majorHAnsi" w:cs="Calibri"/>
                <w:color w:val="000000"/>
                <w:sz w:val="22"/>
              </w:rPr>
              <w:t>3</w:t>
            </w:r>
          </w:p>
        </w:tc>
        <w:tc>
          <w:tcPr>
            <w:tcW w:w="1436" w:type="pct"/>
            <w:shd w:val="clear" w:color="auto" w:fill="auto"/>
            <w:vAlign w:val="center"/>
          </w:tcPr>
          <w:p w14:paraId="76FACEEC" w14:textId="1BEEC4E6" w:rsidR="00A56AC0" w:rsidRPr="00A8623B"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proofErr w:type="spellStart"/>
            <w:r w:rsidRPr="00A8623B">
              <w:rPr>
                <w:rFonts w:asciiTheme="majorHAnsi" w:eastAsia="Times New Roman" w:hAnsiTheme="majorHAnsi" w:cs="Calibri"/>
                <w:color w:val="000000"/>
                <w:sz w:val="22"/>
              </w:rPr>
              <w:t>Khata</w:t>
            </w:r>
            <w:proofErr w:type="spellEnd"/>
            <w:r w:rsidRPr="00A8623B">
              <w:rPr>
                <w:rFonts w:asciiTheme="majorHAnsi" w:eastAsia="Times New Roman" w:hAnsiTheme="majorHAnsi" w:cs="Calibri"/>
                <w:color w:val="000000"/>
                <w:sz w:val="22"/>
              </w:rPr>
              <w:t xml:space="preserve"> Number of the project site</w:t>
            </w:r>
          </w:p>
        </w:tc>
        <w:tc>
          <w:tcPr>
            <w:tcW w:w="2019" w:type="pct"/>
            <w:shd w:val="clear" w:color="auto" w:fill="auto"/>
            <w:vAlign w:val="center"/>
          </w:tcPr>
          <w:p w14:paraId="60C701A8" w14:textId="36CD246A"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KHATA_NO</w:t>
            </w:r>
          </w:p>
        </w:tc>
        <w:tc>
          <w:tcPr>
            <w:tcW w:w="1132" w:type="pct"/>
            <w:shd w:val="clear" w:color="auto" w:fill="auto"/>
            <w:noWrap/>
            <w:vAlign w:val="center"/>
          </w:tcPr>
          <w:p w14:paraId="44ED6787" w14:textId="5C3EC460"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Numeric value</w:t>
            </w:r>
          </w:p>
        </w:tc>
      </w:tr>
      <w:tr w:rsidR="00A56AC0" w:rsidRPr="000C6EDF" w14:paraId="6D494CF2" w14:textId="77777777" w:rsidTr="00AD5F0D">
        <w:trPr>
          <w:trHeight w:val="43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7F24155E" w14:textId="42E00535" w:rsidR="00A56AC0" w:rsidRPr="000C6EDF" w:rsidRDefault="00A56AC0" w:rsidP="00AD5F0D">
            <w:pPr>
              <w:jc w:val="center"/>
              <w:rPr>
                <w:rFonts w:asciiTheme="majorHAnsi" w:eastAsia="Times New Roman" w:hAnsiTheme="majorHAnsi" w:cs="Calibri"/>
                <w:color w:val="000000"/>
                <w:sz w:val="22"/>
              </w:rPr>
            </w:pPr>
            <w:r>
              <w:rPr>
                <w:rFonts w:asciiTheme="majorHAnsi" w:eastAsia="Times New Roman" w:hAnsiTheme="majorHAnsi" w:cs="Calibri"/>
                <w:color w:val="000000"/>
                <w:sz w:val="22"/>
              </w:rPr>
              <w:t>4</w:t>
            </w:r>
          </w:p>
        </w:tc>
        <w:tc>
          <w:tcPr>
            <w:tcW w:w="1436" w:type="pct"/>
            <w:shd w:val="clear" w:color="auto" w:fill="auto"/>
            <w:vAlign w:val="center"/>
          </w:tcPr>
          <w:p w14:paraId="6CC0FBE7" w14:textId="32046028" w:rsidR="00A56AC0" w:rsidRPr="00A8623B"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proofErr w:type="spellStart"/>
            <w:r w:rsidRPr="00A8623B">
              <w:rPr>
                <w:rFonts w:asciiTheme="majorHAnsi" w:eastAsia="Times New Roman" w:hAnsiTheme="majorHAnsi" w:cs="Calibri"/>
                <w:color w:val="000000"/>
                <w:sz w:val="22"/>
              </w:rPr>
              <w:t>Mauza</w:t>
            </w:r>
            <w:proofErr w:type="spellEnd"/>
            <w:r w:rsidRPr="00A8623B">
              <w:rPr>
                <w:rFonts w:asciiTheme="majorHAnsi" w:eastAsia="Times New Roman" w:hAnsiTheme="majorHAnsi" w:cs="Calibri"/>
                <w:color w:val="000000"/>
                <w:sz w:val="22"/>
              </w:rPr>
              <w:t xml:space="preserve"> of the project site</w:t>
            </w:r>
          </w:p>
        </w:tc>
        <w:tc>
          <w:tcPr>
            <w:tcW w:w="2019" w:type="pct"/>
            <w:shd w:val="clear" w:color="auto" w:fill="auto"/>
            <w:vAlign w:val="center"/>
          </w:tcPr>
          <w:p w14:paraId="2654C1EB" w14:textId="0EE11A77"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MAUZA</w:t>
            </w:r>
          </w:p>
        </w:tc>
        <w:tc>
          <w:tcPr>
            <w:tcW w:w="1132" w:type="pct"/>
            <w:shd w:val="clear" w:color="auto" w:fill="auto"/>
            <w:noWrap/>
            <w:vAlign w:val="center"/>
          </w:tcPr>
          <w:p w14:paraId="44A4471F" w14:textId="3F88EAE7"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proofErr w:type="spellStart"/>
            <w:r w:rsidRPr="00A8623B">
              <w:rPr>
                <w:rFonts w:asciiTheme="majorHAnsi" w:eastAsia="Times New Roman" w:hAnsiTheme="majorHAnsi" w:cs="Calibri"/>
                <w:color w:val="000000"/>
                <w:sz w:val="22"/>
              </w:rPr>
              <w:t>Mauza</w:t>
            </w:r>
            <w:proofErr w:type="spellEnd"/>
            <w:r w:rsidRPr="00A8623B">
              <w:rPr>
                <w:rFonts w:asciiTheme="majorHAnsi" w:eastAsia="Times New Roman" w:hAnsiTheme="majorHAnsi" w:cs="Calibri"/>
                <w:color w:val="000000"/>
                <w:sz w:val="22"/>
              </w:rPr>
              <w:t xml:space="preserve"> Name</w:t>
            </w:r>
          </w:p>
        </w:tc>
      </w:tr>
      <w:tr w:rsidR="00A56AC0" w:rsidRPr="000C6EDF" w14:paraId="38353435" w14:textId="77777777" w:rsidTr="00AD5F0D">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041ED77F" w14:textId="27349F51" w:rsidR="00A56AC0" w:rsidRPr="000C6EDF" w:rsidRDefault="00A56AC0" w:rsidP="00AD5F0D">
            <w:pPr>
              <w:jc w:val="center"/>
              <w:rPr>
                <w:rFonts w:asciiTheme="majorHAnsi" w:eastAsia="Times New Roman" w:hAnsiTheme="majorHAnsi" w:cs="Calibri"/>
                <w:color w:val="000000"/>
                <w:sz w:val="22"/>
              </w:rPr>
            </w:pPr>
            <w:r>
              <w:rPr>
                <w:rFonts w:asciiTheme="majorHAnsi" w:eastAsia="Times New Roman" w:hAnsiTheme="majorHAnsi" w:cs="Calibri"/>
                <w:color w:val="000000"/>
                <w:sz w:val="22"/>
              </w:rPr>
              <w:t>5</w:t>
            </w:r>
          </w:p>
        </w:tc>
        <w:tc>
          <w:tcPr>
            <w:tcW w:w="1436" w:type="pct"/>
            <w:shd w:val="clear" w:color="auto" w:fill="auto"/>
            <w:vAlign w:val="center"/>
          </w:tcPr>
          <w:p w14:paraId="2CE2A464" w14:textId="6CE9A5A3" w:rsidR="00A56AC0" w:rsidRPr="00A8623B"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District of the project site</w:t>
            </w:r>
          </w:p>
        </w:tc>
        <w:tc>
          <w:tcPr>
            <w:tcW w:w="2019" w:type="pct"/>
            <w:shd w:val="clear" w:color="auto" w:fill="auto"/>
            <w:vAlign w:val="center"/>
          </w:tcPr>
          <w:p w14:paraId="2E3DC4B5" w14:textId="428CC15B"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DISTRICT</w:t>
            </w:r>
          </w:p>
        </w:tc>
        <w:tc>
          <w:tcPr>
            <w:tcW w:w="1132" w:type="pct"/>
            <w:shd w:val="clear" w:color="auto" w:fill="auto"/>
            <w:noWrap/>
            <w:vAlign w:val="center"/>
          </w:tcPr>
          <w:p w14:paraId="083A1B47" w14:textId="32B1738F"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District Name</w:t>
            </w:r>
          </w:p>
        </w:tc>
      </w:tr>
      <w:tr w:rsidR="00A56AC0" w:rsidRPr="000C6EDF" w14:paraId="381C50BC" w14:textId="77777777" w:rsidTr="00AD5F0D">
        <w:trPr>
          <w:trHeight w:val="43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13727F9B" w14:textId="28D0B0D5" w:rsidR="00A56AC0" w:rsidRPr="000C6EDF" w:rsidRDefault="00A56AC0" w:rsidP="00AD5F0D">
            <w:pPr>
              <w:jc w:val="center"/>
              <w:rPr>
                <w:rFonts w:asciiTheme="majorHAnsi" w:eastAsia="Times New Roman" w:hAnsiTheme="majorHAnsi" w:cs="Calibri"/>
                <w:color w:val="000000"/>
                <w:sz w:val="22"/>
              </w:rPr>
            </w:pPr>
            <w:r>
              <w:rPr>
                <w:rFonts w:asciiTheme="majorHAnsi" w:eastAsia="Times New Roman" w:hAnsiTheme="majorHAnsi" w:cs="Calibri"/>
                <w:color w:val="000000"/>
                <w:sz w:val="22"/>
              </w:rPr>
              <w:t>6</w:t>
            </w:r>
          </w:p>
        </w:tc>
        <w:tc>
          <w:tcPr>
            <w:tcW w:w="1436" w:type="pct"/>
            <w:shd w:val="clear" w:color="auto" w:fill="auto"/>
            <w:vAlign w:val="center"/>
          </w:tcPr>
          <w:p w14:paraId="7E7A1926" w14:textId="5A844684" w:rsidR="00A56AC0" w:rsidRPr="00A8623B"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Plot area of the project site</w:t>
            </w:r>
          </w:p>
        </w:tc>
        <w:tc>
          <w:tcPr>
            <w:tcW w:w="2019" w:type="pct"/>
            <w:shd w:val="clear" w:color="auto" w:fill="auto"/>
            <w:vAlign w:val="center"/>
          </w:tcPr>
          <w:p w14:paraId="2A961582" w14:textId="0DC94C20"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PLOT_AREA_M2</w:t>
            </w:r>
          </w:p>
        </w:tc>
        <w:tc>
          <w:tcPr>
            <w:tcW w:w="1132" w:type="pct"/>
            <w:shd w:val="clear" w:color="auto" w:fill="auto"/>
            <w:noWrap/>
            <w:vAlign w:val="center"/>
          </w:tcPr>
          <w:p w14:paraId="29C9A71A" w14:textId="7FA7C3C1"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8623B">
              <w:rPr>
                <w:rFonts w:asciiTheme="majorHAnsi" w:eastAsia="Times New Roman" w:hAnsiTheme="majorHAnsi" w:cs="Calibri"/>
                <w:color w:val="000000"/>
                <w:sz w:val="22"/>
              </w:rPr>
              <w:t>Numeric value with decimal</w:t>
            </w:r>
          </w:p>
        </w:tc>
      </w:tr>
      <w:tr w:rsidR="00A56AC0" w:rsidRPr="000C6EDF" w14:paraId="5FB7AA4B" w14:textId="77777777" w:rsidTr="00AD5F0D">
        <w:trPr>
          <w:cnfStyle w:val="000000100000" w:firstRow="0" w:lastRow="0" w:firstColumn="0" w:lastColumn="0" w:oddVBand="0" w:evenVBand="0" w:oddHBand="1"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6805B1AD" w14:textId="691C9D04" w:rsidR="00A56AC0" w:rsidRPr="000C6EDF" w:rsidRDefault="00A56AC0" w:rsidP="00AD5F0D">
            <w:pPr>
              <w:jc w:val="center"/>
              <w:rPr>
                <w:rFonts w:asciiTheme="majorHAnsi" w:eastAsia="Times New Roman" w:hAnsiTheme="majorHAnsi" w:cs="Calibri"/>
                <w:color w:val="000000"/>
                <w:sz w:val="22"/>
                <w:rPrChange w:id="1237" w:author="Geetali Baruah" w:date="2020-12-28T21:47:00Z">
                  <w:rPr>
                    <w:rFonts w:ascii="Calibri" w:eastAsia="Times New Roman" w:hAnsi="Calibri" w:cs="Calibri"/>
                    <w:color w:val="000000"/>
                    <w:sz w:val="22"/>
                  </w:rPr>
                </w:rPrChange>
              </w:rPr>
            </w:pPr>
            <w:r>
              <w:rPr>
                <w:rFonts w:asciiTheme="majorHAnsi" w:eastAsia="Times New Roman" w:hAnsiTheme="majorHAnsi" w:cs="Calibri"/>
                <w:color w:val="000000"/>
                <w:sz w:val="22"/>
              </w:rPr>
              <w:t>7</w:t>
            </w:r>
          </w:p>
        </w:tc>
        <w:tc>
          <w:tcPr>
            <w:tcW w:w="1436" w:type="pct"/>
            <w:shd w:val="clear" w:color="auto" w:fill="auto"/>
            <w:vAlign w:val="center"/>
          </w:tcPr>
          <w:p w14:paraId="50F54521" w14:textId="1F9209CD" w:rsidR="00A56AC0" w:rsidRPr="00145EAB"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145EAB">
              <w:rPr>
                <w:rFonts w:asciiTheme="majorHAnsi" w:eastAsia="Times New Roman" w:hAnsiTheme="majorHAnsi" w:cs="Calibri"/>
                <w:color w:val="000000"/>
                <w:sz w:val="22"/>
              </w:rPr>
              <w:t>Depth of the Plot</w:t>
            </w:r>
          </w:p>
        </w:tc>
        <w:tc>
          <w:tcPr>
            <w:tcW w:w="2019" w:type="pct"/>
            <w:shd w:val="clear" w:color="auto" w:fill="auto"/>
            <w:vAlign w:val="center"/>
          </w:tcPr>
          <w:p w14:paraId="3D7E35C8" w14:textId="2D23C97B"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Change w:id="1238" w:author="Geetali Baruah" w:date="2020-12-28T21:47:00Z">
                  <w:rPr>
                    <w:rFonts w:ascii="Calibri" w:eastAsia="Times New Roman" w:hAnsi="Calibri" w:cs="Calibri"/>
                    <w:color w:val="000000"/>
                    <w:sz w:val="22"/>
                  </w:rPr>
                </w:rPrChange>
              </w:rPr>
            </w:pPr>
            <w:r w:rsidRPr="00145EAB">
              <w:rPr>
                <w:rFonts w:asciiTheme="majorHAnsi" w:eastAsia="Times New Roman" w:hAnsiTheme="majorHAnsi" w:cs="Calibri"/>
                <w:color w:val="000000"/>
                <w:sz w:val="22"/>
              </w:rPr>
              <w:t>AVG_PLOT_DEPTH</w:t>
            </w:r>
          </w:p>
        </w:tc>
        <w:tc>
          <w:tcPr>
            <w:tcW w:w="1132" w:type="pct"/>
            <w:shd w:val="clear" w:color="auto" w:fill="auto"/>
            <w:noWrap/>
            <w:vAlign w:val="center"/>
          </w:tcPr>
          <w:p w14:paraId="51D12650" w14:textId="79D1E58F"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Change w:id="1239" w:author="Geetali Baruah" w:date="2020-12-28T21:47:00Z">
                  <w:rPr>
                    <w:rFonts w:ascii="Calibri" w:eastAsia="Times New Roman" w:hAnsi="Calibri" w:cs="Calibri"/>
                    <w:color w:val="000000"/>
                    <w:sz w:val="22"/>
                  </w:rPr>
                </w:rPrChange>
              </w:rPr>
            </w:pPr>
            <w:r w:rsidRPr="00145EAB">
              <w:rPr>
                <w:rFonts w:asciiTheme="majorHAnsi" w:eastAsia="Times New Roman" w:hAnsiTheme="majorHAnsi" w:cs="Calibri"/>
                <w:color w:val="000000"/>
                <w:sz w:val="22"/>
              </w:rPr>
              <w:t>Numeric value with decimal</w:t>
            </w:r>
          </w:p>
        </w:tc>
      </w:tr>
      <w:tr w:rsidR="00A56AC0" w:rsidRPr="000C6EDF" w14:paraId="703E141F" w14:textId="77777777" w:rsidTr="00AD5F0D">
        <w:trPr>
          <w:trHeight w:val="67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240CFA48" w14:textId="09C080CB" w:rsidR="00A56AC0" w:rsidRPr="000C6EDF" w:rsidRDefault="00A56AC0" w:rsidP="00AD5F0D">
            <w:pPr>
              <w:jc w:val="center"/>
              <w:rPr>
                <w:rFonts w:asciiTheme="majorHAnsi" w:eastAsia="Times New Roman" w:hAnsiTheme="majorHAnsi" w:cs="Calibri"/>
                <w:color w:val="000000"/>
                <w:sz w:val="22"/>
                <w:rPrChange w:id="1240" w:author="Geetali Baruah" w:date="2020-12-28T21:47:00Z">
                  <w:rPr>
                    <w:rFonts w:ascii="Calibri" w:eastAsia="Times New Roman" w:hAnsi="Calibri" w:cs="Calibri"/>
                    <w:color w:val="000000"/>
                    <w:sz w:val="22"/>
                  </w:rPr>
                </w:rPrChange>
              </w:rPr>
            </w:pPr>
            <w:r>
              <w:rPr>
                <w:rFonts w:asciiTheme="majorHAnsi" w:eastAsia="Times New Roman" w:hAnsiTheme="majorHAnsi" w:cs="Calibri"/>
                <w:color w:val="000000"/>
                <w:sz w:val="22"/>
              </w:rPr>
              <w:t>8</w:t>
            </w:r>
          </w:p>
        </w:tc>
        <w:tc>
          <w:tcPr>
            <w:tcW w:w="1436" w:type="pct"/>
            <w:shd w:val="clear" w:color="auto" w:fill="auto"/>
            <w:vAlign w:val="center"/>
          </w:tcPr>
          <w:p w14:paraId="36D60555" w14:textId="408EBAC4" w:rsidR="00A56AC0" w:rsidRPr="00145EAB"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145EAB">
              <w:rPr>
                <w:rFonts w:asciiTheme="majorHAnsi" w:eastAsia="Times New Roman" w:hAnsiTheme="majorHAnsi" w:cs="Calibri"/>
                <w:color w:val="000000"/>
                <w:sz w:val="22"/>
              </w:rPr>
              <w:t>Width of the Plot / Plot Frontage Dimension</w:t>
            </w:r>
          </w:p>
        </w:tc>
        <w:tc>
          <w:tcPr>
            <w:tcW w:w="2019" w:type="pct"/>
            <w:shd w:val="clear" w:color="auto" w:fill="auto"/>
            <w:vAlign w:val="center"/>
          </w:tcPr>
          <w:p w14:paraId="20EA5960" w14:textId="6C69EDD5"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Change w:id="1241" w:author="Geetali Baruah" w:date="2020-12-28T21:47:00Z">
                  <w:rPr>
                    <w:rFonts w:ascii="Calibri" w:eastAsia="Times New Roman" w:hAnsi="Calibri" w:cs="Calibri"/>
                    <w:color w:val="000000"/>
                    <w:sz w:val="22"/>
                  </w:rPr>
                </w:rPrChange>
              </w:rPr>
            </w:pPr>
            <w:r w:rsidRPr="00145EAB">
              <w:rPr>
                <w:rFonts w:asciiTheme="majorHAnsi" w:eastAsia="Times New Roman" w:hAnsiTheme="majorHAnsi" w:cs="Calibri"/>
                <w:color w:val="000000"/>
                <w:sz w:val="22"/>
              </w:rPr>
              <w:t>AVG_PLOT_WIDTH</w:t>
            </w:r>
          </w:p>
        </w:tc>
        <w:tc>
          <w:tcPr>
            <w:tcW w:w="1132" w:type="pct"/>
            <w:shd w:val="clear" w:color="auto" w:fill="auto"/>
            <w:noWrap/>
            <w:vAlign w:val="center"/>
          </w:tcPr>
          <w:p w14:paraId="3E3772DB" w14:textId="4A20040F"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Change w:id="1242" w:author="Geetali Baruah" w:date="2020-12-28T21:47:00Z">
                  <w:rPr>
                    <w:rFonts w:ascii="Calibri" w:eastAsia="Times New Roman" w:hAnsi="Calibri" w:cs="Calibri"/>
                    <w:color w:val="000000"/>
                    <w:sz w:val="22"/>
                  </w:rPr>
                </w:rPrChange>
              </w:rPr>
            </w:pPr>
            <w:r w:rsidRPr="00145EAB">
              <w:rPr>
                <w:rFonts w:asciiTheme="majorHAnsi" w:eastAsia="Times New Roman" w:hAnsiTheme="majorHAnsi" w:cs="Calibri"/>
                <w:color w:val="000000"/>
                <w:sz w:val="22"/>
              </w:rPr>
              <w:t>Numeric value with decimal</w:t>
            </w:r>
          </w:p>
        </w:tc>
      </w:tr>
      <w:tr w:rsidR="00A56AC0" w:rsidRPr="000C6EDF" w14:paraId="04628B3B" w14:textId="77777777" w:rsidTr="00AD5F0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1896DDEE" w14:textId="494891C9" w:rsidR="00A56AC0" w:rsidRPr="000C6EDF" w:rsidRDefault="00A56AC0" w:rsidP="00AD5F0D">
            <w:pPr>
              <w:jc w:val="center"/>
              <w:rPr>
                <w:rFonts w:asciiTheme="majorHAnsi" w:eastAsia="Times New Roman" w:hAnsiTheme="majorHAnsi" w:cs="Calibri"/>
                <w:color w:val="000000"/>
                <w:sz w:val="22"/>
                <w:rPrChange w:id="1243" w:author="Geetali Baruah" w:date="2020-12-28T21:47:00Z">
                  <w:rPr>
                    <w:rFonts w:ascii="Calibri" w:eastAsia="Times New Roman" w:hAnsi="Calibri" w:cs="Calibri"/>
                    <w:color w:val="000000"/>
                    <w:sz w:val="22"/>
                  </w:rPr>
                </w:rPrChange>
              </w:rPr>
            </w:pPr>
            <w:r>
              <w:rPr>
                <w:rFonts w:asciiTheme="majorHAnsi" w:eastAsia="Times New Roman" w:hAnsiTheme="majorHAnsi" w:cs="Calibri"/>
                <w:color w:val="000000"/>
                <w:sz w:val="22"/>
              </w:rPr>
              <w:t>9</w:t>
            </w:r>
          </w:p>
        </w:tc>
        <w:tc>
          <w:tcPr>
            <w:tcW w:w="1436" w:type="pct"/>
            <w:shd w:val="clear" w:color="auto" w:fill="auto"/>
            <w:vAlign w:val="center"/>
          </w:tcPr>
          <w:p w14:paraId="082E29A5" w14:textId="3E9FBB02" w:rsidR="00A56AC0" w:rsidRPr="00145EAB"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145EAB">
              <w:rPr>
                <w:rFonts w:asciiTheme="majorHAnsi" w:eastAsia="Times New Roman" w:hAnsiTheme="majorHAnsi" w:cs="Calibri"/>
                <w:color w:val="000000"/>
                <w:sz w:val="22"/>
              </w:rPr>
              <w:t>Describes the width of the adjacent road to the plot</w:t>
            </w:r>
          </w:p>
        </w:tc>
        <w:tc>
          <w:tcPr>
            <w:tcW w:w="2019" w:type="pct"/>
            <w:shd w:val="clear" w:color="auto" w:fill="auto"/>
            <w:vAlign w:val="center"/>
          </w:tcPr>
          <w:p w14:paraId="6ECC9FE4" w14:textId="4B975895"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Change w:id="1244" w:author="Geetali Baruah" w:date="2020-12-28T21:47:00Z">
                  <w:rPr>
                    <w:rFonts w:ascii="Calibri" w:eastAsia="Times New Roman" w:hAnsi="Calibri" w:cs="Calibri"/>
                    <w:color w:val="000000"/>
                    <w:sz w:val="22"/>
                  </w:rPr>
                </w:rPrChange>
              </w:rPr>
            </w:pPr>
            <w:r w:rsidRPr="00145EAB">
              <w:rPr>
                <w:rFonts w:asciiTheme="majorHAnsi" w:eastAsia="Times New Roman" w:hAnsiTheme="majorHAnsi" w:cs="Calibri"/>
                <w:color w:val="000000"/>
                <w:sz w:val="22"/>
              </w:rPr>
              <w:t>ROAD_WIDTH</w:t>
            </w:r>
          </w:p>
        </w:tc>
        <w:tc>
          <w:tcPr>
            <w:tcW w:w="1132" w:type="pct"/>
            <w:shd w:val="clear" w:color="auto" w:fill="auto"/>
            <w:noWrap/>
            <w:vAlign w:val="center"/>
          </w:tcPr>
          <w:p w14:paraId="2AF7ED97" w14:textId="6E54BF4E"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Change w:id="1245" w:author="Geetali Baruah" w:date="2020-12-28T21:47:00Z">
                  <w:rPr>
                    <w:rFonts w:ascii="Calibri" w:eastAsia="Times New Roman" w:hAnsi="Calibri" w:cs="Calibri"/>
                    <w:color w:val="000000"/>
                    <w:sz w:val="22"/>
                  </w:rPr>
                </w:rPrChange>
              </w:rPr>
            </w:pPr>
            <w:r w:rsidRPr="00145EAB">
              <w:rPr>
                <w:rFonts w:asciiTheme="majorHAnsi" w:eastAsia="Times New Roman" w:hAnsiTheme="majorHAnsi" w:cs="Calibri"/>
                <w:color w:val="000000"/>
                <w:sz w:val="22"/>
              </w:rPr>
              <w:t xml:space="preserve">Numeric value. </w:t>
            </w:r>
            <w:proofErr w:type="spellStart"/>
            <w:r w:rsidRPr="00145EAB">
              <w:rPr>
                <w:rFonts w:asciiTheme="majorHAnsi" w:eastAsia="Times New Roman" w:hAnsiTheme="majorHAnsi" w:cs="Calibri"/>
                <w:color w:val="000000"/>
                <w:sz w:val="22"/>
              </w:rPr>
              <w:t>Eg</w:t>
            </w:r>
            <w:proofErr w:type="spellEnd"/>
            <w:r w:rsidRPr="00145EAB">
              <w:rPr>
                <w:rFonts w:asciiTheme="majorHAnsi" w:eastAsia="Times New Roman" w:hAnsiTheme="majorHAnsi" w:cs="Calibri"/>
                <w:color w:val="000000"/>
                <w:sz w:val="22"/>
              </w:rPr>
              <w:t>. 4,5,10 etc.</w:t>
            </w:r>
          </w:p>
        </w:tc>
      </w:tr>
      <w:tr w:rsidR="00A56AC0" w:rsidRPr="000C6EDF" w14:paraId="70EDE05D" w14:textId="77777777" w:rsidTr="00AD5F0D">
        <w:trPr>
          <w:trHeight w:val="1200"/>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538413F3" w14:textId="4B261C29" w:rsidR="00A56AC0" w:rsidRPr="000C6EDF" w:rsidRDefault="00A56AC0" w:rsidP="00AD5F0D">
            <w:pPr>
              <w:jc w:val="center"/>
              <w:rPr>
                <w:rFonts w:asciiTheme="majorHAnsi" w:eastAsia="Times New Roman" w:hAnsiTheme="majorHAnsi" w:cs="Calibri"/>
                <w:color w:val="000000"/>
                <w:sz w:val="22"/>
                <w:rPrChange w:id="1246" w:author="Geetali Baruah" w:date="2020-12-28T21:47:00Z">
                  <w:rPr>
                    <w:rFonts w:ascii="Calibri" w:eastAsia="Times New Roman" w:hAnsi="Calibri" w:cs="Calibri"/>
                    <w:color w:val="000000"/>
                    <w:sz w:val="22"/>
                  </w:rPr>
                </w:rPrChange>
              </w:rPr>
            </w:pPr>
            <w:r>
              <w:rPr>
                <w:rFonts w:asciiTheme="majorHAnsi" w:eastAsia="Times New Roman" w:hAnsiTheme="majorHAnsi" w:cs="Calibri"/>
                <w:color w:val="000000"/>
                <w:sz w:val="22"/>
              </w:rPr>
              <w:t>10</w:t>
            </w:r>
          </w:p>
        </w:tc>
        <w:tc>
          <w:tcPr>
            <w:tcW w:w="1436" w:type="pct"/>
            <w:shd w:val="clear" w:color="auto" w:fill="auto"/>
            <w:vAlign w:val="center"/>
          </w:tcPr>
          <w:p w14:paraId="1B9AB93D" w14:textId="10D61259" w:rsidR="00A56AC0" w:rsidRPr="00145EAB"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145EAB">
              <w:rPr>
                <w:rFonts w:asciiTheme="majorHAnsi" w:eastAsia="Times New Roman" w:hAnsiTheme="majorHAnsi" w:cs="Calibri"/>
                <w:color w:val="000000"/>
                <w:sz w:val="22"/>
              </w:rPr>
              <w:t>Floor are</w:t>
            </w:r>
            <w:r>
              <w:rPr>
                <w:rFonts w:asciiTheme="majorHAnsi" w:eastAsia="Times New Roman" w:hAnsiTheme="majorHAnsi" w:cs="Calibri"/>
                <w:color w:val="000000"/>
                <w:sz w:val="22"/>
              </w:rPr>
              <w:t>a</w:t>
            </w:r>
            <w:r w:rsidRPr="00145EAB">
              <w:rPr>
                <w:rFonts w:asciiTheme="majorHAnsi" w:eastAsia="Times New Roman" w:hAnsiTheme="majorHAnsi" w:cs="Calibri"/>
                <w:color w:val="000000"/>
                <w:sz w:val="22"/>
              </w:rPr>
              <w:t xml:space="preserve"> of the demolition if required</w:t>
            </w:r>
          </w:p>
        </w:tc>
        <w:tc>
          <w:tcPr>
            <w:tcW w:w="2019" w:type="pct"/>
            <w:shd w:val="clear" w:color="auto" w:fill="auto"/>
            <w:vAlign w:val="center"/>
          </w:tcPr>
          <w:p w14:paraId="0CFE2FFD" w14:textId="6E00466D"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Change w:id="1247" w:author="Geetali Baruah" w:date="2020-12-28T21:47:00Z">
                  <w:rPr>
                    <w:rFonts w:ascii="Calibri" w:eastAsia="Times New Roman" w:hAnsi="Calibri" w:cs="Calibri"/>
                    <w:color w:val="000000"/>
                    <w:sz w:val="22"/>
                  </w:rPr>
                </w:rPrChange>
              </w:rPr>
            </w:pPr>
            <w:r w:rsidRPr="00145EAB">
              <w:rPr>
                <w:rFonts w:asciiTheme="majorHAnsi" w:eastAsia="Times New Roman" w:hAnsiTheme="majorHAnsi" w:cs="Calibri"/>
                <w:color w:val="000000"/>
                <w:sz w:val="22"/>
              </w:rPr>
              <w:t>EXISTING_FLOOR_AREA_TO_BE_DEMOLISHED_M2</w:t>
            </w:r>
          </w:p>
        </w:tc>
        <w:tc>
          <w:tcPr>
            <w:tcW w:w="1132" w:type="pct"/>
            <w:shd w:val="clear" w:color="auto" w:fill="auto"/>
            <w:noWrap/>
            <w:vAlign w:val="center"/>
          </w:tcPr>
          <w:p w14:paraId="707C7052" w14:textId="252F6BD9"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Change w:id="1248" w:author="Geetali Baruah" w:date="2020-12-28T21:47:00Z">
                  <w:rPr>
                    <w:rFonts w:ascii="Calibri" w:eastAsia="Times New Roman" w:hAnsi="Calibri" w:cs="Calibri"/>
                    <w:color w:val="000000"/>
                    <w:sz w:val="22"/>
                  </w:rPr>
                </w:rPrChange>
              </w:rPr>
            </w:pPr>
            <w:r w:rsidRPr="00145EAB">
              <w:rPr>
                <w:rFonts w:asciiTheme="majorHAnsi" w:eastAsia="Times New Roman" w:hAnsiTheme="majorHAnsi" w:cs="Calibri"/>
                <w:color w:val="000000"/>
                <w:sz w:val="22"/>
              </w:rPr>
              <w:t>Numeric value with decimal</w:t>
            </w:r>
          </w:p>
        </w:tc>
      </w:tr>
      <w:tr w:rsidR="00A56AC0" w:rsidRPr="000C6EDF" w14:paraId="557D1C9D" w14:textId="77777777" w:rsidTr="00AD5F0D">
        <w:trPr>
          <w:cnfStyle w:val="000000100000" w:firstRow="0" w:lastRow="0" w:firstColumn="0" w:lastColumn="0" w:oddVBand="0" w:evenVBand="0" w:oddHBand="1" w:evenHBand="0" w:firstRowFirstColumn="0" w:firstRowLastColumn="0" w:lastRowFirstColumn="0" w:lastRowLastColumn="0"/>
          <w:trHeight w:val="5161"/>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70C5433F" w14:textId="52366B87" w:rsidR="00A56AC0" w:rsidRPr="000C6EDF" w:rsidRDefault="00A56AC0" w:rsidP="00AD5F0D">
            <w:pPr>
              <w:jc w:val="center"/>
              <w:rPr>
                <w:rFonts w:asciiTheme="majorHAnsi" w:eastAsia="Times New Roman" w:hAnsiTheme="majorHAnsi" w:cs="Calibri"/>
                <w:sz w:val="22"/>
                <w:rPrChange w:id="1249" w:author="Geetali Baruah" w:date="2020-12-28T21:47:00Z">
                  <w:rPr>
                    <w:rFonts w:ascii="Calibri" w:eastAsia="Times New Roman" w:hAnsi="Calibri" w:cs="Calibri"/>
                    <w:sz w:val="22"/>
                  </w:rPr>
                </w:rPrChange>
              </w:rPr>
            </w:pPr>
            <w:r>
              <w:rPr>
                <w:rFonts w:asciiTheme="majorHAnsi" w:eastAsia="Times New Roman" w:hAnsiTheme="majorHAnsi" w:cs="Calibri"/>
                <w:sz w:val="22"/>
              </w:rPr>
              <w:t>11</w:t>
            </w:r>
          </w:p>
        </w:tc>
        <w:tc>
          <w:tcPr>
            <w:tcW w:w="1436" w:type="pct"/>
            <w:shd w:val="clear" w:color="auto" w:fill="auto"/>
            <w:vAlign w:val="center"/>
          </w:tcPr>
          <w:p w14:paraId="1F170EFE" w14:textId="7F8A92E8"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describes the occupant load in a building/number of occupants using the building or the Number of Beds in a Hospital/ Number of Students in educational Building</w:t>
            </w:r>
          </w:p>
        </w:tc>
        <w:tc>
          <w:tcPr>
            <w:tcW w:w="2019" w:type="pct"/>
            <w:shd w:val="clear" w:color="auto" w:fill="auto"/>
            <w:vAlign w:val="center"/>
          </w:tcPr>
          <w:p w14:paraId="41F56BE7" w14:textId="19C11388" w:rsid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NUMBER_OF_OCCUPANTS_OR_USERS_OR_BED_BLK_1</w:t>
            </w:r>
          </w:p>
          <w:p w14:paraId="3824B60E" w14:textId="77777777"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p>
          <w:p w14:paraId="7F394838" w14:textId="7368FB7F" w:rsid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NUMBER_OF_OCCUPANTS_OR_USERS_OR_BED_BLK_2</w:t>
            </w:r>
          </w:p>
          <w:p w14:paraId="1D8521C3" w14:textId="77777777"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p>
          <w:p w14:paraId="5AB1C4A4" w14:textId="53947B3D"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Change w:id="1250" w:author="Geetali Baruah" w:date="2020-12-28T21:47:00Z">
                  <w:rPr>
                    <w:rFonts w:ascii="Calibri" w:eastAsia="Times New Roman" w:hAnsi="Calibri" w:cs="Calibri"/>
                    <w:color w:val="000000"/>
                    <w:sz w:val="22"/>
                  </w:rPr>
                </w:rPrChange>
              </w:rPr>
            </w:pPr>
            <w:proofErr w:type="spellStart"/>
            <w:r w:rsidRPr="00A56AC0">
              <w:rPr>
                <w:rFonts w:asciiTheme="majorHAnsi" w:eastAsia="Times New Roman" w:hAnsiTheme="majorHAnsi" w:cs="Calibri"/>
                <w:color w:val="000000"/>
                <w:sz w:val="22"/>
              </w:rPr>
              <w:t>NUMBER_OF_OCCUPANTS_OR_USERS_OR_BED_BLK_n</w:t>
            </w:r>
            <w:proofErr w:type="spellEnd"/>
          </w:p>
        </w:tc>
        <w:tc>
          <w:tcPr>
            <w:tcW w:w="1132" w:type="pct"/>
            <w:shd w:val="clear" w:color="auto" w:fill="auto"/>
            <w:vAlign w:val="center"/>
          </w:tcPr>
          <w:p w14:paraId="37A87AD5" w14:textId="0E50214A"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Change w:id="1251"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sz w:val="22"/>
              </w:rPr>
              <w:t xml:space="preserve">Numeric value. </w:t>
            </w:r>
            <w:proofErr w:type="spellStart"/>
            <w:r w:rsidRPr="00A56AC0">
              <w:rPr>
                <w:rFonts w:asciiTheme="majorHAnsi" w:eastAsia="Times New Roman" w:hAnsiTheme="majorHAnsi" w:cs="Calibri"/>
                <w:color w:val="000000"/>
                <w:sz w:val="22"/>
              </w:rPr>
              <w:t>Eg</w:t>
            </w:r>
            <w:proofErr w:type="spellEnd"/>
            <w:r w:rsidRPr="00A56AC0">
              <w:rPr>
                <w:rFonts w:asciiTheme="majorHAnsi" w:eastAsia="Times New Roman" w:hAnsiTheme="majorHAnsi" w:cs="Calibri"/>
                <w:color w:val="000000"/>
                <w:sz w:val="22"/>
              </w:rPr>
              <w:t>. 4,5,10 etc.</w:t>
            </w:r>
          </w:p>
        </w:tc>
      </w:tr>
      <w:tr w:rsidR="00A56AC0" w:rsidRPr="000C6EDF" w14:paraId="3C0A6530" w14:textId="77777777" w:rsidTr="00AD5F0D">
        <w:trPr>
          <w:trHeight w:val="3690"/>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3BBF87B4" w14:textId="028E3D3B" w:rsidR="00A56AC0" w:rsidRPr="000C6EDF" w:rsidRDefault="00A56AC0" w:rsidP="00AD5F0D">
            <w:pPr>
              <w:jc w:val="center"/>
              <w:rPr>
                <w:rFonts w:asciiTheme="majorHAnsi" w:eastAsia="Times New Roman" w:hAnsiTheme="majorHAnsi" w:cs="Calibri"/>
                <w:color w:val="000000"/>
                <w:sz w:val="22"/>
                <w:rPrChange w:id="1252" w:author="Geetali Baruah" w:date="2020-12-28T21:47:00Z">
                  <w:rPr>
                    <w:rFonts w:ascii="Calibri" w:eastAsia="Times New Roman" w:hAnsi="Calibri" w:cs="Calibri"/>
                    <w:color w:val="000000"/>
                    <w:sz w:val="22"/>
                  </w:rPr>
                </w:rPrChange>
              </w:rPr>
            </w:pPr>
            <w:r>
              <w:rPr>
                <w:rFonts w:asciiTheme="majorHAnsi" w:eastAsia="Times New Roman" w:hAnsiTheme="majorHAnsi" w:cs="Calibri"/>
                <w:color w:val="000000"/>
                <w:sz w:val="22"/>
              </w:rPr>
              <w:lastRenderedPageBreak/>
              <w:t>12</w:t>
            </w:r>
          </w:p>
        </w:tc>
        <w:tc>
          <w:tcPr>
            <w:tcW w:w="1436" w:type="pct"/>
            <w:shd w:val="clear" w:color="auto" w:fill="auto"/>
            <w:vAlign w:val="center"/>
          </w:tcPr>
          <w:p w14:paraId="6697A570" w14:textId="6FE676DC"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For identification whether project is Low Risk or Other Than Low Risk</w:t>
            </w:r>
          </w:p>
        </w:tc>
        <w:tc>
          <w:tcPr>
            <w:tcW w:w="2019" w:type="pct"/>
            <w:shd w:val="clear" w:color="auto" w:fill="auto"/>
            <w:vAlign w:val="center"/>
          </w:tcPr>
          <w:p w14:paraId="3DC5E7F9" w14:textId="52A6DDCB"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Change w:id="1253"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sz w:val="22"/>
              </w:rPr>
              <w:t>IS_THE_PLOT_PART_OF_THE_LAYOUT_APPROVED_BY_THE_AUTHORITY_OR_DEVELOPED_AND_ALLOTTED_BY_THE_GOVERNMENT_OR_STATUTORY_BODIES_OR_IS_A_FINAL_PLOT_IN_TOWN_PLANNING_SCHEMES_OR_DEVELOPMENT_SCHEMES</w:t>
            </w:r>
          </w:p>
        </w:tc>
        <w:tc>
          <w:tcPr>
            <w:tcW w:w="1132" w:type="pct"/>
            <w:shd w:val="clear" w:color="auto" w:fill="auto"/>
            <w:noWrap/>
            <w:vAlign w:val="center"/>
          </w:tcPr>
          <w:p w14:paraId="60085DFC" w14:textId="6027A569"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Change w:id="1254"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sz w:val="22"/>
              </w:rPr>
              <w:t>YES/NO</w:t>
            </w:r>
          </w:p>
        </w:tc>
      </w:tr>
      <w:tr w:rsidR="00A56AC0" w:rsidRPr="000C6EDF" w14:paraId="3859AE0C" w14:textId="77777777" w:rsidTr="00AD5F0D">
        <w:trPr>
          <w:cnfStyle w:val="000000100000" w:firstRow="0" w:lastRow="0" w:firstColumn="0" w:lastColumn="0" w:oddVBand="0" w:evenVBand="0" w:oddHBand="1" w:evenHBand="0" w:firstRowFirstColumn="0" w:firstRowLastColumn="0" w:lastRowFirstColumn="0" w:lastRowLastColumn="0"/>
          <w:trHeight w:val="85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75D8B7B4" w14:textId="18A4E3A2" w:rsidR="00A56AC0" w:rsidRPr="000C6EDF" w:rsidRDefault="00A56AC0" w:rsidP="00AD5F0D">
            <w:pPr>
              <w:jc w:val="center"/>
              <w:rPr>
                <w:rFonts w:asciiTheme="majorHAnsi" w:eastAsia="Times New Roman" w:hAnsiTheme="majorHAnsi" w:cs="Calibri"/>
                <w:color w:val="000000"/>
                <w:sz w:val="22"/>
                <w:rPrChange w:id="1255" w:author="Geetali Baruah" w:date="2020-12-28T21:47:00Z">
                  <w:rPr>
                    <w:rFonts w:ascii="Calibri" w:eastAsia="Times New Roman" w:hAnsi="Calibri" w:cs="Calibri"/>
                    <w:color w:val="000000"/>
                    <w:sz w:val="22"/>
                  </w:rPr>
                </w:rPrChange>
              </w:rPr>
            </w:pPr>
            <w:r>
              <w:rPr>
                <w:rFonts w:asciiTheme="majorHAnsi" w:eastAsia="Times New Roman" w:hAnsiTheme="majorHAnsi" w:cs="Calibri"/>
                <w:color w:val="000000"/>
                <w:sz w:val="22"/>
              </w:rPr>
              <w:t>13</w:t>
            </w:r>
          </w:p>
        </w:tc>
        <w:tc>
          <w:tcPr>
            <w:tcW w:w="1436" w:type="pct"/>
            <w:shd w:val="clear" w:color="auto" w:fill="auto"/>
            <w:vAlign w:val="center"/>
          </w:tcPr>
          <w:p w14:paraId="78E6674C" w14:textId="537D8A45"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Is land regularized</w:t>
            </w:r>
          </w:p>
        </w:tc>
        <w:tc>
          <w:tcPr>
            <w:tcW w:w="2019" w:type="pct"/>
            <w:shd w:val="clear" w:color="auto" w:fill="auto"/>
            <w:vAlign w:val="center"/>
          </w:tcPr>
          <w:p w14:paraId="160C695B" w14:textId="52FE02BA"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Change w:id="1256"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sz w:val="22"/>
              </w:rPr>
              <w:t>IS_LAND_REGULARIZED</w:t>
            </w:r>
          </w:p>
        </w:tc>
        <w:tc>
          <w:tcPr>
            <w:tcW w:w="1132" w:type="pct"/>
            <w:shd w:val="clear" w:color="auto" w:fill="auto"/>
            <w:noWrap/>
            <w:vAlign w:val="center"/>
          </w:tcPr>
          <w:p w14:paraId="2FD9247D" w14:textId="22F67C39"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Change w:id="1257"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sz w:val="22"/>
              </w:rPr>
              <w:t>YES/NO</w:t>
            </w:r>
          </w:p>
        </w:tc>
      </w:tr>
      <w:tr w:rsidR="00A56AC0" w:rsidRPr="000C6EDF" w14:paraId="43B95F44" w14:textId="77777777" w:rsidTr="00AD5F0D">
        <w:trPr>
          <w:trHeight w:val="133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6376C5A5" w14:textId="695AB689" w:rsidR="00A56AC0" w:rsidRPr="000C6EDF" w:rsidRDefault="00A56AC0" w:rsidP="00AD5F0D">
            <w:pPr>
              <w:jc w:val="center"/>
              <w:rPr>
                <w:rFonts w:asciiTheme="majorHAnsi" w:eastAsia="Times New Roman" w:hAnsiTheme="majorHAnsi" w:cs="Calibri"/>
                <w:color w:val="000000"/>
                <w:sz w:val="22"/>
                <w:rPrChange w:id="1258" w:author="Geetali Baruah" w:date="2020-12-28T21:47:00Z">
                  <w:rPr>
                    <w:rFonts w:ascii="Calibri" w:eastAsia="Times New Roman" w:hAnsi="Calibri" w:cs="Calibri"/>
                    <w:color w:val="000000"/>
                    <w:sz w:val="22"/>
                  </w:rPr>
                </w:rPrChange>
              </w:rPr>
            </w:pPr>
            <w:r>
              <w:rPr>
                <w:rFonts w:asciiTheme="majorHAnsi" w:eastAsia="Times New Roman" w:hAnsiTheme="majorHAnsi" w:cs="Calibri"/>
                <w:color w:val="000000"/>
                <w:sz w:val="22"/>
              </w:rPr>
              <w:t>14</w:t>
            </w:r>
          </w:p>
        </w:tc>
        <w:tc>
          <w:tcPr>
            <w:tcW w:w="1436" w:type="pct"/>
            <w:shd w:val="clear" w:color="auto" w:fill="auto"/>
            <w:vAlign w:val="center"/>
          </w:tcPr>
          <w:p w14:paraId="6FCEA8C6" w14:textId="6BEB8926"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Land Use of the proposed project</w:t>
            </w:r>
          </w:p>
        </w:tc>
        <w:tc>
          <w:tcPr>
            <w:tcW w:w="2019" w:type="pct"/>
            <w:shd w:val="clear" w:color="auto" w:fill="auto"/>
            <w:vAlign w:val="center"/>
          </w:tcPr>
          <w:p w14:paraId="5E892920" w14:textId="09A50367"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Change w:id="1259"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sz w:val="22"/>
              </w:rPr>
              <w:t>LAND_USE_ZONE</w:t>
            </w:r>
          </w:p>
        </w:tc>
        <w:tc>
          <w:tcPr>
            <w:tcW w:w="1132" w:type="pct"/>
            <w:shd w:val="clear" w:color="auto" w:fill="auto"/>
            <w:noWrap/>
            <w:vAlign w:val="center"/>
          </w:tcPr>
          <w:p w14:paraId="3B47FDE5" w14:textId="77777777"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RESIDENTIAL USE ZONE</w:t>
            </w:r>
          </w:p>
          <w:p w14:paraId="53E4026C" w14:textId="77777777"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RETAIL COMMERCIAL &amp; BUSINESS USE ZONE</w:t>
            </w:r>
          </w:p>
          <w:p w14:paraId="6D3DC6F8" w14:textId="77777777"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WHOLESALE COMMERCIAL USE</w:t>
            </w:r>
          </w:p>
          <w:p w14:paraId="7606FAD9" w14:textId="77777777"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INDUSTRIAL USE ZONE</w:t>
            </w:r>
          </w:p>
          <w:p w14:paraId="04D24043" w14:textId="77777777"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PUBLIC &amp; SEMI- PUBLIC USE ZONES</w:t>
            </w:r>
          </w:p>
          <w:p w14:paraId="10F7ED56" w14:textId="77777777"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UTILITY &amp; SERVICE USE ZONE</w:t>
            </w:r>
          </w:p>
          <w:p w14:paraId="1258A90D" w14:textId="77777777"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OPEN SPACE USE ZONE</w:t>
            </w:r>
          </w:p>
          <w:p w14:paraId="6E5A2306" w14:textId="77777777"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TRANSPORTATION USE</w:t>
            </w:r>
          </w:p>
          <w:p w14:paraId="12FE8C14" w14:textId="77777777"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AGRICULTURE &amp; FOREST USE ZONE</w:t>
            </w:r>
          </w:p>
          <w:p w14:paraId="4A508826" w14:textId="77777777"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WATER BODIES USE ZONE</w:t>
            </w:r>
          </w:p>
          <w:p w14:paraId="0E83EC14" w14:textId="77777777"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SPECIAL HERITAGE ZONE</w:t>
            </w:r>
          </w:p>
          <w:p w14:paraId="76047FAC" w14:textId="77777777"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ENVIRONMENTALLY SENSITIVE ZONE</w:t>
            </w:r>
          </w:p>
          <w:p w14:paraId="24D61391" w14:textId="25A2E378"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Change w:id="1260"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sz w:val="22"/>
              </w:rPr>
              <w:t>NA</w:t>
            </w:r>
          </w:p>
        </w:tc>
      </w:tr>
      <w:tr w:rsidR="00A56AC0" w:rsidRPr="000C6EDF" w14:paraId="1FE7B67B" w14:textId="77777777" w:rsidTr="00AD5F0D">
        <w:trPr>
          <w:cnfStyle w:val="000000100000" w:firstRow="0" w:lastRow="0" w:firstColumn="0" w:lastColumn="0" w:oddVBand="0" w:evenVBand="0" w:oddHBand="1" w:evenHBand="0" w:firstRowFirstColumn="0" w:firstRowLastColumn="0" w:lastRowFirstColumn="0" w:lastRowLastColumn="0"/>
          <w:trHeight w:val="100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39889962" w14:textId="32C0A323" w:rsidR="00A56AC0" w:rsidRPr="00A56AC0" w:rsidRDefault="00A56AC0" w:rsidP="00AD5F0D">
            <w:pPr>
              <w:jc w:val="center"/>
              <w:rPr>
                <w:rFonts w:asciiTheme="majorHAnsi" w:eastAsia="Times New Roman" w:hAnsiTheme="majorHAnsi" w:cs="Calibri"/>
                <w:color w:val="000000" w:themeColor="text1"/>
                <w:sz w:val="22"/>
                <w:rPrChange w:id="1261" w:author="Geetali Baruah" w:date="2020-12-28T21:47:00Z">
                  <w:rPr>
                    <w:rFonts w:ascii="Calibri" w:eastAsia="Times New Roman" w:hAnsi="Calibri" w:cs="Calibri"/>
                    <w:color w:val="FFFFFF"/>
                    <w:sz w:val="22"/>
                  </w:rPr>
                </w:rPrChange>
              </w:rPr>
            </w:pPr>
            <w:r w:rsidRPr="00A56AC0">
              <w:rPr>
                <w:rFonts w:asciiTheme="majorHAnsi" w:eastAsia="Times New Roman" w:hAnsiTheme="majorHAnsi" w:cs="Calibri"/>
                <w:color w:val="000000" w:themeColor="text1"/>
                <w:sz w:val="22"/>
              </w:rPr>
              <w:t>15</w:t>
            </w:r>
          </w:p>
        </w:tc>
        <w:tc>
          <w:tcPr>
            <w:tcW w:w="1436" w:type="pct"/>
            <w:shd w:val="clear" w:color="auto" w:fill="auto"/>
            <w:vAlign w:val="center"/>
          </w:tcPr>
          <w:p w14:paraId="02672DE6" w14:textId="52DDE99C"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 xml:space="preserve">For identification whether building or part of a building which is used for the storage, handling, manufacture or processing of highly combustible or explosive materials or products which are liable </w:t>
            </w:r>
            <w:r w:rsidRPr="00A56AC0">
              <w:rPr>
                <w:rFonts w:asciiTheme="majorHAnsi" w:eastAsia="Times New Roman" w:hAnsiTheme="majorHAnsi" w:cs="Calibri"/>
                <w:color w:val="000000" w:themeColor="text1"/>
                <w:sz w:val="22"/>
              </w:rPr>
              <w:lastRenderedPageBreak/>
              <w:t>to burn with extreme rapidity or producing poisonous fumes, or the storage, handling, manufacturing or processing of which involves highly corrosive, toxic, obnoxious alkalis, acids or other liquids, gases or chemicals, producing flame, fumes and explosion, poisonous irritant or corrosive gasses and for the storage, handling or processing of any material producing explosive mixture of dust or which result in the division of matter into fine particles subject to spontaneous ignition and includes petrol filling stations</w:t>
            </w:r>
          </w:p>
        </w:tc>
        <w:tc>
          <w:tcPr>
            <w:tcW w:w="2019" w:type="pct"/>
            <w:shd w:val="clear" w:color="auto" w:fill="auto"/>
            <w:vAlign w:val="center"/>
          </w:tcPr>
          <w:p w14:paraId="48710ABC" w14:textId="4DC19B4F"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Change w:id="1262"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themeColor="text1"/>
                <w:sz w:val="22"/>
              </w:rPr>
              <w:lastRenderedPageBreak/>
              <w:t>IS_BUILDING_UNDER_HAZARDOUS_OCCUPANCY_CATEGORY</w:t>
            </w:r>
          </w:p>
        </w:tc>
        <w:tc>
          <w:tcPr>
            <w:tcW w:w="1132" w:type="pct"/>
            <w:shd w:val="clear" w:color="auto" w:fill="auto"/>
            <w:noWrap/>
            <w:vAlign w:val="center"/>
          </w:tcPr>
          <w:p w14:paraId="5B17175A" w14:textId="59A63514"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Change w:id="1263"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themeColor="text1"/>
                <w:sz w:val="22"/>
              </w:rPr>
              <w:t>YES/NO</w:t>
            </w:r>
          </w:p>
        </w:tc>
      </w:tr>
      <w:tr w:rsidR="00A56AC0" w:rsidRPr="000C6EDF" w14:paraId="2BB7382A"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17505DE9" w14:textId="4E3AD380" w:rsidR="00A56AC0" w:rsidRPr="000C6EDF" w:rsidRDefault="00A56AC0" w:rsidP="00AD5F0D">
            <w:pPr>
              <w:jc w:val="center"/>
              <w:rPr>
                <w:rFonts w:asciiTheme="majorHAnsi" w:eastAsia="Times New Roman" w:hAnsiTheme="majorHAnsi" w:cs="Calibri"/>
                <w:color w:val="000000"/>
                <w:sz w:val="22"/>
                <w:rPrChange w:id="1264" w:author="Geetali Baruah" w:date="2020-12-28T21:47:00Z">
                  <w:rPr>
                    <w:rFonts w:ascii="Calibri" w:eastAsia="Times New Roman" w:hAnsi="Calibri" w:cs="Calibri"/>
                    <w:color w:val="000000"/>
                    <w:sz w:val="22"/>
                  </w:rPr>
                </w:rPrChange>
              </w:rPr>
            </w:pPr>
            <w:r>
              <w:rPr>
                <w:rFonts w:asciiTheme="majorHAnsi" w:eastAsia="Times New Roman" w:hAnsiTheme="majorHAnsi" w:cs="Calibri"/>
                <w:color w:val="000000"/>
                <w:sz w:val="22"/>
              </w:rPr>
              <w:lastRenderedPageBreak/>
              <w:t>16</w:t>
            </w:r>
          </w:p>
        </w:tc>
        <w:tc>
          <w:tcPr>
            <w:tcW w:w="1436" w:type="pct"/>
            <w:shd w:val="clear" w:color="auto" w:fill="auto"/>
            <w:vAlign w:val="center"/>
          </w:tcPr>
          <w:p w14:paraId="1D1EA079" w14:textId="1560FC3F"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Is building having Centrally Air Conditioned system</w:t>
            </w:r>
          </w:p>
        </w:tc>
        <w:tc>
          <w:tcPr>
            <w:tcW w:w="2019" w:type="pct"/>
            <w:shd w:val="clear" w:color="auto" w:fill="auto"/>
            <w:vAlign w:val="center"/>
          </w:tcPr>
          <w:p w14:paraId="012F633A" w14:textId="1B875FB7"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Change w:id="1265"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sz w:val="22"/>
              </w:rPr>
              <w:t>IS_BUILDING_CENTRALLY_AIR_CONDITIONED</w:t>
            </w:r>
          </w:p>
        </w:tc>
        <w:tc>
          <w:tcPr>
            <w:tcW w:w="1132" w:type="pct"/>
            <w:shd w:val="clear" w:color="auto" w:fill="auto"/>
            <w:noWrap/>
            <w:vAlign w:val="center"/>
          </w:tcPr>
          <w:p w14:paraId="6801E4E6" w14:textId="4BADEF44" w:rsidR="00A56AC0" w:rsidRPr="000C6EDF"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sz w:val="22"/>
                <w:rPrChange w:id="1266"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sz w:val="22"/>
              </w:rPr>
              <w:t>YES/NO</w:t>
            </w:r>
          </w:p>
        </w:tc>
      </w:tr>
      <w:tr w:rsidR="00A56AC0" w:rsidRPr="000C6EDF" w14:paraId="39C5CBE3"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2EF274EE" w14:textId="07138BBD" w:rsidR="00A56AC0" w:rsidRPr="000C6EDF" w:rsidRDefault="00A56AC0" w:rsidP="00AD5F0D">
            <w:pPr>
              <w:jc w:val="center"/>
              <w:rPr>
                <w:rFonts w:asciiTheme="majorHAnsi" w:eastAsia="Times New Roman" w:hAnsiTheme="majorHAnsi" w:cs="Calibri"/>
                <w:color w:val="000000"/>
                <w:sz w:val="22"/>
                <w:rPrChange w:id="1267" w:author="Geetali Baruah" w:date="2020-12-28T21:47:00Z">
                  <w:rPr>
                    <w:rFonts w:ascii="Calibri" w:eastAsia="Times New Roman" w:hAnsi="Calibri" w:cs="Calibri"/>
                    <w:color w:val="000000"/>
                    <w:sz w:val="22"/>
                  </w:rPr>
                </w:rPrChange>
              </w:rPr>
            </w:pPr>
            <w:r>
              <w:rPr>
                <w:rFonts w:asciiTheme="majorHAnsi" w:eastAsia="Times New Roman" w:hAnsiTheme="majorHAnsi" w:cs="Calibri"/>
                <w:color w:val="000000"/>
                <w:sz w:val="22"/>
              </w:rPr>
              <w:t>17</w:t>
            </w:r>
          </w:p>
        </w:tc>
        <w:tc>
          <w:tcPr>
            <w:tcW w:w="1436" w:type="pct"/>
            <w:shd w:val="clear" w:color="auto" w:fill="auto"/>
            <w:vAlign w:val="center"/>
          </w:tcPr>
          <w:p w14:paraId="62E96BAF" w14:textId="1B1729FF"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
            </w:pPr>
            <w:r w:rsidRPr="00A56AC0">
              <w:rPr>
                <w:rFonts w:asciiTheme="majorHAnsi" w:eastAsia="Times New Roman" w:hAnsiTheme="majorHAnsi" w:cs="Calibri"/>
                <w:color w:val="000000"/>
                <w:sz w:val="22"/>
              </w:rPr>
              <w:t>Benchmark Value of Land (Per Acre) needed if project is having Purchasable FAR component</w:t>
            </w:r>
          </w:p>
        </w:tc>
        <w:tc>
          <w:tcPr>
            <w:tcW w:w="2019" w:type="pct"/>
            <w:shd w:val="clear" w:color="auto" w:fill="auto"/>
            <w:vAlign w:val="center"/>
          </w:tcPr>
          <w:p w14:paraId="267CA7DA" w14:textId="2948AAD8"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Change w:id="1268"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sz w:val="22"/>
              </w:rPr>
              <w:t>PER_ACRE_BENCHMARK_VALUE_OF_LAND_NEEDED_IF_PROJECT_IS_HAVING_PURCHASABLE_FAR_COMPONENT</w:t>
            </w:r>
          </w:p>
        </w:tc>
        <w:tc>
          <w:tcPr>
            <w:tcW w:w="1132" w:type="pct"/>
            <w:shd w:val="clear" w:color="auto" w:fill="auto"/>
            <w:noWrap/>
            <w:vAlign w:val="center"/>
          </w:tcPr>
          <w:p w14:paraId="12C20EFD" w14:textId="078B66CA" w:rsidR="00A56AC0" w:rsidRPr="000C6EDF"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sz w:val="22"/>
                <w:rPrChange w:id="1269"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sz w:val="22"/>
              </w:rPr>
              <w:t>Numeric value with decimal/NA</w:t>
            </w:r>
          </w:p>
        </w:tc>
      </w:tr>
      <w:tr w:rsidR="00A56AC0" w:rsidRPr="000C6EDF" w14:paraId="14093211" w14:textId="77777777" w:rsidTr="00AD5F0D">
        <w:trPr>
          <w:trHeight w:val="1020"/>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742BA458" w14:textId="3E44FEE0" w:rsidR="00A56AC0" w:rsidRPr="00A56AC0" w:rsidRDefault="00A56AC0" w:rsidP="00AD5F0D">
            <w:pPr>
              <w:jc w:val="center"/>
              <w:rPr>
                <w:rFonts w:asciiTheme="majorHAnsi" w:eastAsia="Times New Roman" w:hAnsiTheme="majorHAnsi" w:cs="Calibri"/>
                <w:color w:val="000000" w:themeColor="text1"/>
                <w:sz w:val="22"/>
                <w:rPrChange w:id="1270"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themeColor="text1"/>
                <w:sz w:val="22"/>
              </w:rPr>
              <w:t>18</w:t>
            </w:r>
          </w:p>
        </w:tc>
        <w:tc>
          <w:tcPr>
            <w:tcW w:w="1436" w:type="pct"/>
            <w:shd w:val="clear" w:color="auto" w:fill="auto"/>
            <w:vAlign w:val="center"/>
          </w:tcPr>
          <w:p w14:paraId="18DA4D5F" w14:textId="7031C902"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Distance of DA parking space from Building entrance (If DA Parking is Mandatory)</w:t>
            </w:r>
          </w:p>
        </w:tc>
        <w:tc>
          <w:tcPr>
            <w:tcW w:w="2019" w:type="pct"/>
            <w:shd w:val="clear" w:color="auto" w:fill="auto"/>
            <w:vAlign w:val="center"/>
          </w:tcPr>
          <w:p w14:paraId="494CBEDA" w14:textId="3F962477"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Change w:id="1271"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themeColor="text1"/>
                <w:sz w:val="22"/>
              </w:rPr>
              <w:t>DISTANCE_OF_DA_PARKING_SPACE_FROM_BUILDING_ENTRANCE</w:t>
            </w:r>
          </w:p>
        </w:tc>
        <w:tc>
          <w:tcPr>
            <w:tcW w:w="1132" w:type="pct"/>
            <w:shd w:val="clear" w:color="auto" w:fill="auto"/>
            <w:noWrap/>
            <w:vAlign w:val="center"/>
          </w:tcPr>
          <w:p w14:paraId="333BB12F" w14:textId="223430E9"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Change w:id="1272"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themeColor="text1"/>
                <w:sz w:val="22"/>
              </w:rPr>
              <w:t>Numeric value with decimal/NA</w:t>
            </w:r>
          </w:p>
        </w:tc>
      </w:tr>
      <w:tr w:rsidR="00A56AC0" w:rsidRPr="000C6EDF" w14:paraId="125F8874"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3FD26F6C" w14:textId="534EE3E2" w:rsidR="00A56AC0" w:rsidRPr="00A56AC0" w:rsidRDefault="00A56AC0" w:rsidP="00AD5F0D">
            <w:pPr>
              <w:jc w:val="center"/>
              <w:rPr>
                <w:rFonts w:asciiTheme="majorHAnsi" w:eastAsia="Times New Roman" w:hAnsiTheme="majorHAnsi" w:cs="Calibri"/>
                <w:color w:val="000000" w:themeColor="text1"/>
                <w:sz w:val="22"/>
                <w:rPrChange w:id="1273" w:author="Geetali Baruah" w:date="2020-12-28T21:47:00Z">
                  <w:rPr>
                    <w:rFonts w:ascii="Calibri" w:eastAsia="Times New Roman" w:hAnsi="Calibri" w:cs="Calibri"/>
                    <w:color w:val="FFFFFF"/>
                    <w:sz w:val="22"/>
                  </w:rPr>
                </w:rPrChange>
              </w:rPr>
            </w:pPr>
            <w:r w:rsidRPr="00A56AC0">
              <w:rPr>
                <w:rFonts w:asciiTheme="majorHAnsi" w:eastAsia="Times New Roman" w:hAnsiTheme="majorHAnsi" w:cs="Calibri"/>
                <w:color w:val="000000" w:themeColor="text1"/>
                <w:sz w:val="22"/>
              </w:rPr>
              <w:t>19</w:t>
            </w:r>
          </w:p>
        </w:tc>
        <w:tc>
          <w:tcPr>
            <w:tcW w:w="1436" w:type="pct"/>
            <w:shd w:val="clear" w:color="auto" w:fill="auto"/>
            <w:vAlign w:val="center"/>
          </w:tcPr>
          <w:p w14:paraId="14D78208" w14:textId="1957EDB6"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 xml:space="preserve">Total Parking area if project has </w:t>
            </w:r>
            <w:proofErr w:type="spellStart"/>
            <w:r w:rsidRPr="00A56AC0">
              <w:rPr>
                <w:rFonts w:asciiTheme="majorHAnsi" w:eastAsia="Times New Roman" w:hAnsiTheme="majorHAnsi" w:cs="Calibri"/>
                <w:color w:val="000000" w:themeColor="text1"/>
                <w:sz w:val="22"/>
              </w:rPr>
              <w:t>off site</w:t>
            </w:r>
            <w:proofErr w:type="spellEnd"/>
            <w:r w:rsidRPr="00A56AC0">
              <w:rPr>
                <w:rFonts w:asciiTheme="majorHAnsi" w:eastAsia="Times New Roman" w:hAnsiTheme="majorHAnsi" w:cs="Calibri"/>
                <w:color w:val="000000" w:themeColor="text1"/>
                <w:sz w:val="22"/>
              </w:rPr>
              <w:t xml:space="preserve"> parking provision within 300 meters from project Site</w:t>
            </w:r>
          </w:p>
        </w:tc>
        <w:tc>
          <w:tcPr>
            <w:tcW w:w="2019" w:type="pct"/>
            <w:shd w:val="clear" w:color="auto" w:fill="auto"/>
            <w:vAlign w:val="center"/>
          </w:tcPr>
          <w:p w14:paraId="07095363" w14:textId="6E2DB699"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Change w:id="1274"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themeColor="text1"/>
                <w:sz w:val="22"/>
              </w:rPr>
              <w:t>TOTAL_PARKING_AREA_IF_PROJECT_HAS_OFF_SITE_PARKING_PROVISION_WITHIN_300_METERS_FROM_PROJECT_SITE</w:t>
            </w:r>
          </w:p>
        </w:tc>
        <w:tc>
          <w:tcPr>
            <w:tcW w:w="1132" w:type="pct"/>
            <w:shd w:val="clear" w:color="auto" w:fill="auto"/>
            <w:noWrap/>
            <w:vAlign w:val="center"/>
          </w:tcPr>
          <w:p w14:paraId="5E6CE379" w14:textId="3B683F84"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Change w:id="1275"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themeColor="text1"/>
                <w:sz w:val="22"/>
              </w:rPr>
              <w:t>Numeric value with decimal/NA</w:t>
            </w:r>
          </w:p>
        </w:tc>
      </w:tr>
      <w:tr w:rsidR="00A56AC0" w:rsidRPr="000C6EDF" w14:paraId="62AD679B"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76028867" w14:textId="68BB8343" w:rsidR="00A56AC0" w:rsidRPr="00A56AC0" w:rsidRDefault="00A56AC0" w:rsidP="00AD5F0D">
            <w:pPr>
              <w:jc w:val="center"/>
              <w:rPr>
                <w:rFonts w:asciiTheme="majorHAnsi" w:eastAsia="Times New Roman" w:hAnsiTheme="majorHAnsi" w:cs="Calibri"/>
                <w:color w:val="000000" w:themeColor="text1"/>
                <w:sz w:val="22"/>
                <w:rPrChange w:id="1276" w:author="Geetali Baruah" w:date="2020-12-28T21:47:00Z">
                  <w:rPr>
                    <w:rFonts w:ascii="Calibri" w:eastAsia="Times New Roman" w:hAnsi="Calibri" w:cs="Calibri"/>
                    <w:color w:val="000000"/>
                    <w:sz w:val="22"/>
                  </w:rPr>
                </w:rPrChange>
              </w:rPr>
            </w:pPr>
            <w:r>
              <w:rPr>
                <w:rFonts w:asciiTheme="majorHAnsi" w:eastAsia="Times New Roman" w:hAnsiTheme="majorHAnsi" w:cs="Calibri"/>
                <w:color w:val="000000" w:themeColor="text1"/>
                <w:sz w:val="22"/>
              </w:rPr>
              <w:t>20</w:t>
            </w:r>
          </w:p>
        </w:tc>
        <w:tc>
          <w:tcPr>
            <w:tcW w:w="1436" w:type="pct"/>
            <w:shd w:val="clear" w:color="auto" w:fill="auto"/>
            <w:vAlign w:val="center"/>
          </w:tcPr>
          <w:p w14:paraId="798032F9" w14:textId="7BFAC02D"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Applicable if Project is Hotel</w:t>
            </w:r>
          </w:p>
        </w:tc>
        <w:tc>
          <w:tcPr>
            <w:tcW w:w="2019" w:type="pct"/>
            <w:shd w:val="clear" w:color="auto" w:fill="auto"/>
            <w:vAlign w:val="center"/>
          </w:tcPr>
          <w:p w14:paraId="5A37D572" w14:textId="6AF6173F"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Change w:id="1277"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themeColor="text1"/>
                <w:sz w:val="22"/>
              </w:rPr>
              <w:t>STAR_RATING_FOR_HOTEL_PROJECT</w:t>
            </w:r>
          </w:p>
        </w:tc>
        <w:tc>
          <w:tcPr>
            <w:tcW w:w="1132" w:type="pct"/>
            <w:shd w:val="clear" w:color="auto" w:fill="auto"/>
            <w:noWrap/>
            <w:vAlign w:val="center"/>
          </w:tcPr>
          <w:p w14:paraId="6289FCA0" w14:textId="5D51E975"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Change w:id="1278"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themeColor="text1"/>
                <w:sz w:val="22"/>
              </w:rPr>
              <w:t>1/2/3/4/5/NA</w:t>
            </w:r>
          </w:p>
        </w:tc>
      </w:tr>
      <w:tr w:rsidR="00A56AC0" w:rsidRPr="000C6EDF" w14:paraId="53F7D921"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316C8B36" w14:textId="44D92F95" w:rsidR="00A56AC0" w:rsidRPr="00A56AC0" w:rsidRDefault="00A56AC0" w:rsidP="00AD5F0D">
            <w:pPr>
              <w:jc w:val="center"/>
              <w:rPr>
                <w:rFonts w:asciiTheme="majorHAnsi" w:eastAsia="Times New Roman" w:hAnsiTheme="majorHAnsi" w:cs="Calibri"/>
                <w:color w:val="000000" w:themeColor="text1"/>
                <w:sz w:val="22"/>
                <w:rPrChange w:id="1279" w:author="Geetali Baruah" w:date="2020-12-28T21:47:00Z">
                  <w:rPr>
                    <w:rFonts w:ascii="Calibri" w:eastAsia="Times New Roman" w:hAnsi="Calibri" w:cs="Calibri"/>
                    <w:color w:val="000000"/>
                    <w:sz w:val="22"/>
                  </w:rPr>
                </w:rPrChange>
              </w:rPr>
            </w:pPr>
            <w:r>
              <w:rPr>
                <w:rFonts w:asciiTheme="majorHAnsi" w:eastAsia="Times New Roman" w:hAnsiTheme="majorHAnsi" w:cs="Calibri"/>
                <w:color w:val="000000" w:themeColor="text1"/>
                <w:sz w:val="22"/>
              </w:rPr>
              <w:t>21</w:t>
            </w:r>
          </w:p>
        </w:tc>
        <w:tc>
          <w:tcPr>
            <w:tcW w:w="1436" w:type="pct"/>
            <w:shd w:val="clear" w:color="auto" w:fill="auto"/>
            <w:vAlign w:val="center"/>
          </w:tcPr>
          <w:p w14:paraId="4A2C962E" w14:textId="21DC55BD"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Applicable if Project is Hospital</w:t>
            </w:r>
          </w:p>
        </w:tc>
        <w:tc>
          <w:tcPr>
            <w:tcW w:w="2019" w:type="pct"/>
            <w:shd w:val="clear" w:color="auto" w:fill="auto"/>
            <w:vAlign w:val="center"/>
          </w:tcPr>
          <w:p w14:paraId="2C2571A8" w14:textId="682B0127"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Change w:id="1280"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themeColor="text1"/>
                <w:sz w:val="22"/>
              </w:rPr>
              <w:t>DOES_HOSPITAL_HAVE_CRITICAL_CARE_UNIT</w:t>
            </w:r>
          </w:p>
        </w:tc>
        <w:tc>
          <w:tcPr>
            <w:tcW w:w="1132" w:type="pct"/>
            <w:shd w:val="clear" w:color="auto" w:fill="auto"/>
            <w:noWrap/>
            <w:vAlign w:val="center"/>
          </w:tcPr>
          <w:p w14:paraId="37F1D7FD" w14:textId="71F8404D"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Change w:id="1281" w:author="Geetali Baruah" w:date="2020-12-28T21:47:00Z">
                  <w:rPr>
                    <w:rFonts w:ascii="Calibri" w:eastAsia="Times New Roman" w:hAnsi="Calibri" w:cs="Calibri"/>
                    <w:color w:val="000000"/>
                    <w:sz w:val="22"/>
                  </w:rPr>
                </w:rPrChange>
              </w:rPr>
            </w:pPr>
            <w:r w:rsidRPr="00A56AC0">
              <w:rPr>
                <w:rFonts w:asciiTheme="majorHAnsi" w:eastAsia="Times New Roman" w:hAnsiTheme="majorHAnsi" w:cs="Calibri"/>
                <w:color w:val="000000" w:themeColor="text1"/>
                <w:sz w:val="22"/>
              </w:rPr>
              <w:t>YES/NO/NA</w:t>
            </w:r>
          </w:p>
        </w:tc>
      </w:tr>
      <w:tr w:rsidR="00AD5F0D" w:rsidRPr="000C6EDF" w14:paraId="7C8C0614"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222C1219" w14:textId="3CB94047" w:rsidR="00AD5F0D" w:rsidRDefault="00AD5F0D"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22</w:t>
            </w:r>
          </w:p>
        </w:tc>
        <w:tc>
          <w:tcPr>
            <w:tcW w:w="1436" w:type="pct"/>
            <w:shd w:val="clear" w:color="auto" w:fill="auto"/>
            <w:vAlign w:val="center"/>
          </w:tcPr>
          <w:p w14:paraId="0FBF09C0" w14:textId="38EF41AC" w:rsidR="00AD5F0D" w:rsidRPr="00A56AC0" w:rsidRDefault="00AD5F0D"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Applicable if Building Block Height is more than 200 m</w:t>
            </w:r>
          </w:p>
        </w:tc>
        <w:tc>
          <w:tcPr>
            <w:tcW w:w="2019" w:type="pct"/>
            <w:shd w:val="clear" w:color="auto" w:fill="auto"/>
            <w:vAlign w:val="center"/>
          </w:tcPr>
          <w:p w14:paraId="2EE5B4DC" w14:textId="58ED7B1B" w:rsidR="00AD5F0D" w:rsidRPr="00A56AC0" w:rsidRDefault="00AD5F0D"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D5F0D">
              <w:rPr>
                <w:rFonts w:asciiTheme="majorHAnsi" w:eastAsia="Times New Roman" w:hAnsiTheme="majorHAnsi" w:cs="Calibri"/>
                <w:color w:val="000000" w:themeColor="text1"/>
                <w:sz w:val="22"/>
              </w:rPr>
              <w:t>PROVISION_FOR_HELIPAD_PRESENT</w:t>
            </w:r>
          </w:p>
        </w:tc>
        <w:tc>
          <w:tcPr>
            <w:tcW w:w="1132" w:type="pct"/>
            <w:shd w:val="clear" w:color="auto" w:fill="auto"/>
            <w:noWrap/>
            <w:vAlign w:val="center"/>
          </w:tcPr>
          <w:p w14:paraId="3D5838E9" w14:textId="2998A7D5" w:rsidR="00AD5F0D" w:rsidRPr="00A56AC0" w:rsidRDefault="00AD5F0D"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D5F0D">
              <w:rPr>
                <w:rFonts w:asciiTheme="majorHAnsi" w:eastAsia="Times New Roman" w:hAnsiTheme="majorHAnsi" w:cs="Calibri"/>
                <w:color w:val="000000" w:themeColor="text1"/>
                <w:sz w:val="22"/>
              </w:rPr>
              <w:t>YES/NO/NA</w:t>
            </w:r>
          </w:p>
        </w:tc>
      </w:tr>
      <w:tr w:rsidR="00AD5F0D" w:rsidRPr="000C6EDF" w14:paraId="1090E9C1"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23CE553A" w14:textId="220594FB" w:rsidR="00AD5F0D" w:rsidRDefault="00AD5F0D"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23</w:t>
            </w:r>
          </w:p>
        </w:tc>
        <w:tc>
          <w:tcPr>
            <w:tcW w:w="1436" w:type="pct"/>
            <w:shd w:val="clear" w:color="auto" w:fill="auto"/>
            <w:vAlign w:val="center"/>
          </w:tcPr>
          <w:p w14:paraId="3DA85236" w14:textId="42F10012" w:rsidR="00AD5F0D" w:rsidRDefault="00AD5F0D"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Applicable if internal road is providing access to any side other than Front side for a building Block</w:t>
            </w:r>
          </w:p>
        </w:tc>
        <w:tc>
          <w:tcPr>
            <w:tcW w:w="2019" w:type="pct"/>
            <w:shd w:val="clear" w:color="auto" w:fill="auto"/>
            <w:vAlign w:val="center"/>
          </w:tcPr>
          <w:p w14:paraId="7D66A7AC" w14:textId="7D011CE1" w:rsidR="00AD5F0D" w:rsidRPr="00AD5F0D" w:rsidRDefault="00AD5F0D"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D5F0D">
              <w:rPr>
                <w:rFonts w:asciiTheme="majorHAnsi" w:eastAsia="Times New Roman" w:hAnsiTheme="majorHAnsi" w:cs="Calibri"/>
                <w:color w:val="000000" w:themeColor="text1"/>
                <w:sz w:val="22"/>
              </w:rPr>
              <w:t>IS_DRIVEWAY_PROVIDING_ACCESS_TO_REAR_SIDE_OR_ANY_OTHER_SIDE_OTHER_THAN_FRONT_OF_THE_BUILDING=YES/NO</w:t>
            </w:r>
          </w:p>
        </w:tc>
        <w:tc>
          <w:tcPr>
            <w:tcW w:w="1132" w:type="pct"/>
            <w:shd w:val="clear" w:color="auto" w:fill="auto"/>
            <w:noWrap/>
            <w:vAlign w:val="center"/>
          </w:tcPr>
          <w:p w14:paraId="663B6B51" w14:textId="77777777" w:rsidR="00AD5F0D" w:rsidRPr="00AD5F0D" w:rsidRDefault="00AD5F0D"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p>
        </w:tc>
      </w:tr>
      <w:tr w:rsidR="00A56AC0" w:rsidRPr="000C6EDF" w14:paraId="60BBE8DA"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22235EBB" w14:textId="3836E36F" w:rsidR="00A56AC0" w:rsidRDefault="00AD5F0D"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24</w:t>
            </w:r>
          </w:p>
        </w:tc>
        <w:tc>
          <w:tcPr>
            <w:tcW w:w="1436" w:type="pct"/>
            <w:shd w:val="clear" w:color="auto" w:fill="auto"/>
            <w:vAlign w:val="center"/>
          </w:tcPr>
          <w:p w14:paraId="41F60001" w14:textId="29C510B6"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Applicable for Both Petrol Pump Sub occupancy only</w:t>
            </w:r>
          </w:p>
        </w:tc>
        <w:tc>
          <w:tcPr>
            <w:tcW w:w="2019" w:type="pct"/>
            <w:shd w:val="clear" w:color="auto" w:fill="auto"/>
            <w:vAlign w:val="center"/>
          </w:tcPr>
          <w:p w14:paraId="156AF890" w14:textId="2EF7166C"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MINIMUM_DISTANCE_FROM_THE_ROAD_INTERSECTIONS</w:t>
            </w:r>
          </w:p>
        </w:tc>
        <w:tc>
          <w:tcPr>
            <w:tcW w:w="1132" w:type="pct"/>
            <w:shd w:val="clear" w:color="auto" w:fill="auto"/>
            <w:noWrap/>
            <w:vAlign w:val="center"/>
          </w:tcPr>
          <w:p w14:paraId="43CE69C1" w14:textId="263012AF"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Numeric value with decimal/NA</w:t>
            </w:r>
          </w:p>
        </w:tc>
      </w:tr>
      <w:tr w:rsidR="00A56AC0" w:rsidRPr="000C6EDF" w14:paraId="34D29082"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26885784" w14:textId="0D2AFC0D" w:rsidR="00A56AC0" w:rsidRDefault="00AD5F0D"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lastRenderedPageBreak/>
              <w:t>25</w:t>
            </w:r>
          </w:p>
        </w:tc>
        <w:tc>
          <w:tcPr>
            <w:tcW w:w="1436" w:type="pct"/>
            <w:shd w:val="clear" w:color="auto" w:fill="auto"/>
            <w:vAlign w:val="center"/>
          </w:tcPr>
          <w:p w14:paraId="579235BF" w14:textId="1934D246"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Applicable for Both Petrol Pump Sub occupancy only</w:t>
            </w:r>
          </w:p>
        </w:tc>
        <w:tc>
          <w:tcPr>
            <w:tcW w:w="2019" w:type="pct"/>
            <w:shd w:val="clear" w:color="auto" w:fill="auto"/>
            <w:vAlign w:val="center"/>
          </w:tcPr>
          <w:p w14:paraId="1F24D594" w14:textId="173637ED"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MINIMUM_DISTANCE_OF_PROPERTY_LINE_FROM_THE_CENTRE_LINE_OF_THE_ROAD</w:t>
            </w:r>
          </w:p>
        </w:tc>
        <w:tc>
          <w:tcPr>
            <w:tcW w:w="1132" w:type="pct"/>
            <w:shd w:val="clear" w:color="auto" w:fill="auto"/>
            <w:noWrap/>
            <w:vAlign w:val="center"/>
          </w:tcPr>
          <w:p w14:paraId="63224589" w14:textId="7C2E1AB4"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Numeric value with decimal/NA</w:t>
            </w:r>
          </w:p>
        </w:tc>
      </w:tr>
      <w:tr w:rsidR="00A56AC0" w:rsidRPr="000C6EDF" w14:paraId="2CA5AFF9"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29C4E719" w14:textId="51B3B9CC" w:rsidR="00A56AC0" w:rsidRDefault="00AD5F0D"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26</w:t>
            </w:r>
          </w:p>
        </w:tc>
        <w:tc>
          <w:tcPr>
            <w:tcW w:w="1436" w:type="pct"/>
            <w:shd w:val="clear" w:color="auto" w:fill="auto"/>
            <w:vAlign w:val="center"/>
          </w:tcPr>
          <w:p w14:paraId="01E2771D" w14:textId="70E672F3"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 xml:space="preserve">Does building have more than 10000 </w:t>
            </w:r>
            <w:proofErr w:type="spellStart"/>
            <w:r w:rsidRPr="00A56AC0">
              <w:rPr>
                <w:rFonts w:asciiTheme="majorHAnsi" w:eastAsia="Times New Roman" w:hAnsiTheme="majorHAnsi" w:cs="Calibri"/>
                <w:color w:val="000000" w:themeColor="text1"/>
                <w:sz w:val="22"/>
              </w:rPr>
              <w:t>litres</w:t>
            </w:r>
            <w:proofErr w:type="spellEnd"/>
            <w:r w:rsidRPr="00A56AC0">
              <w:rPr>
                <w:rFonts w:asciiTheme="majorHAnsi" w:eastAsia="Times New Roman" w:hAnsiTheme="majorHAnsi" w:cs="Calibri"/>
                <w:color w:val="000000" w:themeColor="text1"/>
                <w:sz w:val="22"/>
              </w:rPr>
              <w:t xml:space="preserve"> of Waste Water discharge per day</w:t>
            </w:r>
          </w:p>
        </w:tc>
        <w:tc>
          <w:tcPr>
            <w:tcW w:w="2019" w:type="pct"/>
            <w:shd w:val="clear" w:color="auto" w:fill="auto"/>
            <w:vAlign w:val="center"/>
          </w:tcPr>
          <w:p w14:paraId="68005386" w14:textId="75382EA6"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DOES_PROJECT_HAVE_MORE_THAN_10000_LITRES_OF_WASTE_WATER_DISCHARGE_PER_DAY</w:t>
            </w:r>
          </w:p>
        </w:tc>
        <w:tc>
          <w:tcPr>
            <w:tcW w:w="1132" w:type="pct"/>
            <w:shd w:val="clear" w:color="auto" w:fill="auto"/>
            <w:noWrap/>
            <w:vAlign w:val="center"/>
          </w:tcPr>
          <w:p w14:paraId="6F911A2A" w14:textId="253EA57F"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YES/NO</w:t>
            </w:r>
          </w:p>
        </w:tc>
      </w:tr>
      <w:tr w:rsidR="00A56AC0" w:rsidRPr="000C6EDF" w14:paraId="4B5B166F"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2169A364" w14:textId="4A0E6A7D" w:rsidR="00A56AC0" w:rsidRDefault="00A56AC0"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2</w:t>
            </w:r>
            <w:r w:rsidR="00AD5F0D">
              <w:rPr>
                <w:rFonts w:asciiTheme="majorHAnsi" w:eastAsia="Times New Roman" w:hAnsiTheme="majorHAnsi" w:cs="Calibri"/>
                <w:color w:val="000000" w:themeColor="text1"/>
                <w:sz w:val="22"/>
              </w:rPr>
              <w:t>7</w:t>
            </w:r>
          </w:p>
        </w:tc>
        <w:tc>
          <w:tcPr>
            <w:tcW w:w="1436" w:type="pct"/>
            <w:shd w:val="clear" w:color="auto" w:fill="auto"/>
            <w:vAlign w:val="center"/>
          </w:tcPr>
          <w:p w14:paraId="6CADF005" w14:textId="5C28A078"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Mandatory For All Occupancy</w:t>
            </w:r>
          </w:p>
        </w:tc>
        <w:tc>
          <w:tcPr>
            <w:tcW w:w="2019" w:type="pct"/>
            <w:shd w:val="clear" w:color="auto" w:fill="auto"/>
            <w:vAlign w:val="center"/>
          </w:tcPr>
          <w:p w14:paraId="67DDCE99" w14:textId="545C2285"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TOTAL_CONNECTED_LOAD_OF_THE_PROPOSED_PROJECT_IN_W</w:t>
            </w:r>
          </w:p>
        </w:tc>
        <w:tc>
          <w:tcPr>
            <w:tcW w:w="1132" w:type="pct"/>
            <w:shd w:val="clear" w:color="auto" w:fill="auto"/>
            <w:noWrap/>
            <w:vAlign w:val="center"/>
          </w:tcPr>
          <w:p w14:paraId="434BBB3E" w14:textId="4DF0E1CD" w:rsidR="00A56AC0" w:rsidRPr="00A56AC0" w:rsidRDefault="00A56AC0"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Numeric value with decimal</w:t>
            </w:r>
          </w:p>
        </w:tc>
      </w:tr>
      <w:tr w:rsidR="00A56AC0" w:rsidRPr="000C6EDF" w14:paraId="41097308"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63352160" w14:textId="080F6398" w:rsidR="00A56AC0" w:rsidRDefault="00A56AC0"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2</w:t>
            </w:r>
            <w:r w:rsidR="00AD5F0D">
              <w:rPr>
                <w:rFonts w:asciiTheme="majorHAnsi" w:eastAsia="Times New Roman" w:hAnsiTheme="majorHAnsi" w:cs="Calibri"/>
                <w:color w:val="000000" w:themeColor="text1"/>
                <w:sz w:val="22"/>
              </w:rPr>
              <w:t>8</w:t>
            </w:r>
          </w:p>
        </w:tc>
        <w:tc>
          <w:tcPr>
            <w:tcW w:w="1436" w:type="pct"/>
            <w:shd w:val="clear" w:color="auto" w:fill="auto"/>
            <w:vAlign w:val="center"/>
          </w:tcPr>
          <w:p w14:paraId="084E50F2" w14:textId="0ED5D011"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Capacity in W if Solar Photo voltaic system is mandatory for project</w:t>
            </w:r>
          </w:p>
        </w:tc>
        <w:tc>
          <w:tcPr>
            <w:tcW w:w="2019" w:type="pct"/>
            <w:shd w:val="clear" w:color="auto" w:fill="auto"/>
            <w:vAlign w:val="center"/>
          </w:tcPr>
          <w:p w14:paraId="3F840B10" w14:textId="487167D2" w:rsidR="00A56AC0" w:rsidRPr="00A56AC0" w:rsidRDefault="00A56AC0"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56AC0">
              <w:rPr>
                <w:rFonts w:asciiTheme="majorHAnsi" w:eastAsia="Times New Roman" w:hAnsiTheme="majorHAnsi" w:cs="Calibri"/>
                <w:color w:val="000000" w:themeColor="text1"/>
                <w:sz w:val="22"/>
              </w:rPr>
              <w:t>MINIMUM_GENERATION_CAPACITY_OF_THE_ROOFTOP_SOLAR_PV_SYSTEM_IN_W</w:t>
            </w:r>
          </w:p>
        </w:tc>
        <w:tc>
          <w:tcPr>
            <w:tcW w:w="1132" w:type="pct"/>
            <w:shd w:val="clear" w:color="auto" w:fill="auto"/>
            <w:noWrap/>
            <w:vAlign w:val="center"/>
          </w:tcPr>
          <w:p w14:paraId="47A932AA" w14:textId="3DDDEC94"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Numeric value with decimal / NA</w:t>
            </w:r>
          </w:p>
        </w:tc>
      </w:tr>
      <w:tr w:rsidR="00A56AC0" w:rsidRPr="000C6EDF" w14:paraId="7B96E159"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620CBDD7" w14:textId="4916028B" w:rsidR="00A56AC0" w:rsidRDefault="00A56AC0"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2</w:t>
            </w:r>
            <w:r w:rsidR="00AD5F0D">
              <w:rPr>
                <w:rFonts w:asciiTheme="majorHAnsi" w:eastAsia="Times New Roman" w:hAnsiTheme="majorHAnsi" w:cs="Calibri"/>
                <w:color w:val="000000" w:themeColor="text1"/>
                <w:sz w:val="22"/>
              </w:rPr>
              <w:t>9</w:t>
            </w:r>
          </w:p>
        </w:tc>
        <w:tc>
          <w:tcPr>
            <w:tcW w:w="1436" w:type="pct"/>
            <w:shd w:val="clear" w:color="auto" w:fill="auto"/>
            <w:vAlign w:val="center"/>
          </w:tcPr>
          <w:p w14:paraId="1DDBC669" w14:textId="2C830E35"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Capacity in LPD if Solar water heating system is mandatory for project</w:t>
            </w:r>
          </w:p>
        </w:tc>
        <w:tc>
          <w:tcPr>
            <w:tcW w:w="2019" w:type="pct"/>
            <w:shd w:val="clear" w:color="auto" w:fill="auto"/>
            <w:vAlign w:val="center"/>
          </w:tcPr>
          <w:p w14:paraId="135773CD" w14:textId="3641C7C9"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CAPACITY_OF_SOLAR_WATER_HEATING_SYSTEM_IN_LPD</w:t>
            </w:r>
          </w:p>
        </w:tc>
        <w:tc>
          <w:tcPr>
            <w:tcW w:w="1132" w:type="pct"/>
            <w:shd w:val="clear" w:color="auto" w:fill="auto"/>
            <w:noWrap/>
            <w:vAlign w:val="center"/>
          </w:tcPr>
          <w:p w14:paraId="1D024828" w14:textId="11D35EF1"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Numeric value with decimal / NA</w:t>
            </w:r>
          </w:p>
        </w:tc>
      </w:tr>
      <w:tr w:rsidR="00A56AC0" w:rsidRPr="000C6EDF" w14:paraId="1238A823"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769EDDAF" w14:textId="1665B46F" w:rsidR="00A56AC0" w:rsidRDefault="00AD5F0D"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30</w:t>
            </w:r>
          </w:p>
        </w:tc>
        <w:tc>
          <w:tcPr>
            <w:tcW w:w="1436" w:type="pct"/>
            <w:shd w:val="clear" w:color="auto" w:fill="auto"/>
            <w:vAlign w:val="center"/>
          </w:tcPr>
          <w:p w14:paraId="47AB8194" w14:textId="0EB2A18B"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 project have low water consumption and plumbing fixtures?</w:t>
            </w:r>
          </w:p>
        </w:tc>
        <w:tc>
          <w:tcPr>
            <w:tcW w:w="2019" w:type="pct"/>
            <w:shd w:val="clear" w:color="auto" w:fill="auto"/>
            <w:vAlign w:val="center"/>
          </w:tcPr>
          <w:p w14:paraId="1996E01D" w14:textId="252305E8"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DOES_PROJECT_HAVE_LOW_WATER_CONSUMPTION_AND_PLUMBING_FIXTURES</w:t>
            </w:r>
          </w:p>
        </w:tc>
        <w:tc>
          <w:tcPr>
            <w:tcW w:w="1132" w:type="pct"/>
            <w:shd w:val="clear" w:color="auto" w:fill="auto"/>
            <w:noWrap/>
            <w:vAlign w:val="center"/>
          </w:tcPr>
          <w:p w14:paraId="4C2067BD" w14:textId="55DF72B6"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YES/NO/NA</w:t>
            </w:r>
          </w:p>
        </w:tc>
      </w:tr>
      <w:tr w:rsidR="00A56AC0" w:rsidRPr="000C6EDF" w14:paraId="68CF9FB7"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0CB03BBD" w14:textId="241BD8EB" w:rsidR="00A56AC0" w:rsidRDefault="00AD5F0D"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31</w:t>
            </w:r>
          </w:p>
        </w:tc>
        <w:tc>
          <w:tcPr>
            <w:tcW w:w="1436" w:type="pct"/>
            <w:shd w:val="clear" w:color="auto" w:fill="auto"/>
            <w:vAlign w:val="center"/>
          </w:tcPr>
          <w:p w14:paraId="5FF07609" w14:textId="79553BC5"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 project have reduction in Hardscape provision</w:t>
            </w:r>
          </w:p>
        </w:tc>
        <w:tc>
          <w:tcPr>
            <w:tcW w:w="2019" w:type="pct"/>
            <w:shd w:val="clear" w:color="auto" w:fill="auto"/>
            <w:vAlign w:val="center"/>
          </w:tcPr>
          <w:p w14:paraId="26ED0FD6" w14:textId="3D9AAAC6"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DOES_PROJECT_HAVE_REDUCED_HARDSCAPE</w:t>
            </w:r>
          </w:p>
        </w:tc>
        <w:tc>
          <w:tcPr>
            <w:tcW w:w="1132" w:type="pct"/>
            <w:shd w:val="clear" w:color="auto" w:fill="auto"/>
            <w:noWrap/>
            <w:vAlign w:val="center"/>
          </w:tcPr>
          <w:p w14:paraId="6F85530A" w14:textId="19A511BF"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YES/NO/NA</w:t>
            </w:r>
          </w:p>
        </w:tc>
      </w:tr>
      <w:tr w:rsidR="00A56AC0" w:rsidRPr="000C6EDF" w14:paraId="1665280B"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43C7A42E" w14:textId="2E1AF1A7" w:rsidR="00A56AC0"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3</w:t>
            </w:r>
            <w:r w:rsidR="00AD5F0D">
              <w:rPr>
                <w:rFonts w:asciiTheme="majorHAnsi" w:eastAsia="Times New Roman" w:hAnsiTheme="majorHAnsi" w:cs="Calibri"/>
                <w:color w:val="000000" w:themeColor="text1"/>
                <w:sz w:val="22"/>
              </w:rPr>
              <w:t>2</w:t>
            </w:r>
          </w:p>
        </w:tc>
        <w:tc>
          <w:tcPr>
            <w:tcW w:w="1436" w:type="pct"/>
            <w:shd w:val="clear" w:color="auto" w:fill="auto"/>
            <w:vAlign w:val="center"/>
          </w:tcPr>
          <w:p w14:paraId="5CF24F7A" w14:textId="07E6D895"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 project have low energy consumption lighting fixtures?</w:t>
            </w:r>
          </w:p>
        </w:tc>
        <w:tc>
          <w:tcPr>
            <w:tcW w:w="2019" w:type="pct"/>
            <w:shd w:val="clear" w:color="auto" w:fill="auto"/>
            <w:vAlign w:val="center"/>
          </w:tcPr>
          <w:p w14:paraId="56DFE232" w14:textId="17E6D66C"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DOES_PROJECT_HAVE_LOW_ENERGY_CONSUMPTION_LIGHTING_FIXTURES</w:t>
            </w:r>
          </w:p>
        </w:tc>
        <w:tc>
          <w:tcPr>
            <w:tcW w:w="1132" w:type="pct"/>
            <w:shd w:val="clear" w:color="auto" w:fill="auto"/>
            <w:noWrap/>
            <w:vAlign w:val="center"/>
          </w:tcPr>
          <w:p w14:paraId="65F58110" w14:textId="6A99622E"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YES/NO/NA</w:t>
            </w:r>
          </w:p>
        </w:tc>
      </w:tr>
      <w:tr w:rsidR="00A56AC0" w:rsidRPr="000C6EDF" w14:paraId="586EE27B"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373BD964" w14:textId="7BF4F461" w:rsidR="00A56AC0"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3</w:t>
            </w:r>
            <w:r w:rsidR="00AD5F0D">
              <w:rPr>
                <w:rFonts w:asciiTheme="majorHAnsi" w:eastAsia="Times New Roman" w:hAnsiTheme="majorHAnsi" w:cs="Calibri"/>
                <w:color w:val="000000" w:themeColor="text1"/>
                <w:sz w:val="22"/>
              </w:rPr>
              <w:t>3</w:t>
            </w:r>
          </w:p>
        </w:tc>
        <w:tc>
          <w:tcPr>
            <w:tcW w:w="1436" w:type="pct"/>
            <w:shd w:val="clear" w:color="auto" w:fill="auto"/>
            <w:vAlign w:val="center"/>
          </w:tcPr>
          <w:p w14:paraId="0E0F9C09" w14:textId="0768BDB2"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 xml:space="preserve">Does project have energy efficient </w:t>
            </w:r>
            <w:proofErr w:type="spellStart"/>
            <w:r w:rsidRPr="00A038AE">
              <w:rPr>
                <w:rFonts w:asciiTheme="majorHAnsi" w:eastAsia="Times New Roman" w:hAnsiTheme="majorHAnsi" w:cs="Calibri"/>
                <w:color w:val="000000" w:themeColor="text1"/>
                <w:sz w:val="22"/>
              </w:rPr>
              <w:t>hvac</w:t>
            </w:r>
            <w:proofErr w:type="spellEnd"/>
            <w:r w:rsidRPr="00A038AE">
              <w:rPr>
                <w:rFonts w:asciiTheme="majorHAnsi" w:eastAsia="Times New Roman" w:hAnsiTheme="majorHAnsi" w:cs="Calibri"/>
                <w:color w:val="000000" w:themeColor="text1"/>
                <w:sz w:val="22"/>
              </w:rPr>
              <w:t xml:space="preserve"> system?</w:t>
            </w:r>
          </w:p>
        </w:tc>
        <w:tc>
          <w:tcPr>
            <w:tcW w:w="2019" w:type="pct"/>
            <w:shd w:val="clear" w:color="auto" w:fill="auto"/>
            <w:vAlign w:val="center"/>
          </w:tcPr>
          <w:p w14:paraId="07E1BC6C" w14:textId="55223C2A"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DOES_PROJECT_HAVE_ENERGY_EFFICIENT_HVAC_SYSTEM</w:t>
            </w:r>
          </w:p>
        </w:tc>
        <w:tc>
          <w:tcPr>
            <w:tcW w:w="1132" w:type="pct"/>
            <w:shd w:val="clear" w:color="auto" w:fill="auto"/>
            <w:noWrap/>
            <w:vAlign w:val="center"/>
          </w:tcPr>
          <w:p w14:paraId="7A0622B8" w14:textId="44E64AF1"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YES/NO/NA</w:t>
            </w:r>
          </w:p>
        </w:tc>
      </w:tr>
      <w:tr w:rsidR="00A56AC0" w:rsidRPr="000C6EDF" w14:paraId="4E383FF8"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09390E0C" w14:textId="4208D881" w:rsidR="00A56AC0"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3</w:t>
            </w:r>
            <w:r w:rsidR="00AD5F0D">
              <w:rPr>
                <w:rFonts w:asciiTheme="majorHAnsi" w:eastAsia="Times New Roman" w:hAnsiTheme="majorHAnsi" w:cs="Calibri"/>
                <w:color w:val="000000" w:themeColor="text1"/>
                <w:sz w:val="22"/>
              </w:rPr>
              <w:t>4</w:t>
            </w:r>
          </w:p>
        </w:tc>
        <w:tc>
          <w:tcPr>
            <w:tcW w:w="1436" w:type="pct"/>
            <w:shd w:val="clear" w:color="auto" w:fill="auto"/>
            <w:vAlign w:val="center"/>
          </w:tcPr>
          <w:p w14:paraId="6CDC9E73" w14:textId="5D2D21AE"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 project have lighting of common areas by solar energy or led devices?</w:t>
            </w:r>
          </w:p>
        </w:tc>
        <w:tc>
          <w:tcPr>
            <w:tcW w:w="2019" w:type="pct"/>
            <w:shd w:val="clear" w:color="auto" w:fill="auto"/>
            <w:vAlign w:val="center"/>
          </w:tcPr>
          <w:p w14:paraId="66B7958A" w14:textId="7B1FACE7"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DOES_PROJECT_HAVE_LIGHTING_OF_COMMON_AREAS_BY_SOLAR_ENERGY_OR_LED_DEVICES</w:t>
            </w:r>
          </w:p>
        </w:tc>
        <w:tc>
          <w:tcPr>
            <w:tcW w:w="1132" w:type="pct"/>
            <w:shd w:val="clear" w:color="auto" w:fill="auto"/>
            <w:noWrap/>
            <w:vAlign w:val="center"/>
          </w:tcPr>
          <w:p w14:paraId="2BF0C166" w14:textId="0D0DB6BE"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YES/NO/NA</w:t>
            </w:r>
          </w:p>
        </w:tc>
      </w:tr>
      <w:tr w:rsidR="00A56AC0" w:rsidRPr="000C6EDF" w14:paraId="6D851FBF"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71678AEA" w14:textId="45A5D299" w:rsidR="00A56AC0"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3</w:t>
            </w:r>
            <w:r w:rsidR="00AD5F0D">
              <w:rPr>
                <w:rFonts w:asciiTheme="majorHAnsi" w:eastAsia="Times New Roman" w:hAnsiTheme="majorHAnsi" w:cs="Calibri"/>
                <w:color w:val="000000" w:themeColor="text1"/>
                <w:sz w:val="22"/>
              </w:rPr>
              <w:t>5</w:t>
            </w:r>
          </w:p>
        </w:tc>
        <w:tc>
          <w:tcPr>
            <w:tcW w:w="1436" w:type="pct"/>
            <w:shd w:val="clear" w:color="auto" w:fill="auto"/>
            <w:vAlign w:val="center"/>
          </w:tcPr>
          <w:p w14:paraId="2C4915C4" w14:textId="63B3CD98"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 project have segregation of waste provision?</w:t>
            </w:r>
          </w:p>
        </w:tc>
        <w:tc>
          <w:tcPr>
            <w:tcW w:w="2019" w:type="pct"/>
            <w:shd w:val="clear" w:color="auto" w:fill="auto"/>
            <w:vAlign w:val="center"/>
          </w:tcPr>
          <w:p w14:paraId="0AD4C344" w14:textId="6C94BF2E"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DOES_PROJECT_HAVE_SEGREGATION_OF_WASTE_PROVISION</w:t>
            </w:r>
          </w:p>
        </w:tc>
        <w:tc>
          <w:tcPr>
            <w:tcW w:w="1132" w:type="pct"/>
            <w:shd w:val="clear" w:color="auto" w:fill="auto"/>
            <w:noWrap/>
            <w:vAlign w:val="center"/>
          </w:tcPr>
          <w:p w14:paraId="1F53D0FC" w14:textId="73D2E4CC"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YES/NO/NA</w:t>
            </w:r>
          </w:p>
        </w:tc>
      </w:tr>
      <w:tr w:rsidR="00A56AC0" w:rsidRPr="000C6EDF" w14:paraId="4555E77E"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12921CB0" w14:textId="0DAEC742" w:rsidR="00A56AC0"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3</w:t>
            </w:r>
            <w:r w:rsidR="00AD5F0D">
              <w:rPr>
                <w:rFonts w:asciiTheme="majorHAnsi" w:eastAsia="Times New Roman" w:hAnsiTheme="majorHAnsi" w:cs="Calibri"/>
                <w:color w:val="000000" w:themeColor="text1"/>
                <w:sz w:val="22"/>
              </w:rPr>
              <w:t>6</w:t>
            </w:r>
          </w:p>
        </w:tc>
        <w:tc>
          <w:tcPr>
            <w:tcW w:w="1436" w:type="pct"/>
            <w:shd w:val="clear" w:color="auto" w:fill="auto"/>
            <w:vAlign w:val="center"/>
          </w:tcPr>
          <w:p w14:paraId="0A634ACE" w14:textId="38052379"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 project have organic waste management provision?</w:t>
            </w:r>
          </w:p>
        </w:tc>
        <w:tc>
          <w:tcPr>
            <w:tcW w:w="2019" w:type="pct"/>
            <w:shd w:val="clear" w:color="auto" w:fill="auto"/>
            <w:vAlign w:val="center"/>
          </w:tcPr>
          <w:p w14:paraId="1E398386" w14:textId="14C5681B"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DOES_PROJECT_HAVE_ORGANIC_WASTE_MANAGEMENT_PROVISION</w:t>
            </w:r>
          </w:p>
        </w:tc>
        <w:tc>
          <w:tcPr>
            <w:tcW w:w="1132" w:type="pct"/>
            <w:shd w:val="clear" w:color="auto" w:fill="auto"/>
            <w:noWrap/>
            <w:vAlign w:val="center"/>
          </w:tcPr>
          <w:p w14:paraId="1F77787C" w14:textId="142AA20F"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YES/NO/NA</w:t>
            </w:r>
          </w:p>
        </w:tc>
      </w:tr>
      <w:tr w:rsidR="00A56AC0" w:rsidRPr="000C6EDF" w14:paraId="6D77CE51"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0CF9875D" w14:textId="0D218AF9" w:rsidR="00A56AC0"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3</w:t>
            </w:r>
            <w:r w:rsidR="00AD5F0D">
              <w:rPr>
                <w:rFonts w:asciiTheme="majorHAnsi" w:eastAsia="Times New Roman" w:hAnsiTheme="majorHAnsi" w:cs="Calibri"/>
                <w:color w:val="000000" w:themeColor="text1"/>
                <w:sz w:val="22"/>
              </w:rPr>
              <w:t>7</w:t>
            </w:r>
          </w:p>
        </w:tc>
        <w:tc>
          <w:tcPr>
            <w:tcW w:w="1436" w:type="pct"/>
            <w:shd w:val="clear" w:color="auto" w:fill="auto"/>
            <w:vAlign w:val="center"/>
          </w:tcPr>
          <w:p w14:paraId="5BCAA3B2" w14:textId="5FE826B7"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 xml:space="preserve">Does the Project requires NOC from AAI as per the </w:t>
            </w:r>
            <w:proofErr w:type="spellStart"/>
            <w:r w:rsidRPr="00A038AE">
              <w:rPr>
                <w:rFonts w:asciiTheme="majorHAnsi" w:eastAsia="Times New Roman" w:hAnsiTheme="majorHAnsi" w:cs="Calibri"/>
                <w:color w:val="000000" w:themeColor="text1"/>
                <w:sz w:val="22"/>
              </w:rPr>
              <w:t>Colour</w:t>
            </w:r>
            <w:proofErr w:type="spellEnd"/>
            <w:r w:rsidRPr="00A038AE">
              <w:rPr>
                <w:rFonts w:asciiTheme="majorHAnsi" w:eastAsia="Times New Roman" w:hAnsiTheme="majorHAnsi" w:cs="Calibri"/>
                <w:color w:val="000000" w:themeColor="text1"/>
                <w:sz w:val="22"/>
              </w:rPr>
              <w:t xml:space="preserve"> Coded Zone Maps</w:t>
            </w:r>
          </w:p>
        </w:tc>
        <w:tc>
          <w:tcPr>
            <w:tcW w:w="2019" w:type="pct"/>
            <w:shd w:val="clear" w:color="auto" w:fill="auto"/>
            <w:vAlign w:val="center"/>
          </w:tcPr>
          <w:p w14:paraId="07F6C440" w14:textId="6EC3B1E8"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DOES_THE_PROJECT_REQUIRE_NOC_FROM_AAI_AS_PER_THE_COLOUR_CODED_ZONE_MAPS</w:t>
            </w:r>
          </w:p>
        </w:tc>
        <w:tc>
          <w:tcPr>
            <w:tcW w:w="1132" w:type="pct"/>
            <w:shd w:val="clear" w:color="auto" w:fill="auto"/>
            <w:noWrap/>
            <w:vAlign w:val="center"/>
          </w:tcPr>
          <w:p w14:paraId="20D383E6" w14:textId="5F74F509"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56AC0" w:rsidRPr="000C6EDF" w14:paraId="76B401C3"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7943F38B" w14:textId="60E28A69" w:rsidR="00A56AC0" w:rsidRDefault="00AD5F0D"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38</w:t>
            </w:r>
          </w:p>
        </w:tc>
        <w:tc>
          <w:tcPr>
            <w:tcW w:w="1436" w:type="pct"/>
            <w:shd w:val="clear" w:color="auto" w:fill="auto"/>
            <w:vAlign w:val="center"/>
          </w:tcPr>
          <w:p w14:paraId="3EE322F8" w14:textId="011473AE"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Is project located within  300 meters distance of  Centrally Protected Monument</w:t>
            </w:r>
          </w:p>
        </w:tc>
        <w:tc>
          <w:tcPr>
            <w:tcW w:w="2019" w:type="pct"/>
            <w:shd w:val="clear" w:color="auto" w:fill="auto"/>
            <w:vAlign w:val="center"/>
          </w:tcPr>
          <w:p w14:paraId="2AC14728" w14:textId="25576747"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IS_THE_PROJECT_LOCATED_WITHIN_300_METERS_DISTANCE_OF_THE_CENTRALLY_PROTECTED_MONUMENT</w:t>
            </w:r>
          </w:p>
        </w:tc>
        <w:tc>
          <w:tcPr>
            <w:tcW w:w="1132" w:type="pct"/>
            <w:shd w:val="clear" w:color="auto" w:fill="auto"/>
            <w:noWrap/>
            <w:vAlign w:val="center"/>
          </w:tcPr>
          <w:p w14:paraId="53D392CF" w14:textId="290F094F"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56AC0" w:rsidRPr="000C6EDF" w14:paraId="69EF7AB9"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11F2B448" w14:textId="7CF9D31E" w:rsidR="00A56AC0"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3</w:t>
            </w:r>
            <w:r w:rsidR="00AD5F0D">
              <w:rPr>
                <w:rFonts w:asciiTheme="majorHAnsi" w:eastAsia="Times New Roman" w:hAnsiTheme="majorHAnsi" w:cs="Calibri"/>
                <w:color w:val="000000" w:themeColor="text1"/>
                <w:sz w:val="22"/>
              </w:rPr>
              <w:t>9</w:t>
            </w:r>
          </w:p>
        </w:tc>
        <w:tc>
          <w:tcPr>
            <w:tcW w:w="1436" w:type="pct"/>
            <w:shd w:val="clear" w:color="auto" w:fill="auto"/>
            <w:vAlign w:val="center"/>
          </w:tcPr>
          <w:p w14:paraId="26FAF8E6" w14:textId="5206E778"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Is project located within 300 meters distance of  State Protected Monument</w:t>
            </w:r>
          </w:p>
        </w:tc>
        <w:tc>
          <w:tcPr>
            <w:tcW w:w="2019" w:type="pct"/>
            <w:shd w:val="clear" w:color="auto" w:fill="auto"/>
            <w:vAlign w:val="center"/>
          </w:tcPr>
          <w:p w14:paraId="052B5D5F" w14:textId="7DDE4E59"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IS_THE_PROJECT_LOCATED_WITHIN_300_METERS_DISTANCE_OF_THE_STATE_PROTECTED_MONUMENT</w:t>
            </w:r>
          </w:p>
        </w:tc>
        <w:tc>
          <w:tcPr>
            <w:tcW w:w="1132" w:type="pct"/>
            <w:shd w:val="clear" w:color="auto" w:fill="auto"/>
            <w:noWrap/>
            <w:vAlign w:val="center"/>
          </w:tcPr>
          <w:p w14:paraId="6BA9BE1E" w14:textId="29CA5175"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56AC0" w:rsidRPr="000C6EDF" w14:paraId="3B3F3E21"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46263675" w14:textId="2DF2E158" w:rsidR="00A56AC0" w:rsidRDefault="00AD5F0D"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40</w:t>
            </w:r>
          </w:p>
        </w:tc>
        <w:tc>
          <w:tcPr>
            <w:tcW w:w="1436" w:type="pct"/>
            <w:shd w:val="clear" w:color="auto" w:fill="auto"/>
            <w:vAlign w:val="center"/>
          </w:tcPr>
          <w:p w14:paraId="430400A5" w14:textId="20AA20DA"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 xml:space="preserve">Is project located within 200 </w:t>
            </w:r>
            <w:proofErr w:type="spellStart"/>
            <w:r w:rsidRPr="00A038AE">
              <w:rPr>
                <w:rFonts w:asciiTheme="majorHAnsi" w:eastAsia="Times New Roman" w:hAnsiTheme="majorHAnsi" w:cs="Calibri"/>
                <w:color w:val="000000" w:themeColor="text1"/>
                <w:sz w:val="22"/>
              </w:rPr>
              <w:t>mts</w:t>
            </w:r>
            <w:proofErr w:type="spellEnd"/>
            <w:r w:rsidRPr="00A038AE">
              <w:rPr>
                <w:rFonts w:asciiTheme="majorHAnsi" w:eastAsia="Times New Roman" w:hAnsiTheme="majorHAnsi" w:cs="Calibri"/>
                <w:color w:val="000000" w:themeColor="text1"/>
                <w:sz w:val="22"/>
              </w:rPr>
              <w:t xml:space="preserve"> from strategic buildings</w:t>
            </w:r>
          </w:p>
        </w:tc>
        <w:tc>
          <w:tcPr>
            <w:tcW w:w="2019" w:type="pct"/>
            <w:shd w:val="clear" w:color="auto" w:fill="auto"/>
            <w:vAlign w:val="center"/>
          </w:tcPr>
          <w:p w14:paraId="0B998120" w14:textId="3A4EBFD9"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IS_THE_PROJECT_LOCATED_WITHIN_200_METERS_FROM_STRATEGIC_BUILDINGS</w:t>
            </w:r>
          </w:p>
        </w:tc>
        <w:tc>
          <w:tcPr>
            <w:tcW w:w="1132" w:type="pct"/>
            <w:shd w:val="clear" w:color="auto" w:fill="auto"/>
            <w:noWrap/>
            <w:vAlign w:val="center"/>
          </w:tcPr>
          <w:p w14:paraId="1AFB7188" w14:textId="2123ACD6" w:rsidR="00A56AC0" w:rsidRPr="00A56AC0"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56AC0" w:rsidRPr="000C6EDF" w14:paraId="16F62F43"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1BE4D2F6" w14:textId="6F30EEC4" w:rsidR="00A56AC0" w:rsidRDefault="00AD5F0D"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41</w:t>
            </w:r>
          </w:p>
        </w:tc>
        <w:tc>
          <w:tcPr>
            <w:tcW w:w="1436" w:type="pct"/>
            <w:shd w:val="clear" w:color="auto" w:fill="auto"/>
            <w:vAlign w:val="center"/>
          </w:tcPr>
          <w:p w14:paraId="347DF18C" w14:textId="6A93A9A7"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 xml:space="preserve">Is proposed construction next to flood embankment and applicant wants to </w:t>
            </w:r>
            <w:r w:rsidRPr="00A038AE">
              <w:rPr>
                <w:rFonts w:asciiTheme="majorHAnsi" w:eastAsia="Times New Roman" w:hAnsiTheme="majorHAnsi" w:cs="Calibri"/>
                <w:color w:val="000000" w:themeColor="text1"/>
                <w:sz w:val="22"/>
              </w:rPr>
              <w:lastRenderedPageBreak/>
              <w:t>have direct access from the Embankment Road</w:t>
            </w:r>
          </w:p>
        </w:tc>
        <w:tc>
          <w:tcPr>
            <w:tcW w:w="2019" w:type="pct"/>
            <w:shd w:val="clear" w:color="auto" w:fill="auto"/>
            <w:vAlign w:val="center"/>
          </w:tcPr>
          <w:p w14:paraId="5EA85AF4" w14:textId="70277189"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lastRenderedPageBreak/>
              <w:t>IS_PROPOSED_CONSTRUCTION_NEXT_TO_FLOOD_EMBANKMENT_AND_DOES_APPLICANT_WANT_T</w:t>
            </w:r>
            <w:r w:rsidRPr="00A038AE">
              <w:rPr>
                <w:rFonts w:asciiTheme="majorHAnsi" w:eastAsia="Times New Roman" w:hAnsiTheme="majorHAnsi" w:cs="Calibri"/>
                <w:color w:val="000000" w:themeColor="text1"/>
                <w:sz w:val="22"/>
              </w:rPr>
              <w:lastRenderedPageBreak/>
              <w:t>O_HAVE_DIRECT_ACCESS_FROM_THE_EMBANKMENT_ROAD</w:t>
            </w:r>
          </w:p>
        </w:tc>
        <w:tc>
          <w:tcPr>
            <w:tcW w:w="1132" w:type="pct"/>
            <w:shd w:val="clear" w:color="auto" w:fill="auto"/>
            <w:noWrap/>
            <w:vAlign w:val="center"/>
          </w:tcPr>
          <w:p w14:paraId="7BB62D56" w14:textId="51E2FE35" w:rsidR="00A56AC0" w:rsidRPr="00A56AC0"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lastRenderedPageBreak/>
              <w:t>YES/NO</w:t>
            </w:r>
          </w:p>
        </w:tc>
      </w:tr>
      <w:tr w:rsidR="00A038AE" w:rsidRPr="000C6EDF" w14:paraId="70334E32"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1EDAFC7C" w14:textId="3FDEC96E" w:rsidR="00A038AE"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lastRenderedPageBreak/>
              <w:t>4</w:t>
            </w:r>
            <w:r w:rsidR="00AD5F0D">
              <w:rPr>
                <w:rFonts w:asciiTheme="majorHAnsi" w:eastAsia="Times New Roman" w:hAnsiTheme="majorHAnsi" w:cs="Calibri"/>
                <w:color w:val="000000" w:themeColor="text1"/>
                <w:sz w:val="22"/>
              </w:rPr>
              <w:t>2</w:t>
            </w:r>
          </w:p>
        </w:tc>
        <w:tc>
          <w:tcPr>
            <w:tcW w:w="1436" w:type="pct"/>
            <w:shd w:val="clear" w:color="auto" w:fill="auto"/>
            <w:vAlign w:val="center"/>
          </w:tcPr>
          <w:p w14:paraId="5214DEDD" w14:textId="26B227E8"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 xml:space="preserve">Is </w:t>
            </w:r>
            <w:proofErr w:type="spellStart"/>
            <w:r w:rsidRPr="00A038AE">
              <w:rPr>
                <w:rFonts w:asciiTheme="majorHAnsi" w:eastAsia="Times New Roman" w:hAnsiTheme="majorHAnsi" w:cs="Calibri"/>
                <w:color w:val="000000" w:themeColor="text1"/>
                <w:sz w:val="22"/>
              </w:rPr>
              <w:t>kisam</w:t>
            </w:r>
            <w:proofErr w:type="spellEnd"/>
            <w:r w:rsidRPr="00A038AE">
              <w:rPr>
                <w:rFonts w:asciiTheme="majorHAnsi" w:eastAsia="Times New Roman" w:hAnsiTheme="majorHAnsi" w:cs="Calibri"/>
                <w:color w:val="000000" w:themeColor="text1"/>
                <w:sz w:val="22"/>
              </w:rPr>
              <w:t xml:space="preserve"> of land recorded as agriculture in record of </w:t>
            </w:r>
            <w:proofErr w:type="gramStart"/>
            <w:r w:rsidRPr="00A038AE">
              <w:rPr>
                <w:rFonts w:asciiTheme="majorHAnsi" w:eastAsia="Times New Roman" w:hAnsiTheme="majorHAnsi" w:cs="Calibri"/>
                <w:color w:val="000000" w:themeColor="text1"/>
                <w:sz w:val="22"/>
              </w:rPr>
              <w:t>Rights.</w:t>
            </w:r>
            <w:proofErr w:type="gramEnd"/>
          </w:p>
        </w:tc>
        <w:tc>
          <w:tcPr>
            <w:tcW w:w="2019" w:type="pct"/>
            <w:shd w:val="clear" w:color="auto" w:fill="auto"/>
            <w:vAlign w:val="center"/>
          </w:tcPr>
          <w:p w14:paraId="05B69882" w14:textId="343A31A2"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IS_KISAM_OF_LAND_RECORDED_AS_AGRICULTURE_IN_RECORD_OF_RIGHTS</w:t>
            </w:r>
          </w:p>
        </w:tc>
        <w:tc>
          <w:tcPr>
            <w:tcW w:w="1132" w:type="pct"/>
            <w:shd w:val="clear" w:color="auto" w:fill="auto"/>
            <w:noWrap/>
            <w:vAlign w:val="center"/>
          </w:tcPr>
          <w:p w14:paraId="49056CFF" w14:textId="0B58BD90"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038AE" w:rsidRPr="000C6EDF" w14:paraId="3A34E842"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50B216E4" w14:textId="68F2C2EC" w:rsidR="00A038AE"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4</w:t>
            </w:r>
            <w:r w:rsidR="00AD5F0D">
              <w:rPr>
                <w:rFonts w:asciiTheme="majorHAnsi" w:eastAsia="Times New Roman" w:hAnsiTheme="majorHAnsi" w:cs="Calibri"/>
                <w:color w:val="000000" w:themeColor="text1"/>
                <w:sz w:val="22"/>
              </w:rPr>
              <w:t>3</w:t>
            </w:r>
          </w:p>
        </w:tc>
        <w:tc>
          <w:tcPr>
            <w:tcW w:w="1436" w:type="pct"/>
            <w:shd w:val="clear" w:color="auto" w:fill="auto"/>
            <w:vAlign w:val="center"/>
          </w:tcPr>
          <w:p w14:paraId="5B250B48" w14:textId="7FCBDA9A"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Is project adjacent to Highway &amp; is having direct acces</w:t>
            </w:r>
            <w:r w:rsidR="00F70382">
              <w:rPr>
                <w:rFonts w:asciiTheme="majorHAnsi" w:eastAsia="Times New Roman" w:hAnsiTheme="majorHAnsi" w:cs="Calibri"/>
                <w:color w:val="000000" w:themeColor="text1"/>
                <w:sz w:val="22"/>
              </w:rPr>
              <w:t>s</w:t>
            </w:r>
          </w:p>
        </w:tc>
        <w:tc>
          <w:tcPr>
            <w:tcW w:w="2019" w:type="pct"/>
            <w:shd w:val="clear" w:color="auto" w:fill="auto"/>
            <w:vAlign w:val="center"/>
          </w:tcPr>
          <w:p w14:paraId="372EBCEC" w14:textId="0388ABB7" w:rsidR="00A038AE" w:rsidRPr="00A038AE" w:rsidRDefault="00AD5F0D"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D5F0D">
              <w:rPr>
                <w:rFonts w:asciiTheme="majorHAnsi" w:eastAsia="Times New Roman" w:hAnsiTheme="majorHAnsi" w:cs="Calibri"/>
                <w:color w:val="000000" w:themeColor="text1"/>
                <w:sz w:val="22"/>
              </w:rPr>
              <w:t>IS_THE_PROJECT_ADJACENT_TO_HIGHWAY_AND_HAVING_DIRECT_ACCESS_TO_IT</w:t>
            </w:r>
          </w:p>
        </w:tc>
        <w:tc>
          <w:tcPr>
            <w:tcW w:w="1132" w:type="pct"/>
            <w:shd w:val="clear" w:color="auto" w:fill="auto"/>
            <w:noWrap/>
            <w:vAlign w:val="center"/>
          </w:tcPr>
          <w:p w14:paraId="17127591" w14:textId="375FE56F"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038AE" w:rsidRPr="000C6EDF" w14:paraId="77E5C6FA"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0EBFF4B9" w14:textId="07A14126" w:rsidR="00A038AE"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4</w:t>
            </w:r>
            <w:r w:rsidR="00AD5F0D">
              <w:rPr>
                <w:rFonts w:asciiTheme="majorHAnsi" w:eastAsia="Times New Roman" w:hAnsiTheme="majorHAnsi" w:cs="Calibri"/>
                <w:color w:val="000000" w:themeColor="text1"/>
                <w:sz w:val="22"/>
              </w:rPr>
              <w:t>4</w:t>
            </w:r>
          </w:p>
        </w:tc>
        <w:tc>
          <w:tcPr>
            <w:tcW w:w="1436" w:type="pct"/>
            <w:shd w:val="clear" w:color="auto" w:fill="auto"/>
            <w:vAlign w:val="center"/>
          </w:tcPr>
          <w:p w14:paraId="751C04D7" w14:textId="12AD9284"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Is project in Close to Coastal Region</w:t>
            </w:r>
          </w:p>
        </w:tc>
        <w:tc>
          <w:tcPr>
            <w:tcW w:w="2019" w:type="pct"/>
            <w:shd w:val="clear" w:color="auto" w:fill="auto"/>
            <w:vAlign w:val="center"/>
          </w:tcPr>
          <w:p w14:paraId="4EF2AFAE" w14:textId="5D925685" w:rsidR="00A038AE" w:rsidRPr="00A038AE" w:rsidRDefault="00AD5F0D"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D5F0D">
              <w:rPr>
                <w:rFonts w:asciiTheme="majorHAnsi" w:eastAsia="Times New Roman" w:hAnsiTheme="majorHAnsi" w:cs="Calibri"/>
                <w:color w:val="000000" w:themeColor="text1"/>
                <w:sz w:val="22"/>
              </w:rPr>
              <w:t>IS_THE_PROJECT_CLOSE_TO_THE_COASTAL_REGION</w:t>
            </w:r>
          </w:p>
        </w:tc>
        <w:tc>
          <w:tcPr>
            <w:tcW w:w="1132" w:type="pct"/>
            <w:shd w:val="clear" w:color="auto" w:fill="auto"/>
            <w:noWrap/>
            <w:vAlign w:val="center"/>
          </w:tcPr>
          <w:p w14:paraId="4F4A7E8D" w14:textId="11D64BA8"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038AE" w:rsidRPr="000C6EDF" w14:paraId="2782DFF8"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3A9266A1" w14:textId="33D3878C" w:rsidR="00A038AE"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4</w:t>
            </w:r>
            <w:r w:rsidR="00AD5F0D">
              <w:rPr>
                <w:rFonts w:asciiTheme="majorHAnsi" w:eastAsia="Times New Roman" w:hAnsiTheme="majorHAnsi" w:cs="Calibri"/>
                <w:color w:val="000000" w:themeColor="text1"/>
                <w:sz w:val="22"/>
              </w:rPr>
              <w:t>5</w:t>
            </w:r>
          </w:p>
        </w:tc>
        <w:tc>
          <w:tcPr>
            <w:tcW w:w="1436" w:type="pct"/>
            <w:shd w:val="clear" w:color="auto" w:fill="auto"/>
            <w:vAlign w:val="center"/>
          </w:tcPr>
          <w:p w14:paraId="1D780662" w14:textId="2BB51CC5"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OSHB or government allotted or BDA developed and allotted plot?</w:t>
            </w:r>
          </w:p>
        </w:tc>
        <w:tc>
          <w:tcPr>
            <w:tcW w:w="2019" w:type="pct"/>
            <w:shd w:val="clear" w:color="auto" w:fill="auto"/>
            <w:vAlign w:val="center"/>
          </w:tcPr>
          <w:p w14:paraId="2099938D" w14:textId="1DEE189F"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DOC_OSHB_OR_GA_OR_BDA_DEVELOPED_AND_ALLOTTED_PLOT</w:t>
            </w:r>
          </w:p>
        </w:tc>
        <w:tc>
          <w:tcPr>
            <w:tcW w:w="1132" w:type="pct"/>
            <w:shd w:val="clear" w:color="auto" w:fill="auto"/>
            <w:noWrap/>
            <w:vAlign w:val="center"/>
          </w:tcPr>
          <w:p w14:paraId="3EBE59AC" w14:textId="6BD160D3"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038AE" w:rsidRPr="000C6EDF" w14:paraId="1B3E059F"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55566A61" w14:textId="0EF79B3B" w:rsidR="00A038AE"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4</w:t>
            </w:r>
            <w:r w:rsidR="00AD5F0D">
              <w:rPr>
                <w:rFonts w:asciiTheme="majorHAnsi" w:eastAsia="Times New Roman" w:hAnsiTheme="majorHAnsi" w:cs="Calibri"/>
                <w:color w:val="000000" w:themeColor="text1"/>
                <w:sz w:val="22"/>
              </w:rPr>
              <w:t>6</w:t>
            </w:r>
          </w:p>
        </w:tc>
        <w:tc>
          <w:tcPr>
            <w:tcW w:w="1436" w:type="pct"/>
            <w:shd w:val="clear" w:color="auto" w:fill="auto"/>
            <w:vAlign w:val="center"/>
          </w:tcPr>
          <w:p w14:paraId="6F3BEB38" w14:textId="7C953941"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Is Plot part of approved private layout?</w:t>
            </w:r>
          </w:p>
        </w:tc>
        <w:tc>
          <w:tcPr>
            <w:tcW w:w="2019" w:type="pct"/>
            <w:shd w:val="clear" w:color="auto" w:fill="auto"/>
            <w:vAlign w:val="center"/>
          </w:tcPr>
          <w:p w14:paraId="68BBB755" w14:textId="74794AF0"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DOC_PLOT_PART_OF_APPROVED_PRIVATE_LAYOUT</w:t>
            </w:r>
          </w:p>
        </w:tc>
        <w:tc>
          <w:tcPr>
            <w:tcW w:w="1132" w:type="pct"/>
            <w:shd w:val="clear" w:color="auto" w:fill="auto"/>
            <w:noWrap/>
            <w:vAlign w:val="center"/>
          </w:tcPr>
          <w:p w14:paraId="0475189E" w14:textId="499780F8"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038AE" w:rsidRPr="000C6EDF" w14:paraId="742D33DE"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49B4516D" w14:textId="34920AD9" w:rsidR="00A038AE"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4</w:t>
            </w:r>
            <w:r w:rsidR="00AD5F0D">
              <w:rPr>
                <w:rFonts w:asciiTheme="majorHAnsi" w:eastAsia="Times New Roman" w:hAnsiTheme="majorHAnsi" w:cs="Calibri"/>
                <w:color w:val="000000" w:themeColor="text1"/>
                <w:sz w:val="22"/>
              </w:rPr>
              <w:t>7</w:t>
            </w:r>
          </w:p>
        </w:tc>
        <w:tc>
          <w:tcPr>
            <w:tcW w:w="1436" w:type="pct"/>
            <w:shd w:val="clear" w:color="auto" w:fill="auto"/>
            <w:vAlign w:val="center"/>
          </w:tcPr>
          <w:p w14:paraId="25A48E6D" w14:textId="4E3A9033"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Is Plot part of unauthorized layout or revenue plot?</w:t>
            </w:r>
          </w:p>
        </w:tc>
        <w:tc>
          <w:tcPr>
            <w:tcW w:w="2019" w:type="pct"/>
            <w:shd w:val="clear" w:color="auto" w:fill="auto"/>
            <w:vAlign w:val="center"/>
          </w:tcPr>
          <w:p w14:paraId="34F8BE8B" w14:textId="2CFAA98D"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DOC_PLOT_PART_OF_UNAUTHORISED_LAYOUT_OR_REVENUE_PLOT</w:t>
            </w:r>
          </w:p>
        </w:tc>
        <w:tc>
          <w:tcPr>
            <w:tcW w:w="1132" w:type="pct"/>
            <w:shd w:val="clear" w:color="auto" w:fill="auto"/>
            <w:noWrap/>
            <w:vAlign w:val="center"/>
          </w:tcPr>
          <w:p w14:paraId="45B2B742" w14:textId="6BB6F7EB"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038AE" w:rsidRPr="000C6EDF" w14:paraId="2ACBF92A"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25A98A69" w14:textId="438AC4B3" w:rsidR="00A038AE"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4</w:t>
            </w:r>
            <w:r w:rsidR="00AD5F0D">
              <w:rPr>
                <w:rFonts w:asciiTheme="majorHAnsi" w:eastAsia="Times New Roman" w:hAnsiTheme="majorHAnsi" w:cs="Calibri"/>
                <w:color w:val="000000" w:themeColor="text1"/>
                <w:sz w:val="22"/>
              </w:rPr>
              <w:t>8</w:t>
            </w:r>
          </w:p>
        </w:tc>
        <w:tc>
          <w:tcPr>
            <w:tcW w:w="1436" w:type="pct"/>
            <w:shd w:val="clear" w:color="auto" w:fill="auto"/>
            <w:vAlign w:val="center"/>
          </w:tcPr>
          <w:p w14:paraId="742FAE3D" w14:textId="6D7CD861"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Is project coming under the jurisdiction of planning authorities</w:t>
            </w:r>
          </w:p>
        </w:tc>
        <w:tc>
          <w:tcPr>
            <w:tcW w:w="2019" w:type="pct"/>
            <w:shd w:val="clear" w:color="auto" w:fill="auto"/>
            <w:vAlign w:val="center"/>
          </w:tcPr>
          <w:p w14:paraId="643C6107" w14:textId="7D1476CF"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DOC_IS_PROJECT_COMING_UNDER_THE_JURISDICTION_OF_PLANNING_AUTHORITIES</w:t>
            </w:r>
          </w:p>
        </w:tc>
        <w:tc>
          <w:tcPr>
            <w:tcW w:w="1132" w:type="pct"/>
            <w:shd w:val="clear" w:color="auto" w:fill="auto"/>
            <w:noWrap/>
            <w:vAlign w:val="center"/>
          </w:tcPr>
          <w:p w14:paraId="7B6347F2" w14:textId="33198B44"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038AE" w:rsidRPr="000C6EDF" w14:paraId="359BFA38"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09D1AAB9" w14:textId="15203B4B" w:rsidR="00A038AE"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4</w:t>
            </w:r>
            <w:r w:rsidR="00AD5F0D">
              <w:rPr>
                <w:rFonts w:asciiTheme="majorHAnsi" w:eastAsia="Times New Roman" w:hAnsiTheme="majorHAnsi" w:cs="Calibri"/>
                <w:color w:val="000000" w:themeColor="text1"/>
                <w:sz w:val="22"/>
              </w:rPr>
              <w:t>9</w:t>
            </w:r>
          </w:p>
        </w:tc>
        <w:tc>
          <w:tcPr>
            <w:tcW w:w="1436" w:type="pct"/>
            <w:shd w:val="clear" w:color="auto" w:fill="auto"/>
            <w:vAlign w:val="center"/>
          </w:tcPr>
          <w:p w14:paraId="4B8F3979" w14:textId="5C518F4B"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 the project have affordable housing component</w:t>
            </w:r>
          </w:p>
        </w:tc>
        <w:tc>
          <w:tcPr>
            <w:tcW w:w="2019" w:type="pct"/>
            <w:shd w:val="clear" w:color="auto" w:fill="auto"/>
            <w:vAlign w:val="center"/>
          </w:tcPr>
          <w:p w14:paraId="509CAE9F" w14:textId="6FAFEB91"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DOC_DOES_THE_PROJECT_HAVE_AFFORDABLE_HOUSING_COMPONENT</w:t>
            </w:r>
          </w:p>
        </w:tc>
        <w:tc>
          <w:tcPr>
            <w:tcW w:w="1132" w:type="pct"/>
            <w:shd w:val="clear" w:color="auto" w:fill="auto"/>
            <w:noWrap/>
            <w:vAlign w:val="center"/>
          </w:tcPr>
          <w:p w14:paraId="25E3F789" w14:textId="760082B8"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038AE" w:rsidRPr="000C6EDF" w14:paraId="2CF14EA3"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62930B5E" w14:textId="4837C9F9" w:rsidR="00A038AE" w:rsidRDefault="00AD5F0D"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50</w:t>
            </w:r>
          </w:p>
        </w:tc>
        <w:tc>
          <w:tcPr>
            <w:tcW w:w="1436" w:type="pct"/>
            <w:shd w:val="clear" w:color="auto" w:fill="auto"/>
            <w:vAlign w:val="center"/>
          </w:tcPr>
          <w:p w14:paraId="3E280C96" w14:textId="662D1346"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 xml:space="preserve">Does the project have more than 500 </w:t>
            </w:r>
            <w:proofErr w:type="spellStart"/>
            <w:r w:rsidRPr="00A038AE">
              <w:rPr>
                <w:rFonts w:asciiTheme="majorHAnsi" w:eastAsia="Times New Roman" w:hAnsiTheme="majorHAnsi" w:cs="Calibri"/>
                <w:color w:val="000000" w:themeColor="text1"/>
                <w:sz w:val="22"/>
              </w:rPr>
              <w:t>sqm</w:t>
            </w:r>
            <w:proofErr w:type="spellEnd"/>
            <w:r w:rsidRPr="00A038AE">
              <w:rPr>
                <w:rFonts w:asciiTheme="majorHAnsi" w:eastAsia="Times New Roman" w:hAnsiTheme="majorHAnsi" w:cs="Calibri"/>
                <w:color w:val="000000" w:themeColor="text1"/>
                <w:sz w:val="22"/>
              </w:rPr>
              <w:t xml:space="preserve"> built up area excluding the affordable housing component</w:t>
            </w:r>
          </w:p>
        </w:tc>
        <w:tc>
          <w:tcPr>
            <w:tcW w:w="2019" w:type="pct"/>
            <w:shd w:val="clear" w:color="auto" w:fill="auto"/>
            <w:vAlign w:val="center"/>
          </w:tcPr>
          <w:p w14:paraId="21779E80" w14:textId="3BAA2C69"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DOC_DOES_THE_PROJECT_HAVE_MORE_THAN_500_SQM_BUILT_UP_AREA_EXCLUDING_THE_AFFORDABLE_HOUSING_COMPONENT</w:t>
            </w:r>
          </w:p>
        </w:tc>
        <w:tc>
          <w:tcPr>
            <w:tcW w:w="1132" w:type="pct"/>
            <w:shd w:val="clear" w:color="auto" w:fill="auto"/>
            <w:noWrap/>
            <w:vAlign w:val="center"/>
          </w:tcPr>
          <w:p w14:paraId="05085D56" w14:textId="0CA3D6F1"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038AE" w:rsidRPr="000C6EDF" w14:paraId="5FF53520"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07191BAF" w14:textId="1393E070" w:rsidR="00A038AE" w:rsidRDefault="00AD5F0D"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51</w:t>
            </w:r>
          </w:p>
        </w:tc>
        <w:tc>
          <w:tcPr>
            <w:tcW w:w="1436" w:type="pct"/>
            <w:shd w:val="clear" w:color="auto" w:fill="auto"/>
            <w:vAlign w:val="center"/>
          </w:tcPr>
          <w:p w14:paraId="6947BDFF" w14:textId="4A25EE68"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Does project require RERA registration</w:t>
            </w:r>
          </w:p>
        </w:tc>
        <w:tc>
          <w:tcPr>
            <w:tcW w:w="2019" w:type="pct"/>
            <w:shd w:val="clear" w:color="auto" w:fill="auto"/>
            <w:vAlign w:val="center"/>
          </w:tcPr>
          <w:p w14:paraId="0050CD09" w14:textId="4BD42654"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DOC_DOES_PROJECT_REQUIRE_RERA_REGISTRATION</w:t>
            </w:r>
          </w:p>
        </w:tc>
        <w:tc>
          <w:tcPr>
            <w:tcW w:w="1132" w:type="pct"/>
            <w:shd w:val="clear" w:color="auto" w:fill="auto"/>
            <w:noWrap/>
            <w:vAlign w:val="center"/>
          </w:tcPr>
          <w:p w14:paraId="36D68D3D" w14:textId="0479860A" w:rsidR="00A038AE" w:rsidRPr="00A038AE" w:rsidRDefault="00A038AE"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038AE" w:rsidRPr="000C6EDF" w14:paraId="4559FAD0"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106BBE11" w14:textId="02C590C0" w:rsidR="00A038AE" w:rsidRDefault="00A038AE"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5</w:t>
            </w:r>
            <w:r w:rsidR="00AD5F0D">
              <w:rPr>
                <w:rFonts w:asciiTheme="majorHAnsi" w:eastAsia="Times New Roman" w:hAnsiTheme="majorHAnsi" w:cs="Calibri"/>
                <w:color w:val="000000" w:themeColor="text1"/>
                <w:sz w:val="22"/>
              </w:rPr>
              <w:t>2</w:t>
            </w:r>
          </w:p>
        </w:tc>
        <w:tc>
          <w:tcPr>
            <w:tcW w:w="1436" w:type="pct"/>
            <w:shd w:val="clear" w:color="auto" w:fill="auto"/>
            <w:vAlign w:val="center"/>
          </w:tcPr>
          <w:p w14:paraId="106749B3" w14:textId="25979EA6"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Is security deposit required</w:t>
            </w:r>
          </w:p>
        </w:tc>
        <w:tc>
          <w:tcPr>
            <w:tcW w:w="2019" w:type="pct"/>
            <w:shd w:val="clear" w:color="auto" w:fill="auto"/>
            <w:vAlign w:val="center"/>
          </w:tcPr>
          <w:p w14:paraId="6583225B" w14:textId="2155486D"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IS_SECURITY_DEPOSIT_REQUIRED</w:t>
            </w:r>
          </w:p>
        </w:tc>
        <w:tc>
          <w:tcPr>
            <w:tcW w:w="1132" w:type="pct"/>
            <w:shd w:val="clear" w:color="auto" w:fill="auto"/>
            <w:noWrap/>
            <w:vAlign w:val="center"/>
          </w:tcPr>
          <w:p w14:paraId="72C9DE17" w14:textId="4517E0BC" w:rsidR="00A038AE" w:rsidRPr="00A038AE" w:rsidRDefault="00A038AE"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A038AE">
              <w:rPr>
                <w:rFonts w:asciiTheme="majorHAnsi" w:eastAsia="Times New Roman" w:hAnsiTheme="majorHAnsi" w:cs="Calibri"/>
                <w:color w:val="000000" w:themeColor="text1"/>
                <w:sz w:val="22"/>
              </w:rPr>
              <w:t>YES/NO</w:t>
            </w:r>
          </w:p>
        </w:tc>
      </w:tr>
      <w:tr w:rsidR="00AD5F0D" w:rsidRPr="000C6EDF" w14:paraId="215D8304"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1B0907BB" w14:textId="18F7EE58" w:rsidR="00AD5F0D" w:rsidRDefault="00AD5F0D"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53</w:t>
            </w:r>
          </w:p>
        </w:tc>
        <w:tc>
          <w:tcPr>
            <w:tcW w:w="1436" w:type="pct"/>
            <w:shd w:val="clear" w:color="auto" w:fill="auto"/>
            <w:vAlign w:val="center"/>
          </w:tcPr>
          <w:p w14:paraId="447A53B2" w14:textId="6EA40B7C" w:rsidR="00AD5F0D" w:rsidRPr="00A038AE" w:rsidRDefault="00AD5F0D"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Applicable if project has Building Block with entire façade made of Glass</w:t>
            </w:r>
          </w:p>
        </w:tc>
        <w:tc>
          <w:tcPr>
            <w:tcW w:w="2019" w:type="pct"/>
            <w:shd w:val="clear" w:color="auto" w:fill="auto"/>
            <w:vAlign w:val="center"/>
          </w:tcPr>
          <w:p w14:paraId="23E9A770" w14:textId="766EF1D4" w:rsidR="00AD5F0D" w:rsidRPr="00A038AE" w:rsidRDefault="00AD5F0D"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D5F0D">
              <w:rPr>
                <w:rFonts w:asciiTheme="majorHAnsi" w:eastAsia="Times New Roman" w:hAnsiTheme="majorHAnsi" w:cs="Calibri"/>
                <w:color w:val="000000" w:themeColor="text1"/>
                <w:sz w:val="22"/>
              </w:rPr>
              <w:t>IS_BLOCK_1_HAVING_ENTIRE_FACADE_IN_GLASS</w:t>
            </w:r>
          </w:p>
        </w:tc>
        <w:tc>
          <w:tcPr>
            <w:tcW w:w="1132" w:type="pct"/>
            <w:shd w:val="clear" w:color="auto" w:fill="auto"/>
            <w:noWrap/>
            <w:vAlign w:val="center"/>
          </w:tcPr>
          <w:p w14:paraId="55C92A02" w14:textId="19403659" w:rsidR="00AD5F0D" w:rsidRPr="00A038AE" w:rsidRDefault="00AD5F0D"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AD5F0D">
              <w:rPr>
                <w:rFonts w:asciiTheme="majorHAnsi" w:eastAsia="Times New Roman" w:hAnsiTheme="majorHAnsi" w:cs="Calibri"/>
                <w:color w:val="000000" w:themeColor="text1"/>
                <w:sz w:val="22"/>
              </w:rPr>
              <w:t>YES/NO</w:t>
            </w:r>
          </w:p>
        </w:tc>
      </w:tr>
      <w:tr w:rsidR="00D11DC1" w:rsidRPr="000C6EDF" w14:paraId="1DD37AD7"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3A3433AC" w14:textId="502FA986" w:rsidR="00D11DC1" w:rsidRDefault="00D11DC1"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54</w:t>
            </w:r>
          </w:p>
        </w:tc>
        <w:tc>
          <w:tcPr>
            <w:tcW w:w="1436" w:type="pct"/>
            <w:shd w:val="clear" w:color="auto" w:fill="auto"/>
            <w:vAlign w:val="center"/>
          </w:tcPr>
          <w:p w14:paraId="7FAF1C88" w14:textId="42FEA108" w:rsidR="00D11DC1" w:rsidRDefault="00D11DC1"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Applicable</w:t>
            </w:r>
            <w:r w:rsidRPr="00D11DC1">
              <w:rPr>
                <w:rFonts w:asciiTheme="majorHAnsi" w:eastAsia="Times New Roman" w:hAnsiTheme="majorHAnsi" w:cs="Calibri"/>
                <w:color w:val="000000" w:themeColor="text1"/>
                <w:sz w:val="22"/>
              </w:rPr>
              <w:t xml:space="preserve"> if EIDP fee is applicable for project</w:t>
            </w:r>
          </w:p>
        </w:tc>
        <w:tc>
          <w:tcPr>
            <w:tcW w:w="2019" w:type="pct"/>
            <w:shd w:val="clear" w:color="auto" w:fill="auto"/>
            <w:vAlign w:val="center"/>
          </w:tcPr>
          <w:p w14:paraId="7BE67F72" w14:textId="75143AAC" w:rsidR="00D11DC1" w:rsidRPr="00AD5F0D" w:rsidRDefault="00D11DC1"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D11DC1">
              <w:rPr>
                <w:rFonts w:asciiTheme="majorHAnsi" w:eastAsia="Times New Roman" w:hAnsiTheme="majorHAnsi" w:cs="Calibri"/>
                <w:color w:val="000000" w:themeColor="text1"/>
                <w:sz w:val="22"/>
              </w:rPr>
              <w:t>PROJECT_VALUE_IN_INR_IF_EIDP_FEE_IS_APPLICABLE_FOR_PROJECT</w:t>
            </w:r>
          </w:p>
        </w:tc>
        <w:tc>
          <w:tcPr>
            <w:tcW w:w="1132" w:type="pct"/>
            <w:shd w:val="clear" w:color="auto" w:fill="auto"/>
            <w:noWrap/>
            <w:vAlign w:val="center"/>
          </w:tcPr>
          <w:p w14:paraId="54B423EF" w14:textId="29575381" w:rsidR="00D11DC1" w:rsidRPr="00AD5F0D" w:rsidRDefault="00D11DC1"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D11DC1">
              <w:rPr>
                <w:rFonts w:asciiTheme="majorHAnsi" w:eastAsia="Times New Roman" w:hAnsiTheme="majorHAnsi" w:cs="Calibri"/>
                <w:color w:val="000000" w:themeColor="text1"/>
                <w:sz w:val="22"/>
              </w:rPr>
              <w:t>Numeric value with decimal / NA</w:t>
            </w:r>
          </w:p>
        </w:tc>
      </w:tr>
      <w:tr w:rsidR="00D11DC1" w:rsidRPr="000C6EDF" w14:paraId="1C9C546D"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478A07F4" w14:textId="15346BA6" w:rsidR="00D11DC1" w:rsidRDefault="00D11DC1"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55</w:t>
            </w:r>
          </w:p>
        </w:tc>
        <w:tc>
          <w:tcPr>
            <w:tcW w:w="1436" w:type="pct"/>
            <w:shd w:val="clear" w:color="auto" w:fill="auto"/>
            <w:vAlign w:val="center"/>
          </w:tcPr>
          <w:p w14:paraId="155FE5BF" w14:textId="2DE6B711" w:rsidR="00D11DC1" w:rsidRDefault="00D11DC1"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 xml:space="preserve">Applicable if </w:t>
            </w:r>
            <w:r w:rsidRPr="00D11DC1">
              <w:rPr>
                <w:rFonts w:asciiTheme="majorHAnsi" w:eastAsia="Times New Roman" w:hAnsiTheme="majorHAnsi" w:cs="Calibri"/>
                <w:color w:val="000000" w:themeColor="text1"/>
                <w:sz w:val="22"/>
              </w:rPr>
              <w:t>the project</w:t>
            </w:r>
            <w:r>
              <w:rPr>
                <w:rFonts w:asciiTheme="majorHAnsi" w:eastAsia="Times New Roman" w:hAnsiTheme="majorHAnsi" w:cs="Calibri"/>
                <w:color w:val="000000" w:themeColor="text1"/>
                <w:sz w:val="22"/>
              </w:rPr>
              <w:t xml:space="preserve"> is</w:t>
            </w:r>
            <w:r w:rsidRPr="00D11DC1">
              <w:rPr>
                <w:rFonts w:asciiTheme="majorHAnsi" w:eastAsia="Times New Roman" w:hAnsiTheme="majorHAnsi" w:cs="Calibri"/>
                <w:color w:val="000000" w:themeColor="text1"/>
                <w:sz w:val="22"/>
              </w:rPr>
              <w:t xml:space="preserve"> by State </w:t>
            </w:r>
            <w:proofErr w:type="spellStart"/>
            <w:r w:rsidRPr="00D11DC1">
              <w:rPr>
                <w:rFonts w:asciiTheme="majorHAnsi" w:eastAsia="Times New Roman" w:hAnsiTheme="majorHAnsi" w:cs="Calibri"/>
                <w:color w:val="000000" w:themeColor="text1"/>
                <w:sz w:val="22"/>
              </w:rPr>
              <w:t>Govt</w:t>
            </w:r>
            <w:proofErr w:type="spellEnd"/>
            <w:r w:rsidRPr="00D11DC1">
              <w:rPr>
                <w:rFonts w:asciiTheme="majorHAnsi" w:eastAsia="Times New Roman" w:hAnsiTheme="majorHAnsi" w:cs="Calibri"/>
                <w:color w:val="000000" w:themeColor="text1"/>
                <w:sz w:val="22"/>
              </w:rPr>
              <w:t xml:space="preserve"> or Central </w:t>
            </w:r>
            <w:proofErr w:type="spellStart"/>
            <w:r w:rsidRPr="00D11DC1">
              <w:rPr>
                <w:rFonts w:asciiTheme="majorHAnsi" w:eastAsia="Times New Roman" w:hAnsiTheme="majorHAnsi" w:cs="Calibri"/>
                <w:color w:val="000000" w:themeColor="text1"/>
                <w:sz w:val="22"/>
              </w:rPr>
              <w:t>Govt</w:t>
            </w:r>
            <w:proofErr w:type="spellEnd"/>
            <w:r w:rsidRPr="00D11DC1">
              <w:rPr>
                <w:rFonts w:asciiTheme="majorHAnsi" w:eastAsia="Times New Roman" w:hAnsiTheme="majorHAnsi" w:cs="Calibri"/>
                <w:color w:val="000000" w:themeColor="text1"/>
                <w:sz w:val="22"/>
              </w:rPr>
              <w:t xml:space="preserve"> or </w:t>
            </w:r>
            <w:proofErr w:type="spellStart"/>
            <w:r w:rsidRPr="00D11DC1">
              <w:rPr>
                <w:rFonts w:asciiTheme="majorHAnsi" w:eastAsia="Times New Roman" w:hAnsiTheme="majorHAnsi" w:cs="Calibri"/>
                <w:color w:val="000000" w:themeColor="text1"/>
                <w:sz w:val="22"/>
              </w:rPr>
              <w:t>Govt</w:t>
            </w:r>
            <w:proofErr w:type="spellEnd"/>
            <w:r w:rsidRPr="00D11DC1">
              <w:rPr>
                <w:rFonts w:asciiTheme="majorHAnsi" w:eastAsia="Times New Roman" w:hAnsiTheme="majorHAnsi" w:cs="Calibri"/>
                <w:color w:val="000000" w:themeColor="text1"/>
                <w:sz w:val="22"/>
              </w:rPr>
              <w:t xml:space="preserve"> Undertaking</w:t>
            </w:r>
          </w:p>
        </w:tc>
        <w:tc>
          <w:tcPr>
            <w:tcW w:w="2019" w:type="pct"/>
            <w:shd w:val="clear" w:color="auto" w:fill="auto"/>
            <w:vAlign w:val="center"/>
          </w:tcPr>
          <w:p w14:paraId="1AFD9C84" w14:textId="4D43C8CC" w:rsidR="00D11DC1" w:rsidRPr="00AD5F0D" w:rsidRDefault="00D11DC1"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D11DC1">
              <w:rPr>
                <w:rFonts w:asciiTheme="majorHAnsi" w:eastAsia="Times New Roman" w:hAnsiTheme="majorHAnsi" w:cs="Calibri"/>
                <w:color w:val="000000" w:themeColor="text1"/>
                <w:sz w:val="22"/>
              </w:rPr>
              <w:t>IS_THE_PROJECT_BY_STATE_GOVT_OR_CENTRAL_GOVT_OR_GOVT_UNDERTAKING</w:t>
            </w:r>
          </w:p>
        </w:tc>
        <w:tc>
          <w:tcPr>
            <w:tcW w:w="1132" w:type="pct"/>
            <w:shd w:val="clear" w:color="auto" w:fill="auto"/>
            <w:noWrap/>
            <w:vAlign w:val="center"/>
          </w:tcPr>
          <w:p w14:paraId="0E6A3C6A" w14:textId="10C965DA" w:rsidR="00D11DC1" w:rsidRPr="00AD5F0D" w:rsidRDefault="00D11DC1"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D11DC1">
              <w:rPr>
                <w:rFonts w:asciiTheme="majorHAnsi" w:eastAsia="Times New Roman" w:hAnsiTheme="majorHAnsi" w:cs="Calibri"/>
                <w:color w:val="000000" w:themeColor="text1"/>
                <w:sz w:val="22"/>
              </w:rPr>
              <w:t>YES/NO</w:t>
            </w:r>
          </w:p>
        </w:tc>
      </w:tr>
      <w:tr w:rsidR="00EE601A" w:rsidRPr="000C6EDF" w14:paraId="3862D525"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5387874A" w14:textId="5A1C1F9A" w:rsidR="00EE601A" w:rsidRDefault="00EE601A"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56</w:t>
            </w:r>
          </w:p>
        </w:tc>
        <w:tc>
          <w:tcPr>
            <w:tcW w:w="1436" w:type="pct"/>
            <w:shd w:val="clear" w:color="auto" w:fill="auto"/>
            <w:vAlign w:val="center"/>
          </w:tcPr>
          <w:p w14:paraId="115E0A1C" w14:textId="7E01C581" w:rsidR="00EE601A" w:rsidRDefault="00EE601A"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Number of temporary structures if any present at site</w:t>
            </w:r>
          </w:p>
        </w:tc>
        <w:tc>
          <w:tcPr>
            <w:tcW w:w="2019" w:type="pct"/>
            <w:shd w:val="clear" w:color="auto" w:fill="auto"/>
            <w:vAlign w:val="center"/>
          </w:tcPr>
          <w:p w14:paraId="5FB6A10C" w14:textId="3F46978C" w:rsidR="00EE601A" w:rsidRPr="00D11DC1" w:rsidRDefault="00EE601A"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EE601A">
              <w:rPr>
                <w:rFonts w:asciiTheme="majorHAnsi" w:eastAsia="Times New Roman" w:hAnsiTheme="majorHAnsi" w:cs="Calibri"/>
                <w:color w:val="000000" w:themeColor="text1"/>
                <w:sz w:val="22"/>
              </w:rPr>
              <w:t>NUMBER_OF_TEMPORARY_STRUCTURES_IF_PRESENT_AT_THE_SITE=Whole numeric value /NA</w:t>
            </w:r>
          </w:p>
        </w:tc>
        <w:tc>
          <w:tcPr>
            <w:tcW w:w="1132" w:type="pct"/>
            <w:shd w:val="clear" w:color="auto" w:fill="auto"/>
            <w:noWrap/>
            <w:vAlign w:val="center"/>
          </w:tcPr>
          <w:p w14:paraId="7C4D3122" w14:textId="0D90A984" w:rsidR="00EE601A" w:rsidRPr="00D11DC1" w:rsidRDefault="00EE601A"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EE601A">
              <w:rPr>
                <w:rFonts w:asciiTheme="majorHAnsi" w:eastAsia="Times New Roman" w:hAnsiTheme="majorHAnsi" w:cs="Calibri"/>
                <w:color w:val="000000" w:themeColor="text1"/>
                <w:sz w:val="22"/>
              </w:rPr>
              <w:t>Whole numeric value /NA</w:t>
            </w:r>
          </w:p>
        </w:tc>
      </w:tr>
      <w:tr w:rsidR="00EE601A" w:rsidRPr="000C6EDF" w14:paraId="6746CEE5"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568784F4" w14:textId="735FBE07" w:rsidR="00EE601A" w:rsidRDefault="00EE601A"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57</w:t>
            </w:r>
          </w:p>
        </w:tc>
        <w:tc>
          <w:tcPr>
            <w:tcW w:w="1436" w:type="pct"/>
            <w:shd w:val="clear" w:color="auto" w:fill="auto"/>
            <w:vAlign w:val="center"/>
          </w:tcPr>
          <w:p w14:paraId="2804714A" w14:textId="48207FD5" w:rsidR="00EE601A" w:rsidRDefault="00EE601A"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Applicable if project is required to provide EWS provision</w:t>
            </w:r>
          </w:p>
        </w:tc>
        <w:tc>
          <w:tcPr>
            <w:tcW w:w="2019" w:type="pct"/>
            <w:shd w:val="clear" w:color="auto" w:fill="auto"/>
            <w:vAlign w:val="center"/>
          </w:tcPr>
          <w:p w14:paraId="4D7AE5E5" w14:textId="34D664A3" w:rsidR="00EE601A" w:rsidRPr="00D11DC1" w:rsidRDefault="00EE601A"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EE601A">
              <w:rPr>
                <w:rFonts w:asciiTheme="majorHAnsi" w:eastAsia="Times New Roman" w:hAnsiTheme="majorHAnsi" w:cs="Calibri"/>
                <w:color w:val="000000" w:themeColor="text1"/>
                <w:sz w:val="22"/>
              </w:rPr>
              <w:t>HAS_PROJECT_PROVIDED_MIN_10_PER_BUA_FOR_EWS_WITHIN_5_KM_FROM_PROJECT_SITE=YES/NO</w:t>
            </w:r>
          </w:p>
        </w:tc>
        <w:tc>
          <w:tcPr>
            <w:tcW w:w="1132" w:type="pct"/>
            <w:shd w:val="clear" w:color="auto" w:fill="auto"/>
            <w:noWrap/>
            <w:vAlign w:val="center"/>
          </w:tcPr>
          <w:p w14:paraId="7ED25D00" w14:textId="409CF965" w:rsidR="00EE601A" w:rsidRPr="00D11DC1" w:rsidRDefault="00EE601A"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EE601A">
              <w:rPr>
                <w:rFonts w:asciiTheme="majorHAnsi" w:eastAsia="Times New Roman" w:hAnsiTheme="majorHAnsi" w:cs="Calibri"/>
                <w:color w:val="000000" w:themeColor="text1"/>
                <w:sz w:val="22"/>
              </w:rPr>
              <w:t>YES/NO</w:t>
            </w:r>
          </w:p>
        </w:tc>
      </w:tr>
      <w:tr w:rsidR="00EE601A" w:rsidRPr="000C6EDF" w14:paraId="5D8BE0C6" w14:textId="77777777" w:rsidTr="00AD5F0D">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6FFB1E67" w14:textId="0DA32DF2" w:rsidR="00EE601A" w:rsidRDefault="00EE601A"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lastRenderedPageBreak/>
              <w:t>58</w:t>
            </w:r>
          </w:p>
        </w:tc>
        <w:tc>
          <w:tcPr>
            <w:tcW w:w="1436" w:type="pct"/>
            <w:shd w:val="clear" w:color="auto" w:fill="auto"/>
            <w:vAlign w:val="center"/>
          </w:tcPr>
          <w:p w14:paraId="0FCA3CF9" w14:textId="551FE825" w:rsidR="00EE601A" w:rsidRDefault="00EE601A"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Applicable if project has TDR provision</w:t>
            </w:r>
          </w:p>
        </w:tc>
        <w:tc>
          <w:tcPr>
            <w:tcW w:w="2019" w:type="pct"/>
            <w:shd w:val="clear" w:color="auto" w:fill="auto"/>
            <w:vAlign w:val="center"/>
          </w:tcPr>
          <w:p w14:paraId="5C91D121" w14:textId="0756D3C8" w:rsidR="00EE601A" w:rsidRPr="00D11DC1" w:rsidRDefault="00EE601A"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EE601A">
              <w:rPr>
                <w:rFonts w:asciiTheme="majorHAnsi" w:eastAsia="Times New Roman" w:hAnsiTheme="majorHAnsi" w:cs="Calibri"/>
                <w:color w:val="000000" w:themeColor="text1"/>
                <w:sz w:val="22"/>
              </w:rPr>
              <w:t>ADDITIONAL_TDR_IF_APPLICABLE_M2=Numeric value with decimal/NA</w:t>
            </w:r>
          </w:p>
        </w:tc>
        <w:tc>
          <w:tcPr>
            <w:tcW w:w="1132" w:type="pct"/>
            <w:shd w:val="clear" w:color="auto" w:fill="auto"/>
            <w:noWrap/>
            <w:vAlign w:val="center"/>
          </w:tcPr>
          <w:p w14:paraId="6110D36D" w14:textId="5ADEE696" w:rsidR="00EE601A" w:rsidRPr="00D11DC1" w:rsidRDefault="00EE601A" w:rsidP="00AD5F0D">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EE601A">
              <w:rPr>
                <w:rFonts w:asciiTheme="majorHAnsi" w:eastAsia="Times New Roman" w:hAnsiTheme="majorHAnsi" w:cs="Calibri"/>
                <w:color w:val="000000" w:themeColor="text1"/>
                <w:sz w:val="22"/>
              </w:rPr>
              <w:t>Numeric value with decimal/NA</w:t>
            </w:r>
          </w:p>
        </w:tc>
      </w:tr>
      <w:tr w:rsidR="00EE601A" w:rsidRPr="000C6EDF" w14:paraId="320A82B6" w14:textId="77777777" w:rsidTr="00AD5F0D">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608BCBC7" w14:textId="608B840E" w:rsidR="00EE601A" w:rsidRDefault="00EE601A" w:rsidP="00AD5F0D">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59</w:t>
            </w:r>
          </w:p>
        </w:tc>
        <w:tc>
          <w:tcPr>
            <w:tcW w:w="1436" w:type="pct"/>
            <w:shd w:val="clear" w:color="auto" w:fill="auto"/>
            <w:vAlign w:val="center"/>
          </w:tcPr>
          <w:p w14:paraId="6E158E7F" w14:textId="22A6E115" w:rsidR="00EE601A" w:rsidRDefault="00EE601A"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Is the project by State Government or Central Government undertaking</w:t>
            </w:r>
          </w:p>
        </w:tc>
        <w:tc>
          <w:tcPr>
            <w:tcW w:w="2019" w:type="pct"/>
            <w:shd w:val="clear" w:color="auto" w:fill="auto"/>
            <w:vAlign w:val="center"/>
          </w:tcPr>
          <w:p w14:paraId="4C088BFB" w14:textId="2BB0FB8D" w:rsidR="00EE601A" w:rsidRPr="00D11DC1" w:rsidRDefault="00EE601A"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EE601A">
              <w:rPr>
                <w:rFonts w:asciiTheme="majorHAnsi" w:eastAsia="Times New Roman" w:hAnsiTheme="majorHAnsi" w:cs="Calibri"/>
                <w:color w:val="000000" w:themeColor="text1"/>
                <w:sz w:val="22"/>
              </w:rPr>
              <w:t>IS_THE_PROJECT_BY_STATE_GOVT_OR_CENTRAL_GOVT_OR_GOVT_UNDERTAKING=YES/NO</w:t>
            </w:r>
          </w:p>
        </w:tc>
        <w:tc>
          <w:tcPr>
            <w:tcW w:w="1132" w:type="pct"/>
            <w:shd w:val="clear" w:color="auto" w:fill="auto"/>
            <w:noWrap/>
            <w:vAlign w:val="center"/>
          </w:tcPr>
          <w:p w14:paraId="7EEF011C" w14:textId="129ACAB0" w:rsidR="00EE601A" w:rsidRPr="00D11DC1" w:rsidRDefault="00EE601A" w:rsidP="00AD5F0D">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EE601A">
              <w:rPr>
                <w:rFonts w:asciiTheme="majorHAnsi" w:eastAsia="Times New Roman" w:hAnsiTheme="majorHAnsi" w:cs="Calibri"/>
                <w:color w:val="000000" w:themeColor="text1"/>
                <w:sz w:val="22"/>
              </w:rPr>
              <w:t>YES/NO</w:t>
            </w:r>
          </w:p>
        </w:tc>
      </w:tr>
      <w:tr w:rsidR="009230D5" w:rsidRPr="000C6EDF" w14:paraId="0BB81D36" w14:textId="77777777" w:rsidTr="00532397">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1BAFE0FD" w14:textId="63684F48" w:rsidR="009230D5" w:rsidRDefault="009230D5" w:rsidP="009230D5">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60</w:t>
            </w:r>
          </w:p>
        </w:tc>
        <w:tc>
          <w:tcPr>
            <w:tcW w:w="1436" w:type="pct"/>
            <w:shd w:val="clear" w:color="auto" w:fill="auto"/>
            <w:vAlign w:val="center"/>
          </w:tcPr>
          <w:p w14:paraId="4556F9F0" w14:textId="1FB317D3" w:rsidR="009230D5" w:rsidRDefault="009230D5" w:rsidP="009230D5">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Applicable only for Addition &amp; Alteration service only</w:t>
            </w:r>
          </w:p>
        </w:tc>
        <w:tc>
          <w:tcPr>
            <w:tcW w:w="2019" w:type="pct"/>
            <w:shd w:val="clear" w:color="auto" w:fill="auto"/>
            <w:vAlign w:val="center"/>
          </w:tcPr>
          <w:p w14:paraId="34BF5696" w14:textId="652A1EF5" w:rsidR="009230D5" w:rsidRPr="00EE601A" w:rsidRDefault="009230D5" w:rsidP="009230D5">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9230D5">
              <w:rPr>
                <w:rFonts w:asciiTheme="majorHAnsi" w:eastAsia="Times New Roman" w:hAnsiTheme="majorHAnsi" w:cs="Calibri"/>
                <w:color w:val="000000" w:themeColor="text1"/>
                <w:sz w:val="22"/>
              </w:rPr>
              <w:t>BLK_1_SETBACK_FRONT_EXISTING</w:t>
            </w:r>
          </w:p>
        </w:tc>
        <w:tc>
          <w:tcPr>
            <w:tcW w:w="1132" w:type="pct"/>
            <w:shd w:val="clear" w:color="auto" w:fill="auto"/>
            <w:noWrap/>
          </w:tcPr>
          <w:p w14:paraId="2B698FA3" w14:textId="1ED006CE" w:rsidR="009230D5" w:rsidRPr="00EE601A" w:rsidRDefault="009230D5" w:rsidP="009230D5">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D97CBE">
              <w:rPr>
                <w:rFonts w:asciiTheme="majorHAnsi" w:eastAsia="Times New Roman" w:hAnsiTheme="majorHAnsi" w:cs="Calibri"/>
                <w:color w:val="000000" w:themeColor="text1"/>
                <w:sz w:val="22"/>
              </w:rPr>
              <w:t>Numeric value with decimal/NA</w:t>
            </w:r>
          </w:p>
        </w:tc>
      </w:tr>
      <w:tr w:rsidR="009230D5" w:rsidRPr="000C6EDF" w14:paraId="0662CAAF" w14:textId="77777777" w:rsidTr="00F53FD6">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23455CFD" w14:textId="7A478BDA" w:rsidR="009230D5" w:rsidRDefault="009230D5" w:rsidP="009230D5">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61</w:t>
            </w:r>
          </w:p>
        </w:tc>
        <w:tc>
          <w:tcPr>
            <w:tcW w:w="1436" w:type="pct"/>
            <w:shd w:val="clear" w:color="auto" w:fill="auto"/>
          </w:tcPr>
          <w:p w14:paraId="370D1839" w14:textId="3D84E208" w:rsidR="009230D5" w:rsidRDefault="009230D5" w:rsidP="009230D5">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F8553A">
              <w:rPr>
                <w:rFonts w:asciiTheme="majorHAnsi" w:eastAsia="Times New Roman" w:hAnsiTheme="majorHAnsi" w:cs="Calibri"/>
                <w:color w:val="000000" w:themeColor="text1"/>
                <w:sz w:val="22"/>
              </w:rPr>
              <w:t>Applicable only for Addition &amp; Alteration service only</w:t>
            </w:r>
          </w:p>
        </w:tc>
        <w:tc>
          <w:tcPr>
            <w:tcW w:w="2019" w:type="pct"/>
            <w:shd w:val="clear" w:color="auto" w:fill="auto"/>
            <w:vAlign w:val="center"/>
          </w:tcPr>
          <w:p w14:paraId="0C671309" w14:textId="439F7E3D" w:rsidR="009230D5" w:rsidRPr="00EE601A" w:rsidRDefault="009230D5" w:rsidP="009230D5">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9230D5">
              <w:rPr>
                <w:rFonts w:asciiTheme="majorHAnsi" w:eastAsia="Times New Roman" w:hAnsiTheme="majorHAnsi" w:cs="Calibri"/>
                <w:color w:val="000000" w:themeColor="text1"/>
                <w:sz w:val="22"/>
              </w:rPr>
              <w:t>BLK_1_SETBACK_REAR_EXISTING</w:t>
            </w:r>
          </w:p>
        </w:tc>
        <w:tc>
          <w:tcPr>
            <w:tcW w:w="1132" w:type="pct"/>
            <w:shd w:val="clear" w:color="auto" w:fill="auto"/>
            <w:noWrap/>
          </w:tcPr>
          <w:p w14:paraId="6951E8F4" w14:textId="2DA1E135" w:rsidR="009230D5" w:rsidRPr="00EE601A" w:rsidRDefault="009230D5" w:rsidP="009230D5">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D97CBE">
              <w:rPr>
                <w:rFonts w:asciiTheme="majorHAnsi" w:eastAsia="Times New Roman" w:hAnsiTheme="majorHAnsi" w:cs="Calibri"/>
                <w:color w:val="000000" w:themeColor="text1"/>
                <w:sz w:val="22"/>
              </w:rPr>
              <w:t>Numeric value with decimal/NA</w:t>
            </w:r>
          </w:p>
        </w:tc>
      </w:tr>
      <w:tr w:rsidR="009230D5" w:rsidRPr="000C6EDF" w14:paraId="1270D093" w14:textId="77777777" w:rsidTr="00F53FD6">
        <w:trPr>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256DEFA8" w14:textId="479EC24E" w:rsidR="009230D5" w:rsidRDefault="009230D5" w:rsidP="009230D5">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62</w:t>
            </w:r>
          </w:p>
        </w:tc>
        <w:tc>
          <w:tcPr>
            <w:tcW w:w="1436" w:type="pct"/>
            <w:shd w:val="clear" w:color="auto" w:fill="auto"/>
          </w:tcPr>
          <w:p w14:paraId="058FD83A" w14:textId="2DE03056" w:rsidR="009230D5" w:rsidRDefault="009230D5" w:rsidP="009230D5">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F8553A">
              <w:rPr>
                <w:rFonts w:asciiTheme="majorHAnsi" w:eastAsia="Times New Roman" w:hAnsiTheme="majorHAnsi" w:cs="Calibri"/>
                <w:color w:val="000000" w:themeColor="text1"/>
                <w:sz w:val="22"/>
              </w:rPr>
              <w:t>Applicable only for Addition &amp; Alteration service only</w:t>
            </w:r>
          </w:p>
        </w:tc>
        <w:tc>
          <w:tcPr>
            <w:tcW w:w="2019" w:type="pct"/>
            <w:shd w:val="clear" w:color="auto" w:fill="auto"/>
            <w:vAlign w:val="center"/>
          </w:tcPr>
          <w:p w14:paraId="7A66D487" w14:textId="6D949E54" w:rsidR="009230D5" w:rsidRPr="00EE601A" w:rsidRDefault="009230D5" w:rsidP="009230D5">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9230D5">
              <w:rPr>
                <w:rFonts w:asciiTheme="majorHAnsi" w:eastAsia="Times New Roman" w:hAnsiTheme="majorHAnsi" w:cs="Calibri"/>
                <w:color w:val="000000" w:themeColor="text1"/>
                <w:sz w:val="22"/>
              </w:rPr>
              <w:t>BLK_1_SETBACK_LEFT_EXISTING</w:t>
            </w:r>
          </w:p>
        </w:tc>
        <w:tc>
          <w:tcPr>
            <w:tcW w:w="1132" w:type="pct"/>
            <w:shd w:val="clear" w:color="auto" w:fill="auto"/>
            <w:noWrap/>
          </w:tcPr>
          <w:p w14:paraId="55F4265E" w14:textId="364975F6" w:rsidR="009230D5" w:rsidRPr="00EE601A" w:rsidRDefault="009230D5" w:rsidP="009230D5">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D97CBE">
              <w:rPr>
                <w:rFonts w:asciiTheme="majorHAnsi" w:eastAsia="Times New Roman" w:hAnsiTheme="majorHAnsi" w:cs="Calibri"/>
                <w:color w:val="000000" w:themeColor="text1"/>
                <w:sz w:val="22"/>
              </w:rPr>
              <w:t>Numeric value with decimal/NA</w:t>
            </w:r>
          </w:p>
        </w:tc>
      </w:tr>
      <w:tr w:rsidR="009230D5" w:rsidRPr="000C6EDF" w14:paraId="63738EAF" w14:textId="77777777" w:rsidTr="00F53FD6">
        <w:trPr>
          <w:cnfStyle w:val="000000100000" w:firstRow="0" w:lastRow="0" w:firstColumn="0" w:lastColumn="0" w:oddVBand="0" w:evenVBand="0" w:oddHBand="1" w:evenHBand="0" w:firstRowFirstColumn="0" w:firstRowLastColumn="0" w:lastRowFirstColumn="0" w:lastRowLastColumn="0"/>
          <w:trHeight w:val="79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3D48751A" w14:textId="418C29F0" w:rsidR="009230D5" w:rsidRDefault="009230D5" w:rsidP="009230D5">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63</w:t>
            </w:r>
          </w:p>
        </w:tc>
        <w:tc>
          <w:tcPr>
            <w:tcW w:w="1436" w:type="pct"/>
            <w:shd w:val="clear" w:color="auto" w:fill="auto"/>
          </w:tcPr>
          <w:p w14:paraId="1FC12C35" w14:textId="0CAB2E82" w:rsidR="009230D5" w:rsidRDefault="009230D5" w:rsidP="009230D5">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F8553A">
              <w:rPr>
                <w:rFonts w:asciiTheme="majorHAnsi" w:eastAsia="Times New Roman" w:hAnsiTheme="majorHAnsi" w:cs="Calibri"/>
                <w:color w:val="000000" w:themeColor="text1"/>
                <w:sz w:val="22"/>
              </w:rPr>
              <w:t>Applicable only for Addition &amp; Alteration service only</w:t>
            </w:r>
          </w:p>
        </w:tc>
        <w:tc>
          <w:tcPr>
            <w:tcW w:w="2019" w:type="pct"/>
            <w:shd w:val="clear" w:color="auto" w:fill="auto"/>
            <w:vAlign w:val="center"/>
          </w:tcPr>
          <w:p w14:paraId="50C9A4DA" w14:textId="07CF72A7" w:rsidR="009230D5" w:rsidRPr="00EE601A" w:rsidRDefault="009230D5" w:rsidP="009230D5">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9230D5">
              <w:rPr>
                <w:rFonts w:asciiTheme="majorHAnsi" w:eastAsia="Times New Roman" w:hAnsiTheme="majorHAnsi" w:cs="Calibri"/>
                <w:color w:val="000000" w:themeColor="text1"/>
                <w:sz w:val="22"/>
              </w:rPr>
              <w:t>BLK_1_SETBACK_RIGHT_EXISTING</w:t>
            </w:r>
          </w:p>
        </w:tc>
        <w:tc>
          <w:tcPr>
            <w:tcW w:w="1132" w:type="pct"/>
            <w:shd w:val="clear" w:color="auto" w:fill="auto"/>
            <w:noWrap/>
          </w:tcPr>
          <w:p w14:paraId="62C6107E" w14:textId="3B3F31B0" w:rsidR="009230D5" w:rsidRPr="00EE601A" w:rsidRDefault="009230D5" w:rsidP="009230D5">
            <w:pPr>
              <w:cnfStyle w:val="000000100000" w:firstRow="0" w:lastRow="0" w:firstColumn="0" w:lastColumn="0" w:oddVBand="0" w:evenVBand="0" w:oddHBand="1" w:evenHBand="0" w:firstRowFirstColumn="0" w:firstRowLastColumn="0" w:lastRowFirstColumn="0" w:lastRowLastColumn="0"/>
              <w:rPr>
                <w:rFonts w:asciiTheme="majorHAnsi" w:eastAsia="Times New Roman" w:hAnsiTheme="majorHAnsi" w:cs="Calibri"/>
                <w:color w:val="000000" w:themeColor="text1"/>
                <w:sz w:val="22"/>
              </w:rPr>
            </w:pPr>
            <w:r w:rsidRPr="00D97CBE">
              <w:rPr>
                <w:rFonts w:asciiTheme="majorHAnsi" w:eastAsia="Times New Roman" w:hAnsiTheme="majorHAnsi" w:cs="Calibri"/>
                <w:color w:val="000000" w:themeColor="text1"/>
                <w:sz w:val="22"/>
              </w:rPr>
              <w:t>Numeric value with decimal/NA</w:t>
            </w:r>
          </w:p>
        </w:tc>
      </w:tr>
      <w:tr w:rsidR="00F70382" w:rsidRPr="000C6EDF" w14:paraId="108656FD" w14:textId="77777777" w:rsidTr="00F70382">
        <w:trPr>
          <w:trHeight w:val="965"/>
        </w:trPr>
        <w:tc>
          <w:tcPr>
            <w:cnfStyle w:val="001000000000" w:firstRow="0" w:lastRow="0" w:firstColumn="1" w:lastColumn="0" w:oddVBand="0" w:evenVBand="0" w:oddHBand="0" w:evenHBand="0" w:firstRowFirstColumn="0" w:firstRowLastColumn="0" w:lastRowFirstColumn="0" w:lastRowLastColumn="0"/>
            <w:tcW w:w="413" w:type="pct"/>
            <w:shd w:val="clear" w:color="auto" w:fill="auto"/>
            <w:noWrap/>
            <w:vAlign w:val="center"/>
          </w:tcPr>
          <w:p w14:paraId="43262234" w14:textId="0CC3E415" w:rsidR="00F70382" w:rsidRDefault="00F70382" w:rsidP="009230D5">
            <w:pPr>
              <w:jc w:val="center"/>
              <w:rPr>
                <w:rFonts w:asciiTheme="majorHAnsi" w:eastAsia="Times New Roman" w:hAnsiTheme="majorHAnsi" w:cs="Calibri"/>
                <w:color w:val="000000" w:themeColor="text1"/>
                <w:sz w:val="22"/>
              </w:rPr>
            </w:pPr>
            <w:r>
              <w:rPr>
                <w:rFonts w:asciiTheme="majorHAnsi" w:eastAsia="Times New Roman" w:hAnsiTheme="majorHAnsi" w:cs="Calibri"/>
                <w:color w:val="000000" w:themeColor="text1"/>
                <w:sz w:val="22"/>
              </w:rPr>
              <w:t>64</w:t>
            </w:r>
          </w:p>
        </w:tc>
        <w:tc>
          <w:tcPr>
            <w:tcW w:w="1436" w:type="pct"/>
            <w:shd w:val="clear" w:color="auto" w:fill="auto"/>
          </w:tcPr>
          <w:p w14:paraId="28FB0254" w14:textId="4040D653" w:rsidR="00F70382" w:rsidRPr="00F8553A" w:rsidRDefault="00F70382" w:rsidP="009230D5">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F8553A">
              <w:rPr>
                <w:rFonts w:asciiTheme="majorHAnsi" w:eastAsia="Times New Roman" w:hAnsiTheme="majorHAnsi" w:cs="Calibri"/>
                <w:color w:val="000000" w:themeColor="text1"/>
                <w:sz w:val="22"/>
              </w:rPr>
              <w:t>Applicable only for Addition &amp; Alteration service only</w:t>
            </w:r>
          </w:p>
        </w:tc>
        <w:tc>
          <w:tcPr>
            <w:tcW w:w="2019" w:type="pct"/>
            <w:shd w:val="clear" w:color="auto" w:fill="auto"/>
            <w:vAlign w:val="center"/>
          </w:tcPr>
          <w:p w14:paraId="40951766" w14:textId="3109F6D5" w:rsidR="00F70382" w:rsidRPr="00F70382" w:rsidRDefault="00F70382" w:rsidP="009230D5">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r w:rsidRPr="00F70382">
              <w:rPr>
                <w:rFonts w:asciiTheme="majorHAnsi" w:hAnsiTheme="majorHAnsi" w:cs="Arial"/>
                <w:color w:val="000000" w:themeColor="text1"/>
                <w:sz w:val="22"/>
                <w:lang w:val="en-IN"/>
              </w:rPr>
              <w:t>COLOUR_CODE_OF_PRINCIPAL_USE_OF_THE_BUILDING_IN_CASE_OF_MIXED_USE_PROJECTS</w:t>
            </w:r>
          </w:p>
        </w:tc>
        <w:tc>
          <w:tcPr>
            <w:tcW w:w="1132" w:type="pct"/>
            <w:shd w:val="clear" w:color="auto" w:fill="auto"/>
            <w:noWrap/>
          </w:tcPr>
          <w:p w14:paraId="7EEBB3B5" w14:textId="5D177296" w:rsidR="00F70382" w:rsidRPr="00F70382" w:rsidRDefault="00F70382" w:rsidP="00F70382">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heme="majorHAnsi" w:hAnsiTheme="majorHAnsi" w:cs="Arial"/>
                <w:color w:val="000000" w:themeColor="text1"/>
                <w:sz w:val="22"/>
                <w:szCs w:val="24"/>
                <w:lang w:val="en-IN"/>
              </w:rPr>
            </w:pPr>
            <w:r w:rsidRPr="00F70382">
              <w:rPr>
                <w:rFonts w:asciiTheme="majorHAnsi" w:hAnsiTheme="majorHAnsi" w:cs="Arial"/>
                <w:color w:val="000000" w:themeColor="text1"/>
                <w:sz w:val="22"/>
                <w:szCs w:val="24"/>
                <w:lang w:val="en-IN"/>
              </w:rPr>
              <w:t>Colour code of primary occupancy type/NA</w:t>
            </w:r>
          </w:p>
          <w:p w14:paraId="32AF7773" w14:textId="77777777" w:rsidR="00F70382" w:rsidRPr="00D97CBE" w:rsidRDefault="00F70382" w:rsidP="009230D5">
            <w:pPr>
              <w:cnfStyle w:val="000000000000" w:firstRow="0" w:lastRow="0" w:firstColumn="0" w:lastColumn="0" w:oddVBand="0" w:evenVBand="0" w:oddHBand="0" w:evenHBand="0" w:firstRowFirstColumn="0" w:firstRowLastColumn="0" w:lastRowFirstColumn="0" w:lastRowLastColumn="0"/>
              <w:rPr>
                <w:rFonts w:asciiTheme="majorHAnsi" w:eastAsia="Times New Roman" w:hAnsiTheme="majorHAnsi" w:cs="Calibri"/>
                <w:color w:val="000000" w:themeColor="text1"/>
                <w:sz w:val="22"/>
              </w:rPr>
            </w:pPr>
          </w:p>
        </w:tc>
      </w:tr>
    </w:tbl>
    <w:p w14:paraId="260954DA" w14:textId="635CD312" w:rsidR="00540BD7" w:rsidRDefault="00540BD7" w:rsidP="00540BD7">
      <w:pPr>
        <w:pStyle w:val="BodyText"/>
      </w:pPr>
    </w:p>
    <w:p w14:paraId="62C98AA7" w14:textId="30AEF567" w:rsidR="00540BD7" w:rsidRPr="00237B64" w:rsidDel="003423EE" w:rsidRDefault="00540BD7">
      <w:pPr>
        <w:pStyle w:val="Heading1"/>
        <w:rPr>
          <w:del w:id="1282" w:author="Geetali Baruah" w:date="2020-12-28T21:45:00Z"/>
        </w:rPr>
        <w:pPrChange w:id="1283" w:author="Geetali Baruah" w:date="2020-12-28T21:46:00Z">
          <w:pPr>
            <w:pStyle w:val="BodyText"/>
          </w:pPr>
        </w:pPrChange>
      </w:pPr>
      <w:bookmarkStart w:id="1284" w:name="_Toc60086314"/>
      <w:bookmarkEnd w:id="1284"/>
    </w:p>
    <w:p w14:paraId="1871945F" w14:textId="4309416A" w:rsidR="00540BD7" w:rsidRPr="003423EE" w:rsidDel="003423EE" w:rsidRDefault="00540BD7">
      <w:pPr>
        <w:pStyle w:val="Heading1"/>
        <w:rPr>
          <w:del w:id="1285" w:author="Geetali Baruah" w:date="2020-12-28T21:45:00Z"/>
          <w:rPrChange w:id="1286" w:author="Geetali Baruah" w:date="2020-12-28T21:46:00Z">
            <w:rPr>
              <w:del w:id="1287" w:author="Geetali Baruah" w:date="2020-12-28T21:45:00Z"/>
              <w:rFonts w:ascii="Georgia" w:hAnsi="Georgia"/>
            </w:rPr>
          </w:rPrChange>
        </w:rPr>
        <w:pPrChange w:id="1288" w:author="Geetali Baruah" w:date="2020-12-28T21:46:00Z">
          <w:pPr>
            <w:pStyle w:val="BodyText"/>
          </w:pPr>
        </w:pPrChange>
      </w:pPr>
      <w:bookmarkStart w:id="1289" w:name="_Toc60086315"/>
      <w:bookmarkEnd w:id="1289"/>
    </w:p>
    <w:p w14:paraId="7E3BB650" w14:textId="551F66E8" w:rsidR="00AE7361" w:rsidRPr="00237B64" w:rsidDel="003423EE" w:rsidRDefault="00AE7361">
      <w:pPr>
        <w:pStyle w:val="Heading1"/>
        <w:rPr>
          <w:del w:id="1290" w:author="Geetali Baruah" w:date="2020-12-28T21:45:00Z"/>
        </w:rPr>
        <w:pPrChange w:id="1291" w:author="Geetali Baruah" w:date="2020-12-28T21:46:00Z">
          <w:pPr>
            <w:pStyle w:val="BodyText"/>
          </w:pPr>
        </w:pPrChange>
      </w:pPr>
      <w:bookmarkStart w:id="1292" w:name="_Toc60086316"/>
      <w:bookmarkEnd w:id="1292"/>
    </w:p>
    <w:p w14:paraId="3FE3BCB3" w14:textId="151E1144" w:rsidR="0076099F" w:rsidRPr="00237B64" w:rsidDel="003423EE" w:rsidRDefault="0076099F">
      <w:pPr>
        <w:pStyle w:val="Heading1"/>
        <w:rPr>
          <w:del w:id="1293" w:author="Geetali Baruah" w:date="2020-12-28T21:45:00Z"/>
        </w:rPr>
        <w:pPrChange w:id="1294" w:author="Geetali Baruah" w:date="2020-12-28T21:46:00Z">
          <w:pPr>
            <w:pStyle w:val="BodyText"/>
          </w:pPr>
        </w:pPrChange>
      </w:pPr>
      <w:bookmarkStart w:id="1295" w:name="_Toc60086317"/>
      <w:bookmarkEnd w:id="1295"/>
    </w:p>
    <w:p w14:paraId="2854CDF9" w14:textId="23EA7AD1" w:rsidR="00DC459B" w:rsidRPr="003423EE" w:rsidRDefault="00A752EE">
      <w:pPr>
        <w:pStyle w:val="Heading1"/>
        <w:rPr>
          <w:rPrChange w:id="1296" w:author="Geetali Baruah" w:date="2020-12-28T21:46:00Z">
            <w:rPr>
              <w:rFonts w:ascii="Georgia" w:hAnsi="Georgia" w:cs="Calibri"/>
              <w:color w:val="27CED7" w:themeColor="accent3"/>
              <w:szCs w:val="20"/>
            </w:rPr>
          </w:rPrChange>
        </w:rPr>
        <w:pPrChange w:id="1297" w:author="Geetali Baruah" w:date="2020-12-28T21:46:00Z">
          <w:pPr>
            <w:pStyle w:val="Heading1"/>
            <w:spacing w:before="360" w:after="240"/>
          </w:pPr>
        </w:pPrChange>
      </w:pPr>
      <w:bookmarkStart w:id="1298" w:name="_Toc60086318"/>
      <w:r w:rsidRPr="003423EE">
        <w:rPr>
          <w:rPrChange w:id="1299" w:author="Geetali Baruah" w:date="2020-12-28T21:46:00Z">
            <w:rPr>
              <w:rFonts w:ascii="Georgia" w:hAnsi="Georgia" w:cs="Calibri"/>
              <w:color w:val="27CED7" w:themeColor="accent3"/>
              <w:szCs w:val="20"/>
            </w:rPr>
          </w:rPrChange>
        </w:rPr>
        <w:lastRenderedPageBreak/>
        <w:t>Frequently asked questions (FAQ)</w:t>
      </w:r>
      <w:bookmarkEnd w:id="1298"/>
    </w:p>
    <w:p w14:paraId="4C1B9A08" w14:textId="36635567" w:rsidR="00A752EE" w:rsidRPr="00593F65" w:rsidRDefault="00B944E3" w:rsidP="00A752EE">
      <w:pPr>
        <w:autoSpaceDE w:val="0"/>
        <w:autoSpaceDN w:val="0"/>
        <w:adjustRightInd w:val="0"/>
        <w:spacing w:after="0" w:line="240" w:lineRule="auto"/>
        <w:rPr>
          <w:rFonts w:ascii="Georgia" w:hAnsi="Georgia" w:cs="Arial"/>
          <w:color w:val="000000"/>
          <w:sz w:val="24"/>
          <w:szCs w:val="24"/>
        </w:rPr>
      </w:pPr>
      <w:r w:rsidRPr="00B944E3">
        <w:rPr>
          <w:rFonts w:cs="Arial"/>
          <w:b/>
          <w:bCs/>
          <w:color w:val="000000"/>
          <w:sz w:val="24"/>
          <w:szCs w:val="24"/>
        </w:rPr>
        <w:t>Q</w:t>
      </w:r>
      <w:r w:rsidRPr="00593F65">
        <w:rPr>
          <w:rFonts w:cs="Arial"/>
          <w:b/>
          <w:bCs/>
          <w:color w:val="000000"/>
          <w:sz w:val="24"/>
          <w:szCs w:val="24"/>
        </w:rPr>
        <w:t>1</w:t>
      </w:r>
      <w:r w:rsidRPr="00B944E3">
        <w:rPr>
          <w:rFonts w:cs="Arial"/>
          <w:b/>
          <w:bCs/>
          <w:color w:val="000000"/>
          <w:sz w:val="24"/>
          <w:szCs w:val="24"/>
        </w:rPr>
        <w:t xml:space="preserve">. </w:t>
      </w:r>
      <w:r w:rsidR="00A752EE" w:rsidRPr="00593F65">
        <w:rPr>
          <w:rFonts w:ascii="Georgia" w:hAnsi="Georgia" w:cs="Arial"/>
          <w:b/>
          <w:bCs/>
          <w:color w:val="000000"/>
          <w:sz w:val="24"/>
          <w:szCs w:val="24"/>
        </w:rPr>
        <w:t xml:space="preserve">How to fill information in PLAN_INFO layer? </w:t>
      </w:r>
    </w:p>
    <w:p w14:paraId="540FE637" w14:textId="77777777" w:rsidR="00B61AAB" w:rsidRDefault="00B61AAB" w:rsidP="00A752EE">
      <w:pPr>
        <w:autoSpaceDE w:val="0"/>
        <w:autoSpaceDN w:val="0"/>
        <w:adjustRightInd w:val="0"/>
        <w:spacing w:after="0" w:line="240" w:lineRule="auto"/>
        <w:rPr>
          <w:rFonts w:ascii="Georgia" w:hAnsi="Georgia" w:cs="Arial"/>
          <w:b/>
          <w:bCs/>
          <w:color w:val="000000"/>
          <w:sz w:val="22"/>
        </w:rPr>
      </w:pPr>
    </w:p>
    <w:p w14:paraId="59F10A82" w14:textId="54AEE18E" w:rsidR="00A752EE" w:rsidRPr="00A752EE" w:rsidRDefault="00A752EE" w:rsidP="00A752EE">
      <w:pPr>
        <w:autoSpaceDE w:val="0"/>
        <w:autoSpaceDN w:val="0"/>
        <w:adjustRightInd w:val="0"/>
        <w:spacing w:after="0" w:line="240" w:lineRule="auto"/>
        <w:rPr>
          <w:rFonts w:ascii="Georgia" w:hAnsi="Georgia" w:cs="Arial"/>
          <w:color w:val="000000"/>
          <w:sz w:val="22"/>
        </w:rPr>
      </w:pPr>
      <w:r w:rsidRPr="00A752EE">
        <w:rPr>
          <w:rFonts w:ascii="Georgia" w:hAnsi="Georgia" w:cs="Arial"/>
          <w:b/>
          <w:bCs/>
          <w:color w:val="000000"/>
          <w:sz w:val="22"/>
        </w:rPr>
        <w:t xml:space="preserve">A1. </w:t>
      </w:r>
      <w:r w:rsidRPr="00A752EE">
        <w:rPr>
          <w:rFonts w:ascii="Georgia" w:hAnsi="Georgia" w:cs="Arial"/>
          <w:color w:val="000000"/>
          <w:sz w:val="22"/>
        </w:rPr>
        <w:t xml:space="preserve">Provide the information required in PLAN_INFO Layer with following considerations: </w:t>
      </w:r>
    </w:p>
    <w:p w14:paraId="0F2D02C2" w14:textId="5E1405E0" w:rsidR="00A752EE" w:rsidRPr="00A752EE" w:rsidRDefault="00A752EE" w:rsidP="005174CE">
      <w:pPr>
        <w:pStyle w:val="ListParagraph"/>
        <w:numPr>
          <w:ilvl w:val="0"/>
          <w:numId w:val="13"/>
        </w:numPr>
        <w:autoSpaceDE w:val="0"/>
        <w:autoSpaceDN w:val="0"/>
        <w:adjustRightInd w:val="0"/>
        <w:spacing w:after="32" w:line="240" w:lineRule="auto"/>
        <w:rPr>
          <w:rFonts w:ascii="Georgia" w:hAnsi="Georgia" w:cs="Arial"/>
          <w:color w:val="000000"/>
          <w:sz w:val="22"/>
        </w:rPr>
      </w:pPr>
      <w:r w:rsidRPr="00A752EE">
        <w:rPr>
          <w:rFonts w:ascii="Georgia" w:hAnsi="Georgia" w:cs="Arial"/>
          <w:color w:val="000000"/>
          <w:sz w:val="22"/>
        </w:rPr>
        <w:t xml:space="preserve">Write all the text in PLAN_INFO layer after ‘=’ and ‘space’. For </w:t>
      </w:r>
      <w:proofErr w:type="spellStart"/>
      <w:r w:rsidRPr="00A752EE">
        <w:rPr>
          <w:rFonts w:ascii="Georgia" w:hAnsi="Georgia" w:cs="Arial"/>
          <w:color w:val="000000"/>
          <w:sz w:val="22"/>
        </w:rPr>
        <w:t>eg</w:t>
      </w:r>
      <w:proofErr w:type="spellEnd"/>
      <w:r w:rsidRPr="00A752EE">
        <w:rPr>
          <w:rFonts w:ascii="Georgia" w:hAnsi="Georgia" w:cs="Arial"/>
          <w:color w:val="000000"/>
          <w:sz w:val="22"/>
        </w:rPr>
        <w:t xml:space="preserve">. </w:t>
      </w:r>
      <w:r w:rsidR="00B61AAB" w:rsidRPr="00A752EE">
        <w:rPr>
          <w:rFonts w:ascii="Georgia" w:hAnsi="Georgia" w:cs="Arial"/>
          <w:b/>
          <w:bCs/>
          <w:color w:val="000000"/>
          <w:sz w:val="22"/>
        </w:rPr>
        <w:t>PLOT_AREA_M</w:t>
      </w:r>
      <w:r w:rsidR="00B61AAB">
        <w:rPr>
          <w:rFonts w:ascii="Georgia" w:hAnsi="Georgia" w:cs="Arial"/>
          <w:b/>
          <w:bCs/>
          <w:color w:val="000000"/>
          <w:sz w:val="22"/>
        </w:rPr>
        <w:t>2</w:t>
      </w:r>
      <w:r w:rsidR="00B61AAB" w:rsidRPr="00A752EE">
        <w:rPr>
          <w:rFonts w:ascii="Georgia" w:hAnsi="Georgia" w:cs="Arial"/>
          <w:b/>
          <w:bCs/>
          <w:color w:val="000000"/>
          <w:sz w:val="22"/>
        </w:rPr>
        <w:t xml:space="preserve">= 500 </w:t>
      </w:r>
      <w:r w:rsidRPr="00A752EE">
        <w:rPr>
          <w:rFonts w:ascii="Georgia" w:hAnsi="Georgia" w:cs="Arial"/>
          <w:color w:val="000000"/>
          <w:sz w:val="22"/>
        </w:rPr>
        <w:t xml:space="preserve">instead of </w:t>
      </w:r>
      <w:r w:rsidR="00B61AAB" w:rsidRPr="00B61AAB">
        <w:rPr>
          <w:rFonts w:ascii="Georgia" w:hAnsi="Georgia" w:cs="Arial"/>
          <w:color w:val="000000"/>
          <w:sz w:val="22"/>
        </w:rPr>
        <w:t>PLOT_AREA_M2</w:t>
      </w:r>
      <w:r w:rsidR="00B61AAB">
        <w:rPr>
          <w:rFonts w:ascii="Georgia" w:hAnsi="Georgia" w:cs="Arial"/>
          <w:color w:val="000000"/>
          <w:sz w:val="22"/>
        </w:rPr>
        <w:t>=</w:t>
      </w:r>
      <w:r w:rsidR="00B61AAB" w:rsidRPr="00B61AAB">
        <w:rPr>
          <w:rFonts w:ascii="Georgia" w:hAnsi="Georgia" w:cs="Arial"/>
          <w:color w:val="000000"/>
          <w:sz w:val="22"/>
        </w:rPr>
        <w:t>500</w:t>
      </w:r>
      <w:r w:rsidR="00B61AAB" w:rsidRPr="00A752EE">
        <w:rPr>
          <w:rFonts w:ascii="Georgia" w:hAnsi="Georgia" w:cs="Arial"/>
          <w:b/>
          <w:bCs/>
          <w:color w:val="000000"/>
          <w:sz w:val="22"/>
        </w:rPr>
        <w:t xml:space="preserve"> </w:t>
      </w:r>
    </w:p>
    <w:p w14:paraId="4CCF84AC" w14:textId="4E18D15C" w:rsidR="00A752EE" w:rsidRPr="00A752EE" w:rsidRDefault="00A752EE" w:rsidP="005174CE">
      <w:pPr>
        <w:pStyle w:val="ListParagraph"/>
        <w:numPr>
          <w:ilvl w:val="0"/>
          <w:numId w:val="13"/>
        </w:numPr>
        <w:autoSpaceDE w:val="0"/>
        <w:autoSpaceDN w:val="0"/>
        <w:adjustRightInd w:val="0"/>
        <w:spacing w:after="32" w:line="240" w:lineRule="auto"/>
        <w:rPr>
          <w:rFonts w:ascii="Georgia" w:hAnsi="Georgia" w:cs="Arial"/>
          <w:color w:val="000000"/>
          <w:sz w:val="22"/>
        </w:rPr>
      </w:pPr>
      <w:r w:rsidRPr="00A752EE">
        <w:rPr>
          <w:rFonts w:ascii="Georgia" w:hAnsi="Georgia" w:cs="Arial"/>
          <w:color w:val="000000"/>
          <w:sz w:val="22"/>
        </w:rPr>
        <w:t xml:space="preserve">Write all the text without any applicable units. For </w:t>
      </w:r>
      <w:proofErr w:type="spellStart"/>
      <w:r w:rsidRPr="00A752EE">
        <w:rPr>
          <w:rFonts w:ascii="Georgia" w:hAnsi="Georgia" w:cs="Arial"/>
          <w:color w:val="000000"/>
          <w:sz w:val="22"/>
        </w:rPr>
        <w:t>eg</w:t>
      </w:r>
      <w:proofErr w:type="spellEnd"/>
      <w:r w:rsidRPr="00A752EE">
        <w:rPr>
          <w:rFonts w:ascii="Georgia" w:hAnsi="Georgia" w:cs="Arial"/>
          <w:color w:val="000000"/>
          <w:sz w:val="22"/>
        </w:rPr>
        <w:t xml:space="preserve">. </w:t>
      </w:r>
      <w:bookmarkStart w:id="1300" w:name="_Hlk59585823"/>
      <w:r w:rsidRPr="00A752EE">
        <w:rPr>
          <w:rFonts w:ascii="Georgia" w:hAnsi="Georgia" w:cs="Arial"/>
          <w:b/>
          <w:bCs/>
          <w:color w:val="000000"/>
          <w:sz w:val="22"/>
        </w:rPr>
        <w:t>PLOT_AREA_M</w:t>
      </w:r>
      <w:r w:rsidR="00593F65">
        <w:rPr>
          <w:rFonts w:ascii="Georgia" w:hAnsi="Georgia" w:cs="Arial"/>
          <w:b/>
          <w:bCs/>
          <w:color w:val="000000"/>
          <w:sz w:val="22"/>
        </w:rPr>
        <w:t>2</w:t>
      </w:r>
      <w:r w:rsidRPr="00A752EE">
        <w:rPr>
          <w:rFonts w:ascii="Georgia" w:hAnsi="Georgia" w:cs="Arial"/>
          <w:b/>
          <w:bCs/>
          <w:color w:val="000000"/>
          <w:sz w:val="22"/>
        </w:rPr>
        <w:t xml:space="preserve">= 500 </w:t>
      </w:r>
      <w:bookmarkEnd w:id="1300"/>
      <w:r w:rsidRPr="00A752EE">
        <w:rPr>
          <w:rFonts w:ascii="Georgia" w:hAnsi="Georgia" w:cs="Arial"/>
          <w:color w:val="000000"/>
          <w:sz w:val="22"/>
        </w:rPr>
        <w:t>instead of PLOT_AREA_M</w:t>
      </w:r>
      <w:r w:rsidR="00593F65">
        <w:rPr>
          <w:rFonts w:ascii="Georgia" w:hAnsi="Georgia" w:cs="Arial"/>
          <w:color w:val="000000"/>
          <w:sz w:val="22"/>
        </w:rPr>
        <w:t>2</w:t>
      </w:r>
      <w:r w:rsidRPr="00A752EE">
        <w:rPr>
          <w:rFonts w:ascii="Georgia" w:hAnsi="Georgia" w:cs="Arial"/>
          <w:color w:val="000000"/>
          <w:sz w:val="22"/>
        </w:rPr>
        <w:t>= 500sq</w:t>
      </w:r>
      <w:r w:rsidR="00593F65">
        <w:rPr>
          <w:rFonts w:ascii="Georgia" w:hAnsi="Georgia" w:cs="Arial"/>
          <w:color w:val="000000"/>
          <w:sz w:val="22"/>
        </w:rPr>
        <w:t>m</w:t>
      </w:r>
      <w:r w:rsidR="00B61AAB">
        <w:rPr>
          <w:rFonts w:ascii="Georgia" w:hAnsi="Georgia" w:cs="Arial"/>
          <w:color w:val="000000"/>
          <w:sz w:val="22"/>
        </w:rPr>
        <w:t xml:space="preserve"> </w:t>
      </w:r>
      <w:r w:rsidRPr="00A752EE">
        <w:rPr>
          <w:rFonts w:ascii="Georgia" w:hAnsi="Georgia" w:cs="Arial"/>
          <w:color w:val="000000"/>
          <w:sz w:val="22"/>
        </w:rPr>
        <w:t xml:space="preserve">etc. </w:t>
      </w:r>
    </w:p>
    <w:p w14:paraId="50219D2A" w14:textId="3FD39A58" w:rsidR="00A752EE" w:rsidRPr="00A752EE" w:rsidRDefault="00A752EE" w:rsidP="005174CE">
      <w:pPr>
        <w:pStyle w:val="ListParagraph"/>
        <w:numPr>
          <w:ilvl w:val="0"/>
          <w:numId w:val="13"/>
        </w:numPr>
        <w:autoSpaceDE w:val="0"/>
        <w:autoSpaceDN w:val="0"/>
        <w:adjustRightInd w:val="0"/>
        <w:spacing w:after="32" w:line="240" w:lineRule="auto"/>
        <w:rPr>
          <w:rFonts w:ascii="Georgia" w:hAnsi="Georgia" w:cs="Arial"/>
          <w:color w:val="000000"/>
          <w:sz w:val="22"/>
        </w:rPr>
      </w:pPr>
      <w:r w:rsidRPr="00A752EE">
        <w:rPr>
          <w:rFonts w:ascii="Georgia" w:hAnsi="Georgia" w:cs="Arial"/>
          <w:color w:val="000000"/>
          <w:sz w:val="22"/>
        </w:rPr>
        <w:t xml:space="preserve">Write all the text in Capitals. For </w:t>
      </w:r>
      <w:proofErr w:type="spellStart"/>
      <w:r w:rsidRPr="00A752EE">
        <w:rPr>
          <w:rFonts w:ascii="Georgia" w:hAnsi="Georgia" w:cs="Arial"/>
          <w:color w:val="000000"/>
          <w:sz w:val="22"/>
        </w:rPr>
        <w:t>eg</w:t>
      </w:r>
      <w:proofErr w:type="spellEnd"/>
      <w:r w:rsidRPr="00A752EE">
        <w:rPr>
          <w:rFonts w:ascii="Georgia" w:hAnsi="Georgia" w:cs="Arial"/>
          <w:color w:val="000000"/>
          <w:sz w:val="22"/>
        </w:rPr>
        <w:t xml:space="preserve">. </w:t>
      </w:r>
      <w:r w:rsidR="00B61AAB" w:rsidRPr="00B61AAB">
        <w:rPr>
          <w:rFonts w:ascii="Georgia" w:hAnsi="Georgia" w:cs="Arial"/>
          <w:b/>
          <w:bCs/>
          <w:color w:val="000000"/>
          <w:sz w:val="22"/>
        </w:rPr>
        <w:t>ROAD_WIDTH</w:t>
      </w:r>
    </w:p>
    <w:p w14:paraId="34973691" w14:textId="5347E3DF" w:rsidR="00A752EE" w:rsidRPr="00A752EE" w:rsidRDefault="00A752EE" w:rsidP="005174CE">
      <w:pPr>
        <w:pStyle w:val="ListParagraph"/>
        <w:numPr>
          <w:ilvl w:val="0"/>
          <w:numId w:val="13"/>
        </w:numPr>
        <w:autoSpaceDE w:val="0"/>
        <w:autoSpaceDN w:val="0"/>
        <w:adjustRightInd w:val="0"/>
        <w:spacing w:after="32" w:line="240" w:lineRule="auto"/>
        <w:rPr>
          <w:rFonts w:ascii="Georgia" w:hAnsi="Georgia" w:cs="Arial"/>
          <w:color w:val="000000"/>
          <w:sz w:val="22"/>
        </w:rPr>
      </w:pPr>
      <w:r w:rsidRPr="00A752EE">
        <w:rPr>
          <w:rFonts w:ascii="Georgia" w:hAnsi="Georgia" w:cs="Arial"/>
          <w:color w:val="000000"/>
          <w:sz w:val="22"/>
        </w:rPr>
        <w:t xml:space="preserve">Write sector number in format </w:t>
      </w:r>
      <w:r w:rsidRPr="00A752EE">
        <w:rPr>
          <w:rFonts w:ascii="Georgia" w:hAnsi="Georgia" w:cs="Arial"/>
          <w:b/>
          <w:bCs/>
          <w:color w:val="000000"/>
          <w:sz w:val="22"/>
        </w:rPr>
        <w:t xml:space="preserve">SECTOR_NUMBER= 23D </w:t>
      </w:r>
      <w:r w:rsidRPr="00A752EE">
        <w:rPr>
          <w:rFonts w:ascii="Georgia" w:hAnsi="Georgia" w:cs="Arial"/>
          <w:color w:val="000000"/>
          <w:sz w:val="22"/>
        </w:rPr>
        <w:t xml:space="preserve">instead of SECTOR_NUMBER=23-D or SECTOR_NUMBER= 23 D or SECTOR_NUMBER= 23d </w:t>
      </w:r>
    </w:p>
    <w:p w14:paraId="186F1101" w14:textId="69982C8B" w:rsidR="00A752EE" w:rsidRPr="00A752EE" w:rsidRDefault="00A752EE" w:rsidP="005174CE">
      <w:pPr>
        <w:pStyle w:val="ListParagraph"/>
        <w:numPr>
          <w:ilvl w:val="0"/>
          <w:numId w:val="13"/>
        </w:numPr>
        <w:autoSpaceDE w:val="0"/>
        <w:autoSpaceDN w:val="0"/>
        <w:adjustRightInd w:val="0"/>
        <w:spacing w:after="32" w:line="240" w:lineRule="auto"/>
        <w:rPr>
          <w:rFonts w:ascii="Georgia" w:hAnsi="Georgia" w:cs="Arial"/>
          <w:color w:val="000000"/>
          <w:sz w:val="22"/>
        </w:rPr>
      </w:pPr>
      <w:r w:rsidRPr="00A752EE">
        <w:rPr>
          <w:rFonts w:ascii="Georgia" w:hAnsi="Georgia" w:cs="Arial"/>
          <w:color w:val="000000"/>
          <w:sz w:val="22"/>
        </w:rPr>
        <w:t xml:space="preserve">Write the projected total number of building users in the format </w:t>
      </w:r>
      <w:r w:rsidR="00B61AAB" w:rsidRPr="00B61AAB">
        <w:rPr>
          <w:rFonts w:ascii="Georgia" w:hAnsi="Georgia" w:cs="Arial"/>
          <w:b/>
          <w:bCs/>
          <w:color w:val="000000"/>
          <w:sz w:val="22"/>
        </w:rPr>
        <w:t>NUMBER_OF_OCCUPANTS_OR_USERS_OR_BED_BLK_</w:t>
      </w:r>
      <w:r w:rsidR="00B61AAB">
        <w:rPr>
          <w:rFonts w:ascii="Georgia" w:hAnsi="Georgia" w:cs="Arial"/>
          <w:b/>
          <w:bCs/>
          <w:color w:val="000000"/>
          <w:sz w:val="22"/>
        </w:rPr>
        <w:t>1= 5</w:t>
      </w:r>
    </w:p>
    <w:p w14:paraId="364D8694" w14:textId="704BB272" w:rsidR="00A752EE" w:rsidRPr="00A752EE" w:rsidRDefault="00A752EE" w:rsidP="005174CE">
      <w:pPr>
        <w:pStyle w:val="ListParagraph"/>
        <w:numPr>
          <w:ilvl w:val="0"/>
          <w:numId w:val="13"/>
        </w:numPr>
        <w:autoSpaceDE w:val="0"/>
        <w:autoSpaceDN w:val="0"/>
        <w:adjustRightInd w:val="0"/>
        <w:spacing w:after="0" w:line="240" w:lineRule="auto"/>
        <w:rPr>
          <w:rFonts w:ascii="Georgia" w:hAnsi="Georgia" w:cs="Arial"/>
          <w:color w:val="000000"/>
          <w:sz w:val="22"/>
        </w:rPr>
      </w:pPr>
      <w:r w:rsidRPr="00A752EE">
        <w:rPr>
          <w:rFonts w:ascii="Georgia" w:hAnsi="Georgia" w:cs="Arial"/>
          <w:color w:val="000000"/>
          <w:sz w:val="22"/>
        </w:rPr>
        <w:t xml:space="preserve">Put the responses in the PLAN_INFO layer with response </w:t>
      </w:r>
      <w:r w:rsidRPr="00A752EE">
        <w:rPr>
          <w:rFonts w:ascii="Georgia" w:hAnsi="Georgia" w:cs="Arial"/>
          <w:b/>
          <w:bCs/>
          <w:color w:val="000000"/>
          <w:sz w:val="22"/>
        </w:rPr>
        <w:t xml:space="preserve">YES </w:t>
      </w:r>
      <w:r w:rsidRPr="00A752EE">
        <w:rPr>
          <w:rFonts w:ascii="Georgia" w:hAnsi="Georgia" w:cs="Arial"/>
          <w:color w:val="000000"/>
          <w:sz w:val="22"/>
        </w:rPr>
        <w:t xml:space="preserve">or </w:t>
      </w:r>
      <w:r w:rsidRPr="00A752EE">
        <w:rPr>
          <w:rFonts w:ascii="Georgia" w:hAnsi="Georgia" w:cs="Arial"/>
          <w:b/>
          <w:bCs/>
          <w:color w:val="000000"/>
          <w:sz w:val="22"/>
        </w:rPr>
        <w:t xml:space="preserve">NO </w:t>
      </w:r>
      <w:r w:rsidRPr="00A752EE">
        <w:rPr>
          <w:rFonts w:ascii="Georgia" w:hAnsi="Georgia" w:cs="Arial"/>
          <w:color w:val="000000"/>
          <w:sz w:val="22"/>
        </w:rPr>
        <w:t xml:space="preserve">or </w:t>
      </w:r>
      <w:r w:rsidRPr="00A752EE">
        <w:rPr>
          <w:rFonts w:ascii="Georgia" w:hAnsi="Georgia" w:cs="Arial"/>
          <w:b/>
          <w:bCs/>
          <w:color w:val="000000"/>
          <w:sz w:val="22"/>
        </w:rPr>
        <w:t xml:space="preserve">NA </w:t>
      </w:r>
      <w:r w:rsidRPr="00A752EE">
        <w:rPr>
          <w:rFonts w:ascii="Georgia" w:hAnsi="Georgia" w:cs="Arial"/>
          <w:color w:val="000000"/>
          <w:sz w:val="22"/>
        </w:rPr>
        <w:t xml:space="preserve">instead of </w:t>
      </w:r>
      <w:r w:rsidRPr="00A752EE">
        <w:rPr>
          <w:rFonts w:ascii="Georgia" w:hAnsi="Georgia" w:cs="Arial"/>
          <w:b/>
          <w:bCs/>
          <w:color w:val="000000"/>
          <w:sz w:val="22"/>
        </w:rPr>
        <w:t xml:space="preserve">Yes </w:t>
      </w:r>
      <w:r w:rsidRPr="00A752EE">
        <w:rPr>
          <w:rFonts w:ascii="Georgia" w:hAnsi="Georgia" w:cs="Arial"/>
          <w:color w:val="000000"/>
          <w:sz w:val="22"/>
        </w:rPr>
        <w:t xml:space="preserve">or </w:t>
      </w:r>
      <w:r w:rsidRPr="00A752EE">
        <w:rPr>
          <w:rFonts w:ascii="Georgia" w:hAnsi="Georgia" w:cs="Arial"/>
          <w:b/>
          <w:bCs/>
          <w:color w:val="000000"/>
          <w:sz w:val="22"/>
        </w:rPr>
        <w:t xml:space="preserve">No </w:t>
      </w:r>
      <w:r w:rsidRPr="00A752EE">
        <w:rPr>
          <w:rFonts w:ascii="Georgia" w:hAnsi="Georgia" w:cs="Arial"/>
          <w:color w:val="000000"/>
          <w:sz w:val="22"/>
        </w:rPr>
        <w:t xml:space="preserve">or </w:t>
      </w:r>
      <w:proofErr w:type="spellStart"/>
      <w:proofErr w:type="gramStart"/>
      <w:r w:rsidRPr="00A752EE">
        <w:rPr>
          <w:rFonts w:ascii="Georgia" w:hAnsi="Georgia" w:cs="Arial"/>
          <w:b/>
          <w:bCs/>
          <w:color w:val="000000"/>
          <w:sz w:val="22"/>
        </w:rPr>
        <w:t>na</w:t>
      </w:r>
      <w:proofErr w:type="gramEnd"/>
      <w:r w:rsidRPr="00A752EE">
        <w:rPr>
          <w:rFonts w:ascii="Georgia" w:hAnsi="Georgia" w:cs="Arial"/>
          <w:b/>
          <w:bCs/>
          <w:color w:val="000000"/>
          <w:sz w:val="22"/>
        </w:rPr>
        <w:t>.</w:t>
      </w:r>
      <w:proofErr w:type="spellEnd"/>
      <w:r w:rsidRPr="00A752EE">
        <w:rPr>
          <w:rFonts w:ascii="Georgia" w:hAnsi="Georgia" w:cs="Arial"/>
          <w:b/>
          <w:bCs/>
          <w:color w:val="000000"/>
          <w:sz w:val="22"/>
        </w:rPr>
        <w:t xml:space="preserve"> </w:t>
      </w:r>
    </w:p>
    <w:p w14:paraId="3FC4AC01" w14:textId="5CD0DBE2" w:rsidR="00DD1243" w:rsidRDefault="00DD1243" w:rsidP="00CF4E5D">
      <w:pPr>
        <w:rPr>
          <w:rFonts w:ascii="Georgia" w:hAnsi="Georgia"/>
        </w:rPr>
      </w:pPr>
    </w:p>
    <w:p w14:paraId="53A36010" w14:textId="3F2D9BC8" w:rsidR="00B944E3" w:rsidRPr="00B944E3" w:rsidRDefault="00B944E3" w:rsidP="00B944E3">
      <w:pPr>
        <w:autoSpaceDE w:val="0"/>
        <w:autoSpaceDN w:val="0"/>
        <w:adjustRightInd w:val="0"/>
        <w:spacing w:after="0" w:line="240" w:lineRule="auto"/>
        <w:rPr>
          <w:rFonts w:cs="Arial"/>
          <w:color w:val="000000"/>
          <w:sz w:val="29"/>
          <w:szCs w:val="29"/>
        </w:rPr>
      </w:pPr>
      <w:r w:rsidRPr="00B944E3">
        <w:rPr>
          <w:rFonts w:cs="Arial"/>
          <w:b/>
          <w:bCs/>
          <w:color w:val="000000"/>
          <w:sz w:val="29"/>
          <w:szCs w:val="29"/>
        </w:rPr>
        <w:t>Q</w:t>
      </w:r>
      <w:r>
        <w:rPr>
          <w:rFonts w:cs="Arial"/>
          <w:b/>
          <w:bCs/>
          <w:color w:val="000000"/>
          <w:sz w:val="29"/>
          <w:szCs w:val="29"/>
        </w:rPr>
        <w:t>2</w:t>
      </w:r>
      <w:r w:rsidRPr="00B944E3">
        <w:rPr>
          <w:rFonts w:cs="Arial"/>
          <w:b/>
          <w:bCs/>
          <w:color w:val="000000"/>
          <w:sz w:val="29"/>
          <w:szCs w:val="29"/>
        </w:rPr>
        <w:t xml:space="preserve">. How does system calculate fee for building permit? </w:t>
      </w:r>
    </w:p>
    <w:p w14:paraId="6776D3F9" w14:textId="77777777" w:rsidR="00B61AAB" w:rsidRDefault="00B61AAB" w:rsidP="00B61AAB">
      <w:pPr>
        <w:autoSpaceDE w:val="0"/>
        <w:autoSpaceDN w:val="0"/>
        <w:adjustRightInd w:val="0"/>
        <w:spacing w:after="0" w:line="240" w:lineRule="auto"/>
        <w:rPr>
          <w:rFonts w:cs="Arial"/>
          <w:b/>
          <w:bCs/>
          <w:color w:val="000000"/>
          <w:sz w:val="22"/>
        </w:rPr>
      </w:pPr>
    </w:p>
    <w:p w14:paraId="1BFF3D8A" w14:textId="43A68CDD" w:rsidR="00B944E3" w:rsidRPr="00B944E3" w:rsidRDefault="00B944E3" w:rsidP="00B61AAB">
      <w:pPr>
        <w:autoSpaceDE w:val="0"/>
        <w:autoSpaceDN w:val="0"/>
        <w:adjustRightInd w:val="0"/>
        <w:spacing w:after="0" w:line="240" w:lineRule="auto"/>
        <w:rPr>
          <w:rFonts w:cs="Arial"/>
          <w:color w:val="000000"/>
          <w:sz w:val="22"/>
        </w:rPr>
      </w:pPr>
      <w:r w:rsidRPr="00B944E3">
        <w:rPr>
          <w:rFonts w:cs="Arial"/>
          <w:b/>
          <w:bCs/>
          <w:color w:val="000000"/>
          <w:sz w:val="22"/>
        </w:rPr>
        <w:t xml:space="preserve">A3. </w:t>
      </w:r>
      <w:r w:rsidRPr="00B944E3">
        <w:rPr>
          <w:rFonts w:cs="Arial"/>
          <w:color w:val="000000"/>
          <w:sz w:val="22"/>
        </w:rPr>
        <w:t xml:space="preserve">System calculates fee based on the drawing using following layers: </w:t>
      </w:r>
    </w:p>
    <w:p w14:paraId="0724F438" w14:textId="77777777" w:rsidR="00B61AAB" w:rsidRDefault="00B61AAB" w:rsidP="00B61AAB">
      <w:pPr>
        <w:autoSpaceDE w:val="0"/>
        <w:autoSpaceDN w:val="0"/>
        <w:adjustRightInd w:val="0"/>
        <w:spacing w:after="176" w:line="240" w:lineRule="auto"/>
        <w:rPr>
          <w:rFonts w:cs="Arial"/>
          <w:color w:val="000000"/>
          <w:sz w:val="22"/>
        </w:rPr>
      </w:pPr>
      <w:r w:rsidRPr="00B61AAB">
        <w:rPr>
          <w:rFonts w:cs="Arial"/>
          <w:b/>
          <w:bCs/>
          <w:color w:val="000000"/>
          <w:sz w:val="22"/>
        </w:rPr>
        <w:t xml:space="preserve">Fee for development of land </w:t>
      </w:r>
      <w:r w:rsidR="00B944E3" w:rsidRPr="00B944E3">
        <w:rPr>
          <w:rFonts w:cs="Arial"/>
          <w:b/>
          <w:bCs/>
          <w:color w:val="000000"/>
          <w:sz w:val="22"/>
        </w:rPr>
        <w:t xml:space="preserve">– </w:t>
      </w:r>
      <w:r w:rsidR="00B944E3" w:rsidRPr="00B944E3">
        <w:rPr>
          <w:rFonts w:cs="Arial"/>
          <w:color w:val="000000"/>
          <w:sz w:val="22"/>
        </w:rPr>
        <w:t xml:space="preserve">This will be calculated based on the </w:t>
      </w:r>
      <w:r w:rsidRPr="00B61AAB">
        <w:rPr>
          <w:rFonts w:cs="Arial"/>
          <w:color w:val="000000"/>
          <w:sz w:val="22"/>
        </w:rPr>
        <w:t xml:space="preserve">Plot </w:t>
      </w:r>
      <w:r>
        <w:rPr>
          <w:rFonts w:cs="Arial"/>
          <w:color w:val="000000"/>
          <w:sz w:val="22"/>
        </w:rPr>
        <w:t>A</w:t>
      </w:r>
      <w:r w:rsidRPr="00B61AAB">
        <w:rPr>
          <w:rFonts w:cs="Arial"/>
          <w:color w:val="000000"/>
          <w:sz w:val="22"/>
        </w:rPr>
        <w:t>rea</w:t>
      </w:r>
      <w:r w:rsidR="00B944E3" w:rsidRPr="00B944E3">
        <w:rPr>
          <w:rFonts w:cs="Arial"/>
          <w:color w:val="000000"/>
          <w:sz w:val="22"/>
        </w:rPr>
        <w:t xml:space="preserve"> layer with color as</w:t>
      </w:r>
      <w:r>
        <w:rPr>
          <w:rFonts w:cs="Arial"/>
          <w:color w:val="000000"/>
          <w:sz w:val="22"/>
        </w:rPr>
        <w:t xml:space="preserve"> 70</w:t>
      </w:r>
      <w:r w:rsidR="00B944E3" w:rsidRPr="00B944E3">
        <w:rPr>
          <w:rFonts w:cs="Arial"/>
          <w:color w:val="000000"/>
          <w:sz w:val="22"/>
        </w:rPr>
        <w:t xml:space="preserve">. </w:t>
      </w:r>
    </w:p>
    <w:p w14:paraId="5DC8FE6A" w14:textId="3C658E7D" w:rsidR="00B944E3" w:rsidRDefault="00B61AAB" w:rsidP="00B61AAB">
      <w:pPr>
        <w:autoSpaceDE w:val="0"/>
        <w:autoSpaceDN w:val="0"/>
        <w:adjustRightInd w:val="0"/>
        <w:spacing w:after="176" w:line="240" w:lineRule="auto"/>
        <w:rPr>
          <w:rFonts w:cs="Arial"/>
          <w:color w:val="000000"/>
          <w:sz w:val="22"/>
        </w:rPr>
      </w:pPr>
      <w:r w:rsidRPr="00B61AAB">
        <w:rPr>
          <w:rFonts w:cs="Arial"/>
          <w:b/>
          <w:bCs/>
          <w:color w:val="000000"/>
          <w:sz w:val="22"/>
        </w:rPr>
        <w:t>Fee for building operation</w:t>
      </w:r>
      <w:r>
        <w:rPr>
          <w:rFonts w:cs="Arial"/>
          <w:b/>
          <w:bCs/>
          <w:color w:val="000000"/>
          <w:sz w:val="22"/>
        </w:rPr>
        <w:t xml:space="preserve">, </w:t>
      </w:r>
      <w:r w:rsidRPr="00B61AAB">
        <w:rPr>
          <w:rFonts w:cs="Arial"/>
          <w:b/>
          <w:bCs/>
          <w:color w:val="000000"/>
          <w:sz w:val="22"/>
        </w:rPr>
        <w:t>Sanction fees</w:t>
      </w:r>
      <w:r>
        <w:rPr>
          <w:rFonts w:cs="Arial"/>
          <w:b/>
          <w:bCs/>
          <w:color w:val="000000"/>
          <w:sz w:val="22"/>
        </w:rPr>
        <w:t xml:space="preserve">, </w:t>
      </w:r>
      <w:r w:rsidRPr="00B61AAB">
        <w:rPr>
          <w:rFonts w:cs="Arial"/>
          <w:b/>
          <w:bCs/>
          <w:color w:val="000000"/>
          <w:sz w:val="22"/>
        </w:rPr>
        <w:t xml:space="preserve">Construction worker welfare </w:t>
      </w:r>
      <w:proofErr w:type="spellStart"/>
      <w:r w:rsidRPr="00B61AAB">
        <w:rPr>
          <w:rFonts w:cs="Arial"/>
          <w:b/>
          <w:bCs/>
          <w:color w:val="000000"/>
          <w:sz w:val="22"/>
        </w:rPr>
        <w:t>Cess</w:t>
      </w:r>
      <w:proofErr w:type="spellEnd"/>
      <w:r w:rsidRPr="00B61AAB">
        <w:rPr>
          <w:rFonts w:cs="Arial"/>
          <w:b/>
          <w:bCs/>
          <w:color w:val="000000"/>
          <w:sz w:val="22"/>
        </w:rPr>
        <w:t xml:space="preserve"> (CWWC)</w:t>
      </w:r>
      <w:r>
        <w:rPr>
          <w:rFonts w:cs="Arial"/>
          <w:b/>
          <w:bCs/>
          <w:color w:val="000000"/>
          <w:sz w:val="22"/>
        </w:rPr>
        <w:t xml:space="preserve">, </w:t>
      </w:r>
      <w:r w:rsidRPr="00B61AAB">
        <w:rPr>
          <w:rFonts w:cs="Arial"/>
          <w:b/>
          <w:bCs/>
          <w:color w:val="000000"/>
          <w:sz w:val="22"/>
        </w:rPr>
        <w:t>Shelter fees</w:t>
      </w:r>
      <w:r w:rsidR="009667D4">
        <w:rPr>
          <w:rFonts w:cs="Arial"/>
          <w:b/>
          <w:bCs/>
          <w:color w:val="000000"/>
          <w:sz w:val="22"/>
        </w:rPr>
        <w:t xml:space="preserve"> and </w:t>
      </w:r>
      <w:r w:rsidR="009667D4" w:rsidRPr="009667D4">
        <w:rPr>
          <w:rFonts w:cs="Arial"/>
          <w:b/>
          <w:bCs/>
          <w:color w:val="000000"/>
          <w:sz w:val="22"/>
        </w:rPr>
        <w:t xml:space="preserve">Security </w:t>
      </w:r>
      <w:proofErr w:type="gramStart"/>
      <w:r w:rsidR="009667D4" w:rsidRPr="009667D4">
        <w:rPr>
          <w:rFonts w:cs="Arial"/>
          <w:b/>
          <w:bCs/>
          <w:color w:val="000000"/>
          <w:sz w:val="22"/>
        </w:rPr>
        <w:t>Deposit</w:t>
      </w:r>
      <w:r w:rsidRPr="00B61AAB">
        <w:rPr>
          <w:rFonts w:cs="Arial"/>
          <w:color w:val="000000"/>
          <w:sz w:val="22"/>
        </w:rPr>
        <w:t xml:space="preserve"> </w:t>
      </w:r>
      <w:r w:rsidRPr="00B944E3">
        <w:rPr>
          <w:rFonts w:cs="Arial"/>
          <w:color w:val="000000"/>
          <w:sz w:val="22"/>
        </w:rPr>
        <w:t xml:space="preserve"> </w:t>
      </w:r>
      <w:r w:rsidR="00B944E3" w:rsidRPr="00B944E3">
        <w:rPr>
          <w:rFonts w:cs="Arial"/>
          <w:color w:val="000000"/>
          <w:sz w:val="22"/>
        </w:rPr>
        <w:t>-</w:t>
      </w:r>
      <w:proofErr w:type="gramEnd"/>
      <w:r w:rsidR="00B944E3" w:rsidRPr="00B944E3">
        <w:rPr>
          <w:rFonts w:cs="Arial"/>
          <w:color w:val="000000"/>
          <w:sz w:val="22"/>
        </w:rPr>
        <w:t xml:space="preserve"> will be calculated </w:t>
      </w:r>
      <w:r w:rsidRPr="00B944E3">
        <w:rPr>
          <w:rFonts w:cs="Arial"/>
          <w:color w:val="000000"/>
          <w:sz w:val="22"/>
        </w:rPr>
        <w:t xml:space="preserve">based on the </w:t>
      </w:r>
      <w:r>
        <w:rPr>
          <w:rFonts w:cs="Arial"/>
          <w:color w:val="000000"/>
          <w:sz w:val="22"/>
        </w:rPr>
        <w:t>Built Up Area</w:t>
      </w:r>
      <w:r w:rsidRPr="00B944E3">
        <w:rPr>
          <w:rFonts w:cs="Arial"/>
          <w:color w:val="000000"/>
          <w:sz w:val="22"/>
        </w:rPr>
        <w:t xml:space="preserve"> layer with color as</w:t>
      </w:r>
      <w:r>
        <w:rPr>
          <w:rFonts w:cs="Arial"/>
          <w:color w:val="000000"/>
          <w:sz w:val="22"/>
        </w:rPr>
        <w:t xml:space="preserve"> per Sub Occupancy</w:t>
      </w:r>
    </w:p>
    <w:p w14:paraId="28616381" w14:textId="623D41A5" w:rsidR="00B61AAB" w:rsidRDefault="009667D4" w:rsidP="00B61AAB">
      <w:pPr>
        <w:autoSpaceDE w:val="0"/>
        <w:autoSpaceDN w:val="0"/>
        <w:adjustRightInd w:val="0"/>
        <w:spacing w:after="0" w:line="240" w:lineRule="auto"/>
        <w:rPr>
          <w:rFonts w:cs="Arial"/>
          <w:color w:val="000000"/>
          <w:sz w:val="22"/>
        </w:rPr>
      </w:pPr>
      <w:r w:rsidRPr="009667D4">
        <w:rPr>
          <w:rFonts w:cs="Arial"/>
          <w:b/>
          <w:bCs/>
          <w:color w:val="000000"/>
          <w:sz w:val="22"/>
        </w:rPr>
        <w:t>Temporary retention fees</w:t>
      </w:r>
      <w:r w:rsidR="00B61AAB" w:rsidRPr="00B61AAB">
        <w:rPr>
          <w:rFonts w:cs="Arial"/>
          <w:color w:val="000000"/>
          <w:sz w:val="22"/>
        </w:rPr>
        <w:t xml:space="preserve"> </w:t>
      </w:r>
      <w:r w:rsidR="00B61AAB" w:rsidRPr="00B944E3">
        <w:rPr>
          <w:rFonts w:cs="Arial"/>
          <w:color w:val="000000"/>
          <w:sz w:val="22"/>
        </w:rPr>
        <w:t xml:space="preserve">- will be </w:t>
      </w:r>
      <w:r>
        <w:rPr>
          <w:rFonts w:cs="Arial"/>
          <w:color w:val="000000"/>
          <w:sz w:val="22"/>
        </w:rPr>
        <w:t>flat Fee</w:t>
      </w:r>
    </w:p>
    <w:p w14:paraId="04BDEACE" w14:textId="3EE66AD6" w:rsidR="00B61AAB" w:rsidRPr="00B944E3" w:rsidRDefault="00B61AAB" w:rsidP="00B61AAB">
      <w:pPr>
        <w:autoSpaceDE w:val="0"/>
        <w:autoSpaceDN w:val="0"/>
        <w:adjustRightInd w:val="0"/>
        <w:spacing w:after="0" w:line="240" w:lineRule="auto"/>
        <w:rPr>
          <w:rFonts w:cs="Arial"/>
          <w:b/>
          <w:bCs/>
          <w:color w:val="000000"/>
          <w:sz w:val="22"/>
        </w:rPr>
      </w:pPr>
    </w:p>
    <w:p w14:paraId="53905A0C" w14:textId="4804FC12" w:rsidR="00A752EE" w:rsidRDefault="009667D4" w:rsidP="00CF4E5D">
      <w:pPr>
        <w:rPr>
          <w:rFonts w:cs="Arial"/>
          <w:color w:val="000000"/>
          <w:sz w:val="22"/>
        </w:rPr>
      </w:pPr>
      <w:r w:rsidRPr="009667D4">
        <w:rPr>
          <w:rFonts w:cs="Arial"/>
          <w:b/>
          <w:bCs/>
          <w:color w:val="000000"/>
          <w:sz w:val="22"/>
        </w:rPr>
        <w:t>Purchasable FAR Fee</w:t>
      </w:r>
      <w:r>
        <w:rPr>
          <w:rFonts w:cs="Arial"/>
          <w:b/>
          <w:bCs/>
          <w:color w:val="000000"/>
          <w:sz w:val="22"/>
        </w:rPr>
        <w:t xml:space="preserve"> – </w:t>
      </w:r>
      <w:r w:rsidRPr="009667D4">
        <w:rPr>
          <w:rFonts w:cs="Arial"/>
          <w:color w:val="000000"/>
          <w:sz w:val="22"/>
        </w:rPr>
        <w:t>will be calculated based on the</w:t>
      </w:r>
      <w:r>
        <w:rPr>
          <w:rFonts w:cs="Arial"/>
          <w:b/>
          <w:bCs/>
          <w:color w:val="000000"/>
          <w:sz w:val="22"/>
        </w:rPr>
        <w:t xml:space="preserve"> </w:t>
      </w:r>
      <w:proofErr w:type="gramStart"/>
      <w:r w:rsidRPr="009667D4">
        <w:rPr>
          <w:rFonts w:cs="Arial"/>
          <w:color w:val="000000"/>
          <w:sz w:val="22"/>
        </w:rPr>
        <w:t>Per</w:t>
      </w:r>
      <w:proofErr w:type="gramEnd"/>
      <w:r w:rsidRPr="009667D4">
        <w:rPr>
          <w:rFonts w:cs="Arial"/>
          <w:color w:val="000000"/>
          <w:sz w:val="22"/>
        </w:rPr>
        <w:t xml:space="preserve"> acre Benchmark Value of land</w:t>
      </w:r>
      <w:r>
        <w:rPr>
          <w:rFonts w:cs="Arial"/>
          <w:color w:val="000000"/>
          <w:sz w:val="22"/>
        </w:rPr>
        <w:t xml:space="preserve"> to be</w:t>
      </w:r>
      <w:r w:rsidRPr="009667D4">
        <w:rPr>
          <w:rFonts w:cs="Arial"/>
          <w:color w:val="000000"/>
          <w:sz w:val="22"/>
        </w:rPr>
        <w:t xml:space="preserve"> </w:t>
      </w:r>
      <w:r>
        <w:rPr>
          <w:rFonts w:cs="Arial"/>
          <w:color w:val="000000"/>
          <w:sz w:val="22"/>
        </w:rPr>
        <w:t xml:space="preserve">provided in </w:t>
      </w:r>
      <w:r w:rsidRPr="009667D4">
        <w:rPr>
          <w:rFonts w:cs="Arial"/>
          <w:color w:val="000000"/>
          <w:sz w:val="22"/>
        </w:rPr>
        <w:t>plan info</w:t>
      </w:r>
      <w:r>
        <w:rPr>
          <w:rFonts w:cs="Arial"/>
          <w:color w:val="000000"/>
          <w:sz w:val="22"/>
        </w:rPr>
        <w:t xml:space="preserve"> and using Built Up Area</w:t>
      </w:r>
      <w:r w:rsidRPr="00B944E3">
        <w:rPr>
          <w:rFonts w:cs="Arial"/>
          <w:color w:val="000000"/>
          <w:sz w:val="22"/>
        </w:rPr>
        <w:t xml:space="preserve"> layer with color as</w:t>
      </w:r>
      <w:r>
        <w:rPr>
          <w:rFonts w:cs="Arial"/>
          <w:color w:val="000000"/>
          <w:sz w:val="22"/>
        </w:rPr>
        <w:t xml:space="preserve"> per Sub Occupancy</w:t>
      </w:r>
    </w:p>
    <w:p w14:paraId="024706C6" w14:textId="77777777" w:rsidR="005E273B" w:rsidRPr="009667D4" w:rsidDel="001A1135" w:rsidRDefault="005E273B" w:rsidP="00CF4E5D">
      <w:pPr>
        <w:rPr>
          <w:del w:id="1301" w:author="Geetali Baruah" w:date="2020-12-28T22:11:00Z"/>
          <w:rFonts w:ascii="Georgia" w:hAnsi="Georgia"/>
          <w:b/>
          <w:bCs/>
        </w:rPr>
      </w:pPr>
    </w:p>
    <w:p w14:paraId="74E11F82" w14:textId="7B82C671" w:rsidR="00A752EE" w:rsidRDefault="00A752EE" w:rsidP="00CF4E5D">
      <w:pPr>
        <w:rPr>
          <w:rFonts w:ascii="Georgia" w:hAnsi="Georgia"/>
        </w:rPr>
      </w:pPr>
    </w:p>
    <w:p w14:paraId="1F891749" w14:textId="6F137D00" w:rsidR="00A752EE" w:rsidRDefault="00A752EE" w:rsidP="00A752EE">
      <w:pPr>
        <w:autoSpaceDE w:val="0"/>
        <w:autoSpaceDN w:val="0"/>
        <w:adjustRightInd w:val="0"/>
        <w:spacing w:after="0" w:line="240" w:lineRule="auto"/>
        <w:rPr>
          <w:rFonts w:ascii="Georgia" w:hAnsi="Georgia" w:cs="Arial"/>
          <w:b/>
          <w:bCs/>
          <w:color w:val="000000"/>
          <w:sz w:val="29"/>
          <w:szCs w:val="29"/>
        </w:rPr>
      </w:pPr>
      <w:r w:rsidRPr="00A752EE">
        <w:rPr>
          <w:rFonts w:ascii="Georgia" w:hAnsi="Georgia" w:cs="Arial"/>
          <w:b/>
          <w:bCs/>
          <w:color w:val="000000"/>
          <w:sz w:val="29"/>
          <w:szCs w:val="29"/>
        </w:rPr>
        <w:t>Q</w:t>
      </w:r>
      <w:r w:rsidR="00B944E3">
        <w:rPr>
          <w:rFonts w:ascii="Georgia" w:hAnsi="Georgia" w:cs="Arial"/>
          <w:b/>
          <w:bCs/>
          <w:color w:val="000000"/>
          <w:sz w:val="29"/>
          <w:szCs w:val="29"/>
        </w:rPr>
        <w:t>3</w:t>
      </w:r>
      <w:r w:rsidRPr="00A752EE">
        <w:rPr>
          <w:rFonts w:ascii="Georgia" w:hAnsi="Georgia" w:cs="Arial"/>
          <w:b/>
          <w:bCs/>
          <w:color w:val="000000"/>
          <w:sz w:val="29"/>
          <w:szCs w:val="29"/>
        </w:rPr>
        <w:t xml:space="preserve">. How should I start with the drawing preparation? </w:t>
      </w:r>
    </w:p>
    <w:p w14:paraId="59AF49A8" w14:textId="77777777" w:rsidR="009667D4" w:rsidRPr="00A752EE" w:rsidRDefault="009667D4" w:rsidP="00A752EE">
      <w:pPr>
        <w:autoSpaceDE w:val="0"/>
        <w:autoSpaceDN w:val="0"/>
        <w:adjustRightInd w:val="0"/>
        <w:spacing w:after="0" w:line="240" w:lineRule="auto"/>
        <w:rPr>
          <w:rFonts w:ascii="Georgia" w:hAnsi="Georgia" w:cs="Arial"/>
          <w:color w:val="000000"/>
          <w:sz w:val="29"/>
          <w:szCs w:val="29"/>
        </w:rPr>
      </w:pPr>
    </w:p>
    <w:p w14:paraId="74529740" w14:textId="2FBF4556" w:rsidR="008A0EBB" w:rsidRDefault="00A752EE" w:rsidP="00A752EE">
      <w:pPr>
        <w:rPr>
          <w:rFonts w:ascii="Georgia" w:hAnsi="Georgia" w:cs="Arial"/>
          <w:color w:val="000000"/>
          <w:sz w:val="22"/>
        </w:rPr>
      </w:pPr>
      <w:r w:rsidRPr="00A752EE">
        <w:rPr>
          <w:rFonts w:ascii="Georgia" w:hAnsi="Georgia" w:cs="Arial"/>
          <w:b/>
          <w:bCs/>
          <w:color w:val="000000"/>
          <w:sz w:val="22"/>
        </w:rPr>
        <w:t xml:space="preserve">A4. </w:t>
      </w:r>
      <w:r w:rsidRPr="00A752EE">
        <w:rPr>
          <w:rFonts w:ascii="Georgia" w:hAnsi="Georgia" w:cs="Arial"/>
          <w:color w:val="000000"/>
          <w:sz w:val="22"/>
        </w:rPr>
        <w:t xml:space="preserve">Complete the drawing as per standards and guidelines required by </w:t>
      </w:r>
      <w:r w:rsidR="009667D4">
        <w:rPr>
          <w:rFonts w:ascii="Georgia" w:hAnsi="Georgia" w:cs="Arial"/>
          <w:color w:val="000000"/>
          <w:sz w:val="22"/>
        </w:rPr>
        <w:t>ODA Bye Laws</w:t>
      </w:r>
      <w:r w:rsidRPr="00A752EE">
        <w:rPr>
          <w:rFonts w:ascii="Georgia" w:hAnsi="Georgia" w:cs="Arial"/>
          <w:color w:val="000000"/>
          <w:sz w:val="22"/>
        </w:rPr>
        <w:t xml:space="preserve">. The drawing should be completed as submission drawing formats. Use drawing scale 1:1 only. During or before preparation of drawing, make the UNITS settings - </w:t>
      </w:r>
      <w:r w:rsidR="009667D4">
        <w:rPr>
          <w:rFonts w:ascii="Georgia" w:hAnsi="Georgia" w:cs="Arial"/>
          <w:b/>
          <w:bCs/>
          <w:color w:val="000000"/>
          <w:sz w:val="22"/>
        </w:rPr>
        <w:t>Meter</w:t>
      </w:r>
      <w:r w:rsidRPr="00A752EE">
        <w:rPr>
          <w:rFonts w:ascii="Georgia" w:hAnsi="Georgia" w:cs="Arial"/>
          <w:b/>
          <w:bCs/>
          <w:color w:val="000000"/>
          <w:sz w:val="22"/>
        </w:rPr>
        <w:t xml:space="preserve"> </w:t>
      </w:r>
      <w:r w:rsidRPr="00A752EE">
        <w:rPr>
          <w:rFonts w:ascii="Georgia" w:hAnsi="Georgia" w:cs="Arial"/>
          <w:color w:val="000000"/>
          <w:sz w:val="22"/>
        </w:rPr>
        <w:t xml:space="preserve">and length type </w:t>
      </w:r>
      <w:r w:rsidR="009667D4">
        <w:rPr>
          <w:rFonts w:ascii="Georgia" w:hAnsi="Georgia" w:cs="Arial"/>
          <w:b/>
          <w:bCs/>
          <w:color w:val="000000"/>
          <w:sz w:val="22"/>
        </w:rPr>
        <w:t xml:space="preserve">Decimal </w:t>
      </w:r>
      <w:r w:rsidRPr="00A752EE">
        <w:rPr>
          <w:rFonts w:ascii="Georgia" w:hAnsi="Georgia" w:cs="Arial"/>
          <w:color w:val="000000"/>
          <w:sz w:val="22"/>
        </w:rPr>
        <w:t>in the software (</w:t>
      </w:r>
      <w:r w:rsidR="008A0EBB" w:rsidRPr="00A752EE">
        <w:rPr>
          <w:rFonts w:ascii="Georgia" w:hAnsi="Georgia" w:cs="Arial"/>
          <w:color w:val="000000"/>
          <w:sz w:val="22"/>
        </w:rPr>
        <w:t>e.g.</w:t>
      </w:r>
      <w:r w:rsidRPr="00A752EE">
        <w:rPr>
          <w:rFonts w:ascii="Georgia" w:hAnsi="Georgia" w:cs="Arial"/>
          <w:color w:val="000000"/>
          <w:sz w:val="22"/>
        </w:rPr>
        <w:t xml:space="preserve"> </w:t>
      </w:r>
      <w:r w:rsidR="008A0EBB" w:rsidRPr="00A752EE">
        <w:rPr>
          <w:rFonts w:ascii="Georgia" w:hAnsi="Georgia" w:cs="Arial"/>
          <w:color w:val="000000"/>
          <w:sz w:val="22"/>
        </w:rPr>
        <w:t>AutoCAD</w:t>
      </w:r>
      <w:r w:rsidRPr="00A752EE">
        <w:rPr>
          <w:rFonts w:ascii="Georgia" w:hAnsi="Georgia" w:cs="Arial"/>
          <w:color w:val="000000"/>
          <w:sz w:val="22"/>
        </w:rPr>
        <w:t>). Length type in primary units of dimension style shall be updated to</w:t>
      </w:r>
      <w:r w:rsidR="009667D4">
        <w:rPr>
          <w:rFonts w:ascii="Georgia" w:hAnsi="Georgia" w:cs="Arial"/>
          <w:color w:val="000000"/>
          <w:sz w:val="22"/>
        </w:rPr>
        <w:t xml:space="preserve"> Decimal</w:t>
      </w:r>
      <w:r w:rsidRPr="00A752EE">
        <w:rPr>
          <w:rFonts w:ascii="Georgia" w:hAnsi="Georgia" w:cs="Arial"/>
          <w:color w:val="000000"/>
          <w:sz w:val="22"/>
        </w:rPr>
        <w:t xml:space="preserve">. </w:t>
      </w:r>
    </w:p>
    <w:p w14:paraId="6303E5F1" w14:textId="2104B41F" w:rsidR="00A752EE" w:rsidRDefault="008A0EBB" w:rsidP="00A752EE">
      <w:pPr>
        <w:rPr>
          <w:rFonts w:ascii="Georgia" w:hAnsi="Georgia" w:cs="Arial"/>
          <w:b/>
          <w:bCs/>
          <w:color w:val="000000"/>
          <w:sz w:val="22"/>
        </w:rPr>
      </w:pPr>
      <w:r w:rsidRPr="008A0EBB">
        <w:rPr>
          <w:rFonts w:ascii="Georgia" w:hAnsi="Georgia" w:cs="Arial"/>
          <w:b/>
          <w:bCs/>
          <w:color w:val="000000"/>
          <w:sz w:val="22"/>
        </w:rPr>
        <w:t xml:space="preserve">Copy and Paste the </w:t>
      </w:r>
      <w:r w:rsidR="00C2120D">
        <w:rPr>
          <w:rFonts w:ascii="Georgia" w:hAnsi="Georgia" w:cs="Arial"/>
          <w:b/>
          <w:bCs/>
          <w:color w:val="000000"/>
          <w:sz w:val="22"/>
        </w:rPr>
        <w:t xml:space="preserve">Plan Info and </w:t>
      </w:r>
      <w:r w:rsidRPr="008A0EBB">
        <w:rPr>
          <w:rFonts w:ascii="Georgia" w:hAnsi="Georgia" w:cs="Arial"/>
          <w:b/>
          <w:bCs/>
          <w:color w:val="000000"/>
          <w:sz w:val="22"/>
        </w:rPr>
        <w:t>required layers from the Drawing Template</w:t>
      </w:r>
      <w:r>
        <w:rPr>
          <w:rFonts w:ascii="Georgia" w:hAnsi="Georgia" w:cs="Arial"/>
          <w:b/>
          <w:bCs/>
          <w:color w:val="000000"/>
          <w:sz w:val="22"/>
        </w:rPr>
        <w:t xml:space="preserve"> (provided in the resource section)</w:t>
      </w:r>
      <w:r w:rsidRPr="008A0EBB">
        <w:rPr>
          <w:rFonts w:ascii="Georgia" w:hAnsi="Georgia" w:cs="Arial"/>
          <w:b/>
          <w:bCs/>
          <w:color w:val="000000"/>
          <w:sz w:val="22"/>
        </w:rPr>
        <w:t xml:space="preserve"> and follow guidelines in the Drawing manual to start drawing preparation for </w:t>
      </w:r>
      <w:r>
        <w:rPr>
          <w:rFonts w:ascii="Georgia" w:hAnsi="Georgia" w:cs="Arial"/>
          <w:b/>
          <w:bCs/>
          <w:color w:val="000000"/>
          <w:sz w:val="22"/>
        </w:rPr>
        <w:t>Auto-</w:t>
      </w:r>
      <w:r w:rsidRPr="008A0EBB">
        <w:rPr>
          <w:rFonts w:ascii="Georgia" w:hAnsi="Georgia" w:cs="Arial"/>
          <w:b/>
          <w:bCs/>
          <w:color w:val="000000"/>
          <w:sz w:val="22"/>
        </w:rPr>
        <w:t>scrutiny.</w:t>
      </w:r>
    </w:p>
    <w:p w14:paraId="4C7ECD25" w14:textId="77777777" w:rsidR="00C2120D" w:rsidRPr="008A0EBB" w:rsidRDefault="00C2120D" w:rsidP="00A752EE">
      <w:pPr>
        <w:rPr>
          <w:rFonts w:ascii="Georgia" w:hAnsi="Georgia"/>
          <w:b/>
          <w:bCs/>
        </w:rPr>
      </w:pPr>
    </w:p>
    <w:p w14:paraId="562814C6" w14:textId="307CF4B2" w:rsidR="00A752EE" w:rsidRDefault="00A752EE" w:rsidP="00A752EE">
      <w:pPr>
        <w:autoSpaceDE w:val="0"/>
        <w:autoSpaceDN w:val="0"/>
        <w:adjustRightInd w:val="0"/>
        <w:spacing w:after="0" w:line="240" w:lineRule="auto"/>
        <w:rPr>
          <w:rFonts w:ascii="Georgia" w:hAnsi="Georgia" w:cs="Arial"/>
          <w:b/>
          <w:bCs/>
          <w:color w:val="000000"/>
          <w:sz w:val="29"/>
          <w:szCs w:val="29"/>
        </w:rPr>
      </w:pPr>
      <w:r w:rsidRPr="00A752EE">
        <w:rPr>
          <w:rFonts w:ascii="Georgia" w:hAnsi="Georgia" w:cs="Arial"/>
          <w:b/>
          <w:bCs/>
          <w:color w:val="000000"/>
          <w:sz w:val="29"/>
          <w:szCs w:val="29"/>
        </w:rPr>
        <w:t>Q</w:t>
      </w:r>
      <w:r w:rsidR="00B944E3">
        <w:rPr>
          <w:rFonts w:ascii="Georgia" w:hAnsi="Georgia" w:cs="Arial"/>
          <w:b/>
          <w:bCs/>
          <w:color w:val="000000"/>
          <w:sz w:val="29"/>
          <w:szCs w:val="29"/>
        </w:rPr>
        <w:t>4</w:t>
      </w:r>
      <w:r w:rsidRPr="00A752EE">
        <w:rPr>
          <w:rFonts w:ascii="Georgia" w:hAnsi="Georgia" w:cs="Arial"/>
          <w:b/>
          <w:bCs/>
          <w:color w:val="000000"/>
          <w:sz w:val="29"/>
          <w:szCs w:val="29"/>
        </w:rPr>
        <w:t>. What should I do if my drawing i</w:t>
      </w:r>
      <w:r w:rsidR="00C2120D">
        <w:rPr>
          <w:rFonts w:ascii="Georgia" w:hAnsi="Georgia" w:cs="Arial"/>
          <w:b/>
          <w:bCs/>
          <w:color w:val="000000"/>
          <w:sz w:val="29"/>
          <w:szCs w:val="29"/>
        </w:rPr>
        <w:t>s</w:t>
      </w:r>
      <w:r w:rsidRPr="00A752EE">
        <w:rPr>
          <w:rFonts w:ascii="Georgia" w:hAnsi="Georgia" w:cs="Arial"/>
          <w:b/>
          <w:bCs/>
          <w:color w:val="000000"/>
          <w:sz w:val="29"/>
          <w:szCs w:val="29"/>
        </w:rPr>
        <w:t xml:space="preserve"> ‘not accepted’? </w:t>
      </w:r>
    </w:p>
    <w:p w14:paraId="2899BBA8" w14:textId="77777777" w:rsidR="009667D4" w:rsidRPr="00A752EE" w:rsidRDefault="009667D4" w:rsidP="00A752EE">
      <w:pPr>
        <w:autoSpaceDE w:val="0"/>
        <w:autoSpaceDN w:val="0"/>
        <w:adjustRightInd w:val="0"/>
        <w:spacing w:after="0" w:line="240" w:lineRule="auto"/>
        <w:rPr>
          <w:rFonts w:ascii="Georgia" w:hAnsi="Georgia" w:cs="Arial"/>
          <w:color w:val="000000"/>
          <w:sz w:val="29"/>
          <w:szCs w:val="29"/>
        </w:rPr>
      </w:pPr>
    </w:p>
    <w:p w14:paraId="5AB1D408" w14:textId="29615650" w:rsidR="00A752EE" w:rsidRDefault="00A752EE" w:rsidP="00A752EE">
      <w:pPr>
        <w:autoSpaceDE w:val="0"/>
        <w:autoSpaceDN w:val="0"/>
        <w:adjustRightInd w:val="0"/>
        <w:spacing w:after="0" w:line="240" w:lineRule="auto"/>
        <w:rPr>
          <w:rFonts w:ascii="Georgia" w:hAnsi="Georgia" w:cs="Arial"/>
          <w:color w:val="000000"/>
          <w:sz w:val="22"/>
        </w:rPr>
      </w:pPr>
      <w:r w:rsidRPr="00A752EE">
        <w:rPr>
          <w:rFonts w:ascii="Georgia" w:hAnsi="Georgia" w:cs="Arial"/>
          <w:b/>
          <w:bCs/>
          <w:color w:val="000000"/>
          <w:sz w:val="22"/>
        </w:rPr>
        <w:t xml:space="preserve">A6. </w:t>
      </w:r>
      <w:r w:rsidRPr="00A752EE">
        <w:rPr>
          <w:rFonts w:ascii="Georgia" w:hAnsi="Georgia" w:cs="Arial"/>
          <w:color w:val="000000"/>
          <w:sz w:val="22"/>
        </w:rPr>
        <w:t>One can open the .</w:t>
      </w:r>
      <w:proofErr w:type="spellStart"/>
      <w:r w:rsidRPr="00A752EE">
        <w:rPr>
          <w:rFonts w:ascii="Georgia" w:hAnsi="Georgia" w:cs="Arial"/>
          <w:color w:val="000000"/>
          <w:sz w:val="22"/>
        </w:rPr>
        <w:t>dxf</w:t>
      </w:r>
      <w:proofErr w:type="spellEnd"/>
      <w:r w:rsidRPr="00A752EE">
        <w:rPr>
          <w:rFonts w:ascii="Georgia" w:hAnsi="Georgia" w:cs="Arial"/>
          <w:color w:val="000000"/>
          <w:sz w:val="22"/>
        </w:rPr>
        <w:t xml:space="preserve"> </w:t>
      </w:r>
      <w:proofErr w:type="gramStart"/>
      <w:r w:rsidRPr="00A752EE">
        <w:rPr>
          <w:rFonts w:ascii="Georgia" w:hAnsi="Georgia" w:cs="Arial"/>
          <w:color w:val="000000"/>
          <w:sz w:val="22"/>
        </w:rPr>
        <w:t>file, that</w:t>
      </w:r>
      <w:proofErr w:type="gramEnd"/>
      <w:r w:rsidRPr="00A752EE">
        <w:rPr>
          <w:rFonts w:ascii="Georgia" w:hAnsi="Georgia" w:cs="Arial"/>
          <w:color w:val="000000"/>
          <w:sz w:val="22"/>
        </w:rPr>
        <w:t xml:space="preserve"> was uploaded for scrutiny, in the drafting software that was used for drawing preparation (</w:t>
      </w:r>
      <w:proofErr w:type="spellStart"/>
      <w:r w:rsidRPr="00A752EE">
        <w:rPr>
          <w:rFonts w:ascii="Georgia" w:hAnsi="Georgia" w:cs="Arial"/>
          <w:color w:val="000000"/>
          <w:sz w:val="22"/>
        </w:rPr>
        <w:t>eg</w:t>
      </w:r>
      <w:proofErr w:type="spellEnd"/>
      <w:r w:rsidRPr="00A752EE">
        <w:rPr>
          <w:rFonts w:ascii="Georgia" w:hAnsi="Georgia" w:cs="Arial"/>
          <w:color w:val="000000"/>
          <w:sz w:val="22"/>
        </w:rPr>
        <w:t xml:space="preserve">. </w:t>
      </w:r>
      <w:proofErr w:type="spellStart"/>
      <w:r w:rsidRPr="00A752EE">
        <w:rPr>
          <w:rFonts w:ascii="Georgia" w:hAnsi="Georgia" w:cs="Arial"/>
          <w:color w:val="000000"/>
          <w:sz w:val="22"/>
        </w:rPr>
        <w:t>Autocad</w:t>
      </w:r>
      <w:proofErr w:type="spellEnd"/>
      <w:r w:rsidRPr="00A752EE">
        <w:rPr>
          <w:rFonts w:ascii="Georgia" w:hAnsi="Georgia" w:cs="Arial"/>
          <w:color w:val="000000"/>
          <w:sz w:val="22"/>
        </w:rPr>
        <w:t xml:space="preserve">) make the modifications in the drawing as per the scrutiny report. After update of drawing, one can resubmit the drawing for scrutiny. </w:t>
      </w:r>
    </w:p>
    <w:p w14:paraId="1639058B" w14:textId="24966E1B" w:rsidR="00C2120D" w:rsidRDefault="00C2120D" w:rsidP="00A752EE">
      <w:pPr>
        <w:autoSpaceDE w:val="0"/>
        <w:autoSpaceDN w:val="0"/>
        <w:adjustRightInd w:val="0"/>
        <w:spacing w:after="0" w:line="240" w:lineRule="auto"/>
        <w:rPr>
          <w:rFonts w:ascii="Georgia" w:hAnsi="Georgia" w:cs="Arial"/>
          <w:color w:val="000000"/>
          <w:sz w:val="22"/>
        </w:rPr>
      </w:pPr>
    </w:p>
    <w:p w14:paraId="3A0AB5A9" w14:textId="47E7E28B" w:rsidR="00C2120D" w:rsidRDefault="00C2120D" w:rsidP="00A752EE">
      <w:pPr>
        <w:autoSpaceDE w:val="0"/>
        <w:autoSpaceDN w:val="0"/>
        <w:adjustRightInd w:val="0"/>
        <w:spacing w:after="0" w:line="240" w:lineRule="auto"/>
        <w:rPr>
          <w:rFonts w:ascii="Georgia" w:hAnsi="Georgia" w:cs="Arial"/>
          <w:color w:val="000000"/>
          <w:sz w:val="22"/>
        </w:rPr>
      </w:pPr>
    </w:p>
    <w:p w14:paraId="25EAD9A5" w14:textId="3DAC5F0A" w:rsidR="00C2120D" w:rsidRDefault="00C2120D" w:rsidP="00A752EE">
      <w:pPr>
        <w:autoSpaceDE w:val="0"/>
        <w:autoSpaceDN w:val="0"/>
        <w:adjustRightInd w:val="0"/>
        <w:spacing w:after="0" w:line="240" w:lineRule="auto"/>
        <w:rPr>
          <w:rFonts w:ascii="Georgia" w:hAnsi="Georgia" w:cs="Arial"/>
          <w:color w:val="000000"/>
          <w:sz w:val="22"/>
        </w:rPr>
      </w:pPr>
    </w:p>
    <w:p w14:paraId="462A24C5" w14:textId="3790F403" w:rsidR="00C2120D" w:rsidRDefault="00C2120D" w:rsidP="00A752EE">
      <w:pPr>
        <w:autoSpaceDE w:val="0"/>
        <w:autoSpaceDN w:val="0"/>
        <w:adjustRightInd w:val="0"/>
        <w:spacing w:after="0" w:line="240" w:lineRule="auto"/>
        <w:rPr>
          <w:rFonts w:ascii="Georgia" w:hAnsi="Georgia" w:cs="Arial"/>
          <w:b/>
          <w:bCs/>
          <w:color w:val="000000"/>
          <w:sz w:val="22"/>
        </w:rPr>
      </w:pPr>
      <w:r w:rsidRPr="00C2120D">
        <w:rPr>
          <w:rFonts w:ascii="Georgia" w:hAnsi="Georgia" w:cs="Arial"/>
          <w:b/>
          <w:bCs/>
          <w:color w:val="000000"/>
          <w:sz w:val="28"/>
          <w:szCs w:val="28"/>
        </w:rPr>
        <w:t xml:space="preserve">Common Errors to Avoid – </w:t>
      </w:r>
    </w:p>
    <w:p w14:paraId="4EEDDC53" w14:textId="77777777" w:rsidR="00C2120D" w:rsidRDefault="00C2120D" w:rsidP="00A752EE">
      <w:pPr>
        <w:autoSpaceDE w:val="0"/>
        <w:autoSpaceDN w:val="0"/>
        <w:adjustRightInd w:val="0"/>
        <w:spacing w:after="0" w:line="240" w:lineRule="auto"/>
        <w:rPr>
          <w:rFonts w:ascii="Georgia" w:hAnsi="Georgia" w:cs="Arial"/>
          <w:b/>
          <w:bCs/>
          <w:color w:val="000000"/>
          <w:sz w:val="22"/>
        </w:rPr>
      </w:pPr>
    </w:p>
    <w:p w14:paraId="3EE5F2FB" w14:textId="30FDE41A" w:rsidR="00C2120D" w:rsidRPr="002E566C" w:rsidRDefault="00C2120D" w:rsidP="00C2120D">
      <w:pPr>
        <w:pStyle w:val="ListParagraph"/>
        <w:numPr>
          <w:ilvl w:val="0"/>
          <w:numId w:val="18"/>
        </w:numPr>
        <w:autoSpaceDE w:val="0"/>
        <w:autoSpaceDN w:val="0"/>
        <w:adjustRightInd w:val="0"/>
        <w:spacing w:after="0" w:line="240" w:lineRule="auto"/>
        <w:rPr>
          <w:rFonts w:ascii="Georgia" w:hAnsi="Georgia" w:cs="Arial"/>
          <w:color w:val="000000"/>
          <w:sz w:val="22"/>
        </w:rPr>
      </w:pPr>
      <w:r w:rsidRPr="002E566C">
        <w:rPr>
          <w:rFonts w:ascii="Georgia" w:hAnsi="Georgia" w:cs="Arial"/>
          <w:color w:val="000000"/>
          <w:sz w:val="22"/>
        </w:rPr>
        <w:t>Plan Info Not present in the Drawing</w:t>
      </w:r>
    </w:p>
    <w:p w14:paraId="172477A3" w14:textId="1CBAFBBE" w:rsidR="00CC0447" w:rsidRPr="002E566C" w:rsidRDefault="00CC0447" w:rsidP="00C2120D">
      <w:pPr>
        <w:pStyle w:val="ListParagraph"/>
        <w:numPr>
          <w:ilvl w:val="0"/>
          <w:numId w:val="18"/>
        </w:numPr>
        <w:autoSpaceDE w:val="0"/>
        <w:autoSpaceDN w:val="0"/>
        <w:adjustRightInd w:val="0"/>
        <w:spacing w:after="0" w:line="240" w:lineRule="auto"/>
        <w:rPr>
          <w:rFonts w:ascii="Georgia" w:hAnsi="Georgia" w:cs="Arial"/>
          <w:color w:val="000000"/>
          <w:sz w:val="22"/>
        </w:rPr>
      </w:pPr>
      <w:r w:rsidRPr="002E566C">
        <w:rPr>
          <w:rFonts w:ascii="Georgia" w:hAnsi="Georgia" w:cs="Arial"/>
          <w:color w:val="000000"/>
          <w:sz w:val="22"/>
        </w:rPr>
        <w:t>Not all answers are provided in Plan Info</w:t>
      </w:r>
    </w:p>
    <w:p w14:paraId="6B74ADCE" w14:textId="2825E35D" w:rsidR="00C2120D" w:rsidRPr="002E566C" w:rsidRDefault="00C2120D" w:rsidP="00C2120D">
      <w:pPr>
        <w:pStyle w:val="ListParagraph"/>
        <w:numPr>
          <w:ilvl w:val="0"/>
          <w:numId w:val="18"/>
        </w:numPr>
        <w:autoSpaceDE w:val="0"/>
        <w:autoSpaceDN w:val="0"/>
        <w:adjustRightInd w:val="0"/>
        <w:spacing w:after="0" w:line="240" w:lineRule="auto"/>
        <w:rPr>
          <w:rFonts w:ascii="Georgia" w:hAnsi="Georgia" w:cs="Arial"/>
          <w:color w:val="000000"/>
          <w:sz w:val="22"/>
        </w:rPr>
      </w:pPr>
      <w:r w:rsidRPr="002E566C">
        <w:rPr>
          <w:rFonts w:ascii="Georgia" w:hAnsi="Georgia" w:cs="Arial"/>
          <w:color w:val="000000"/>
          <w:sz w:val="22"/>
        </w:rPr>
        <w:t>Building Footprint Layer Not Present</w:t>
      </w:r>
    </w:p>
    <w:p w14:paraId="50902905" w14:textId="6A58490B" w:rsidR="00C2120D" w:rsidRPr="002E566C" w:rsidRDefault="00C2120D" w:rsidP="00C2120D">
      <w:pPr>
        <w:pStyle w:val="ListParagraph"/>
        <w:numPr>
          <w:ilvl w:val="0"/>
          <w:numId w:val="18"/>
        </w:numPr>
        <w:autoSpaceDE w:val="0"/>
        <w:autoSpaceDN w:val="0"/>
        <w:adjustRightInd w:val="0"/>
        <w:spacing w:after="0" w:line="240" w:lineRule="auto"/>
        <w:rPr>
          <w:rFonts w:ascii="Georgia" w:hAnsi="Georgia" w:cs="Arial"/>
          <w:color w:val="000000"/>
          <w:sz w:val="22"/>
        </w:rPr>
      </w:pPr>
      <w:r w:rsidRPr="002E566C">
        <w:rPr>
          <w:rFonts w:ascii="Georgia" w:hAnsi="Georgia" w:cs="Arial"/>
          <w:color w:val="000000"/>
          <w:sz w:val="22"/>
        </w:rPr>
        <w:t>Built Up Area Layer Not Present</w:t>
      </w:r>
    </w:p>
    <w:p w14:paraId="57F72787" w14:textId="4C58591A" w:rsidR="00C2120D" w:rsidRPr="002E566C" w:rsidRDefault="00C2120D" w:rsidP="00C2120D">
      <w:pPr>
        <w:pStyle w:val="ListParagraph"/>
        <w:numPr>
          <w:ilvl w:val="0"/>
          <w:numId w:val="18"/>
        </w:numPr>
        <w:autoSpaceDE w:val="0"/>
        <w:autoSpaceDN w:val="0"/>
        <w:adjustRightInd w:val="0"/>
        <w:spacing w:after="0" w:line="240" w:lineRule="auto"/>
        <w:rPr>
          <w:rFonts w:ascii="Georgia" w:hAnsi="Georgia" w:cs="Arial"/>
          <w:color w:val="000000"/>
          <w:sz w:val="22"/>
        </w:rPr>
      </w:pPr>
      <w:r w:rsidRPr="002E566C">
        <w:rPr>
          <w:rFonts w:ascii="Georgia" w:hAnsi="Georgia" w:cs="Arial"/>
          <w:color w:val="000000"/>
          <w:sz w:val="22"/>
        </w:rPr>
        <w:t>Built Up area Layer Color code is not as per Drawing Manual</w:t>
      </w:r>
      <w:r w:rsidR="00CC0447" w:rsidRPr="002E566C">
        <w:rPr>
          <w:rFonts w:ascii="Georgia" w:hAnsi="Georgia" w:cs="Arial"/>
          <w:color w:val="000000"/>
          <w:sz w:val="22"/>
        </w:rPr>
        <w:t xml:space="preserve"> – Occupancy Color Codes</w:t>
      </w:r>
    </w:p>
    <w:p w14:paraId="745F134F" w14:textId="24794428" w:rsidR="00CC0447" w:rsidRDefault="00CC0447" w:rsidP="00C2120D">
      <w:pPr>
        <w:pStyle w:val="ListParagraph"/>
        <w:numPr>
          <w:ilvl w:val="0"/>
          <w:numId w:val="18"/>
        </w:numPr>
        <w:autoSpaceDE w:val="0"/>
        <w:autoSpaceDN w:val="0"/>
        <w:adjustRightInd w:val="0"/>
        <w:spacing w:after="0" w:line="240" w:lineRule="auto"/>
        <w:rPr>
          <w:rFonts w:ascii="Georgia" w:hAnsi="Georgia" w:cs="Arial"/>
          <w:color w:val="000000"/>
          <w:sz w:val="22"/>
        </w:rPr>
      </w:pPr>
      <w:r w:rsidRPr="002E566C">
        <w:rPr>
          <w:rFonts w:ascii="Georgia" w:hAnsi="Georgia" w:cs="Arial"/>
          <w:color w:val="000000"/>
          <w:sz w:val="22"/>
        </w:rPr>
        <w:t>Setback Layer Polygon is Drawn Incorrect – Edges of Setback Polygon should fall on Building Footprint Polygon and Plot Boundary Polygon</w:t>
      </w:r>
    </w:p>
    <w:p w14:paraId="5B387F08" w14:textId="4667B46C" w:rsidR="002E566C" w:rsidRPr="002E566C" w:rsidRDefault="002E566C" w:rsidP="00C2120D">
      <w:pPr>
        <w:pStyle w:val="ListParagraph"/>
        <w:numPr>
          <w:ilvl w:val="0"/>
          <w:numId w:val="18"/>
        </w:numPr>
        <w:autoSpaceDE w:val="0"/>
        <w:autoSpaceDN w:val="0"/>
        <w:adjustRightInd w:val="0"/>
        <w:spacing w:after="0" w:line="240" w:lineRule="auto"/>
        <w:rPr>
          <w:rFonts w:ascii="Georgia" w:hAnsi="Georgia" w:cs="Arial"/>
          <w:color w:val="000000"/>
          <w:sz w:val="22"/>
        </w:rPr>
      </w:pPr>
      <w:r>
        <w:rPr>
          <w:rFonts w:ascii="Georgia" w:hAnsi="Georgia" w:cs="Arial"/>
          <w:color w:val="000000"/>
          <w:sz w:val="22"/>
        </w:rPr>
        <w:t>Bring only the necessary layers from Drawing Template</w:t>
      </w:r>
    </w:p>
    <w:p w14:paraId="6651DAF6" w14:textId="77777777" w:rsidR="00C2120D" w:rsidRPr="00C2120D" w:rsidRDefault="00C2120D" w:rsidP="00A752EE">
      <w:pPr>
        <w:autoSpaceDE w:val="0"/>
        <w:autoSpaceDN w:val="0"/>
        <w:adjustRightInd w:val="0"/>
        <w:spacing w:after="0" w:line="240" w:lineRule="auto"/>
        <w:rPr>
          <w:rFonts w:ascii="Georgia" w:hAnsi="Georgia" w:cs="Arial"/>
          <w:b/>
          <w:bCs/>
          <w:color w:val="000000"/>
          <w:sz w:val="22"/>
        </w:rPr>
      </w:pPr>
    </w:p>
    <w:p w14:paraId="7D35D0C4" w14:textId="77777777" w:rsidR="009667D4" w:rsidRPr="00A752EE" w:rsidRDefault="009667D4" w:rsidP="00A752EE">
      <w:pPr>
        <w:autoSpaceDE w:val="0"/>
        <w:autoSpaceDN w:val="0"/>
        <w:adjustRightInd w:val="0"/>
        <w:spacing w:after="0" w:line="240" w:lineRule="auto"/>
        <w:rPr>
          <w:rFonts w:ascii="Georgia" w:hAnsi="Georgia" w:cs="Arial"/>
          <w:color w:val="000000"/>
          <w:sz w:val="22"/>
        </w:rPr>
      </w:pPr>
    </w:p>
    <w:p w14:paraId="73202A85" w14:textId="1496D928" w:rsidR="00A752EE" w:rsidRDefault="00A752EE" w:rsidP="00A752EE">
      <w:pPr>
        <w:autoSpaceDE w:val="0"/>
        <w:autoSpaceDN w:val="0"/>
        <w:adjustRightInd w:val="0"/>
        <w:spacing w:after="0" w:line="240" w:lineRule="auto"/>
        <w:rPr>
          <w:rFonts w:ascii="Georgia" w:hAnsi="Georgia" w:cs="Arial"/>
          <w:b/>
          <w:bCs/>
          <w:color w:val="000000"/>
          <w:sz w:val="29"/>
          <w:szCs w:val="29"/>
        </w:rPr>
      </w:pPr>
      <w:r w:rsidRPr="00A752EE">
        <w:rPr>
          <w:rFonts w:ascii="Georgia" w:hAnsi="Georgia" w:cs="Arial"/>
          <w:b/>
          <w:bCs/>
          <w:color w:val="000000"/>
          <w:sz w:val="29"/>
          <w:szCs w:val="29"/>
        </w:rPr>
        <w:t>Q</w:t>
      </w:r>
      <w:r w:rsidR="00B944E3">
        <w:rPr>
          <w:rFonts w:ascii="Georgia" w:hAnsi="Georgia" w:cs="Arial"/>
          <w:b/>
          <w:bCs/>
          <w:color w:val="000000"/>
          <w:sz w:val="29"/>
          <w:szCs w:val="29"/>
        </w:rPr>
        <w:t>5</w:t>
      </w:r>
      <w:r w:rsidRPr="00A752EE">
        <w:rPr>
          <w:rFonts w:ascii="Georgia" w:hAnsi="Georgia" w:cs="Arial"/>
          <w:b/>
          <w:bCs/>
          <w:color w:val="000000"/>
          <w:sz w:val="29"/>
          <w:szCs w:val="29"/>
        </w:rPr>
        <w:t xml:space="preserve">. In which format the drawing shall be saved for scrutiny? </w:t>
      </w:r>
    </w:p>
    <w:p w14:paraId="7A158102" w14:textId="77777777" w:rsidR="009667D4" w:rsidRPr="00A752EE" w:rsidRDefault="009667D4" w:rsidP="00A752EE">
      <w:pPr>
        <w:autoSpaceDE w:val="0"/>
        <w:autoSpaceDN w:val="0"/>
        <w:adjustRightInd w:val="0"/>
        <w:spacing w:after="0" w:line="240" w:lineRule="auto"/>
        <w:rPr>
          <w:rFonts w:ascii="Georgia" w:hAnsi="Georgia" w:cs="Arial"/>
          <w:color w:val="000000"/>
          <w:sz w:val="29"/>
          <w:szCs w:val="29"/>
        </w:rPr>
      </w:pPr>
    </w:p>
    <w:p w14:paraId="77678B75" w14:textId="5A5E0336" w:rsidR="00C26359" w:rsidRDefault="00A752EE" w:rsidP="00A752EE">
      <w:pPr>
        <w:rPr>
          <w:rFonts w:ascii="Georgia" w:hAnsi="Georgia" w:cs="Arial"/>
          <w:color w:val="000000"/>
          <w:sz w:val="22"/>
        </w:rPr>
      </w:pPr>
      <w:r w:rsidRPr="00A752EE">
        <w:rPr>
          <w:rFonts w:ascii="Georgia" w:hAnsi="Georgia" w:cs="Arial"/>
          <w:b/>
          <w:bCs/>
          <w:color w:val="000000"/>
          <w:sz w:val="22"/>
        </w:rPr>
        <w:t xml:space="preserve">A7. </w:t>
      </w:r>
      <w:r w:rsidRPr="00A752EE">
        <w:rPr>
          <w:rFonts w:ascii="Georgia" w:hAnsi="Georgia" w:cs="Arial"/>
          <w:color w:val="000000"/>
          <w:sz w:val="22"/>
        </w:rPr>
        <w:t>Drawing shall be saved in .</w:t>
      </w:r>
      <w:proofErr w:type="spellStart"/>
      <w:r w:rsidRPr="00A752EE">
        <w:rPr>
          <w:rFonts w:ascii="Georgia" w:hAnsi="Georgia" w:cs="Arial"/>
          <w:color w:val="000000"/>
          <w:sz w:val="22"/>
        </w:rPr>
        <w:t>dxf</w:t>
      </w:r>
      <w:proofErr w:type="spellEnd"/>
      <w:r w:rsidRPr="00A752EE">
        <w:rPr>
          <w:rFonts w:ascii="Georgia" w:hAnsi="Georgia" w:cs="Arial"/>
          <w:color w:val="000000"/>
          <w:sz w:val="22"/>
        </w:rPr>
        <w:t xml:space="preserve"> format only</w:t>
      </w:r>
    </w:p>
    <w:p w14:paraId="5A8552C4" w14:textId="77777777" w:rsidR="008A0EBB" w:rsidRPr="00A752EE" w:rsidRDefault="008A0EBB" w:rsidP="008A0EBB">
      <w:pPr>
        <w:autoSpaceDE w:val="0"/>
        <w:autoSpaceDN w:val="0"/>
        <w:adjustRightInd w:val="0"/>
        <w:spacing w:after="0" w:line="240" w:lineRule="auto"/>
        <w:rPr>
          <w:rFonts w:ascii="Georgia" w:hAnsi="Georgia" w:cs="Arial"/>
          <w:color w:val="000000"/>
          <w:sz w:val="22"/>
        </w:rPr>
      </w:pPr>
    </w:p>
    <w:p w14:paraId="47C510E7" w14:textId="4E393D5A" w:rsidR="008A0EBB" w:rsidRDefault="008A0EBB" w:rsidP="008A0EBB">
      <w:pPr>
        <w:autoSpaceDE w:val="0"/>
        <w:autoSpaceDN w:val="0"/>
        <w:adjustRightInd w:val="0"/>
        <w:spacing w:after="0" w:line="240" w:lineRule="auto"/>
        <w:rPr>
          <w:rFonts w:ascii="Georgia" w:hAnsi="Georgia" w:cs="Arial"/>
          <w:b/>
          <w:bCs/>
          <w:color w:val="000000"/>
          <w:sz w:val="29"/>
          <w:szCs w:val="29"/>
        </w:rPr>
      </w:pPr>
      <w:r w:rsidRPr="00A752EE">
        <w:rPr>
          <w:rFonts w:ascii="Georgia" w:hAnsi="Georgia" w:cs="Arial"/>
          <w:b/>
          <w:bCs/>
          <w:color w:val="000000"/>
          <w:sz w:val="29"/>
          <w:szCs w:val="29"/>
        </w:rPr>
        <w:t>Q</w:t>
      </w:r>
      <w:r>
        <w:rPr>
          <w:rFonts w:ascii="Georgia" w:hAnsi="Georgia" w:cs="Arial"/>
          <w:b/>
          <w:bCs/>
          <w:color w:val="000000"/>
          <w:sz w:val="29"/>
          <w:szCs w:val="29"/>
        </w:rPr>
        <w:t>6</w:t>
      </w:r>
      <w:r w:rsidRPr="00A752EE">
        <w:rPr>
          <w:rFonts w:ascii="Georgia" w:hAnsi="Georgia" w:cs="Arial"/>
          <w:b/>
          <w:bCs/>
          <w:color w:val="000000"/>
          <w:sz w:val="29"/>
          <w:szCs w:val="29"/>
        </w:rPr>
        <w:t xml:space="preserve">. </w:t>
      </w:r>
      <w:r>
        <w:rPr>
          <w:rFonts w:ascii="Georgia" w:hAnsi="Georgia" w:cs="Arial"/>
          <w:b/>
          <w:bCs/>
          <w:color w:val="000000"/>
          <w:sz w:val="29"/>
          <w:szCs w:val="29"/>
        </w:rPr>
        <w:t>How To Draw the Setback Layers for Auto scrutiny</w:t>
      </w:r>
      <w:r w:rsidRPr="00A752EE">
        <w:rPr>
          <w:rFonts w:ascii="Georgia" w:hAnsi="Georgia" w:cs="Arial"/>
          <w:b/>
          <w:bCs/>
          <w:color w:val="000000"/>
          <w:sz w:val="29"/>
          <w:szCs w:val="29"/>
        </w:rPr>
        <w:t xml:space="preserve">? </w:t>
      </w:r>
    </w:p>
    <w:p w14:paraId="6E2656BD" w14:textId="77777777" w:rsidR="008A0EBB" w:rsidRPr="00A752EE" w:rsidRDefault="008A0EBB" w:rsidP="008A0EBB">
      <w:pPr>
        <w:autoSpaceDE w:val="0"/>
        <w:autoSpaceDN w:val="0"/>
        <w:adjustRightInd w:val="0"/>
        <w:spacing w:after="0" w:line="240" w:lineRule="auto"/>
        <w:rPr>
          <w:rFonts w:ascii="Georgia" w:hAnsi="Georgia" w:cs="Arial"/>
          <w:color w:val="000000"/>
          <w:sz w:val="29"/>
          <w:szCs w:val="29"/>
        </w:rPr>
      </w:pPr>
    </w:p>
    <w:p w14:paraId="461E25CB" w14:textId="77777777" w:rsidR="00DC44A1" w:rsidRDefault="008A0EBB" w:rsidP="008A0EBB">
      <w:pPr>
        <w:rPr>
          <w:rFonts w:ascii="Georgia" w:hAnsi="Georgia" w:cs="Arial"/>
          <w:color w:val="000000"/>
          <w:sz w:val="22"/>
        </w:rPr>
      </w:pPr>
      <w:r w:rsidRPr="00A752EE">
        <w:rPr>
          <w:rFonts w:ascii="Georgia" w:hAnsi="Georgia" w:cs="Arial"/>
          <w:b/>
          <w:bCs/>
          <w:color w:val="000000"/>
          <w:sz w:val="22"/>
        </w:rPr>
        <w:t xml:space="preserve">A7. </w:t>
      </w:r>
      <w:r>
        <w:rPr>
          <w:rFonts w:ascii="Georgia" w:hAnsi="Georgia" w:cs="Arial"/>
          <w:color w:val="000000"/>
          <w:sz w:val="22"/>
        </w:rPr>
        <w:t xml:space="preserve">After creation of the required setback layers with correct </w:t>
      </w:r>
      <w:proofErr w:type="spellStart"/>
      <w:r>
        <w:rPr>
          <w:rFonts w:ascii="Georgia" w:hAnsi="Georgia" w:cs="Arial"/>
          <w:color w:val="000000"/>
          <w:sz w:val="22"/>
        </w:rPr>
        <w:t>colour</w:t>
      </w:r>
      <w:proofErr w:type="spellEnd"/>
      <w:r>
        <w:rPr>
          <w:rFonts w:ascii="Georgia" w:hAnsi="Georgia" w:cs="Arial"/>
          <w:color w:val="000000"/>
          <w:sz w:val="22"/>
        </w:rPr>
        <w:t xml:space="preserve"> codes, draw </w:t>
      </w:r>
      <w:r w:rsidR="00DC44A1">
        <w:rPr>
          <w:rFonts w:ascii="Georgia" w:hAnsi="Georgia" w:cs="Arial"/>
          <w:color w:val="000000"/>
          <w:sz w:val="22"/>
        </w:rPr>
        <w:t>c</w:t>
      </w:r>
      <w:r>
        <w:rPr>
          <w:rFonts w:ascii="Georgia" w:hAnsi="Georgia" w:cs="Arial"/>
          <w:color w:val="000000"/>
          <w:sz w:val="22"/>
        </w:rPr>
        <w:t xml:space="preserve">losed polygons along the entire length of the front, rear, left and right sides of each building blocks. </w:t>
      </w:r>
    </w:p>
    <w:p w14:paraId="55AE49E4" w14:textId="79DB914C" w:rsidR="00093478" w:rsidRDefault="008A0EBB" w:rsidP="008A0EBB">
      <w:pPr>
        <w:rPr>
          <w:rFonts w:ascii="Georgia" w:hAnsi="Georgia" w:cs="Arial"/>
          <w:color w:val="000000"/>
          <w:sz w:val="22"/>
        </w:rPr>
      </w:pPr>
      <w:r>
        <w:rPr>
          <w:rFonts w:ascii="Georgia" w:hAnsi="Georgia" w:cs="Arial"/>
          <w:color w:val="000000"/>
          <w:sz w:val="22"/>
        </w:rPr>
        <w:t xml:space="preserve">The setback layer </w:t>
      </w:r>
      <w:r w:rsidR="00DC44A1">
        <w:rPr>
          <w:rFonts w:ascii="Georgia" w:hAnsi="Georgia" w:cs="Arial"/>
          <w:color w:val="000000"/>
          <w:sz w:val="22"/>
        </w:rPr>
        <w:t xml:space="preserve">polygon </w:t>
      </w:r>
      <w:r>
        <w:rPr>
          <w:rFonts w:ascii="Georgia" w:hAnsi="Georgia" w:cs="Arial"/>
          <w:color w:val="000000"/>
          <w:sz w:val="22"/>
        </w:rPr>
        <w:t xml:space="preserve">drawn should have </w:t>
      </w:r>
      <w:r w:rsidR="00DC44A1">
        <w:rPr>
          <w:rFonts w:ascii="Georgia" w:hAnsi="Georgia" w:cs="Arial"/>
          <w:color w:val="000000"/>
          <w:sz w:val="22"/>
        </w:rPr>
        <w:t>edges falling/coinciding with both the Plot area Polygon and the respective Building Footprint Polygon.</w:t>
      </w:r>
    </w:p>
    <w:p w14:paraId="776219BA" w14:textId="77777777" w:rsidR="005E273B" w:rsidRDefault="005E273B" w:rsidP="008A0EBB">
      <w:pPr>
        <w:rPr>
          <w:rFonts w:ascii="Georgia" w:hAnsi="Georgia" w:cs="Arial"/>
          <w:color w:val="000000"/>
          <w:sz w:val="22"/>
        </w:rPr>
      </w:pPr>
    </w:p>
    <w:p w14:paraId="32EBA695" w14:textId="1EFD0018" w:rsidR="00093478" w:rsidRDefault="00093478" w:rsidP="00093478">
      <w:pPr>
        <w:autoSpaceDE w:val="0"/>
        <w:autoSpaceDN w:val="0"/>
        <w:adjustRightInd w:val="0"/>
        <w:spacing w:after="0" w:line="240" w:lineRule="auto"/>
        <w:rPr>
          <w:rFonts w:ascii="Georgia" w:hAnsi="Georgia" w:cs="Arial"/>
          <w:b/>
          <w:bCs/>
          <w:color w:val="000000"/>
          <w:sz w:val="29"/>
          <w:szCs w:val="29"/>
        </w:rPr>
      </w:pPr>
      <w:r w:rsidRPr="00A752EE">
        <w:rPr>
          <w:rFonts w:ascii="Georgia" w:hAnsi="Georgia" w:cs="Arial"/>
          <w:b/>
          <w:bCs/>
          <w:color w:val="000000"/>
          <w:sz w:val="29"/>
          <w:szCs w:val="29"/>
        </w:rPr>
        <w:t>Q</w:t>
      </w:r>
      <w:r>
        <w:rPr>
          <w:rFonts w:ascii="Georgia" w:hAnsi="Georgia" w:cs="Arial"/>
          <w:b/>
          <w:bCs/>
          <w:color w:val="000000"/>
          <w:sz w:val="29"/>
          <w:szCs w:val="29"/>
        </w:rPr>
        <w:t>7</w:t>
      </w:r>
      <w:r w:rsidRPr="00A752EE">
        <w:rPr>
          <w:rFonts w:ascii="Georgia" w:hAnsi="Georgia" w:cs="Arial"/>
          <w:b/>
          <w:bCs/>
          <w:color w:val="000000"/>
          <w:sz w:val="29"/>
          <w:szCs w:val="29"/>
        </w:rPr>
        <w:t xml:space="preserve">. </w:t>
      </w:r>
      <w:r>
        <w:rPr>
          <w:rFonts w:ascii="Georgia" w:hAnsi="Georgia" w:cs="Arial"/>
          <w:b/>
          <w:bCs/>
          <w:color w:val="000000"/>
          <w:sz w:val="29"/>
          <w:szCs w:val="29"/>
        </w:rPr>
        <w:t xml:space="preserve">How </w:t>
      </w:r>
      <w:proofErr w:type="gramStart"/>
      <w:r>
        <w:rPr>
          <w:rFonts w:ascii="Georgia" w:hAnsi="Georgia" w:cs="Arial"/>
          <w:b/>
          <w:bCs/>
          <w:color w:val="000000"/>
          <w:sz w:val="29"/>
          <w:szCs w:val="29"/>
        </w:rPr>
        <w:t>To</w:t>
      </w:r>
      <w:proofErr w:type="gramEnd"/>
      <w:r>
        <w:rPr>
          <w:rFonts w:ascii="Georgia" w:hAnsi="Georgia" w:cs="Arial"/>
          <w:b/>
          <w:bCs/>
          <w:color w:val="000000"/>
          <w:sz w:val="29"/>
          <w:szCs w:val="29"/>
        </w:rPr>
        <w:t xml:space="preserve"> correctly n</w:t>
      </w:r>
      <w:r w:rsidR="00541AC8">
        <w:rPr>
          <w:rFonts w:ascii="Georgia" w:hAnsi="Georgia" w:cs="Arial"/>
          <w:b/>
          <w:bCs/>
          <w:color w:val="000000"/>
          <w:sz w:val="29"/>
          <w:szCs w:val="29"/>
        </w:rPr>
        <w:t>ame</w:t>
      </w:r>
      <w:r>
        <w:rPr>
          <w:rFonts w:ascii="Georgia" w:hAnsi="Georgia" w:cs="Arial"/>
          <w:b/>
          <w:bCs/>
          <w:color w:val="000000"/>
          <w:sz w:val="29"/>
          <w:szCs w:val="29"/>
        </w:rPr>
        <w:t xml:space="preserve"> Polygons for Lifts, Ramps </w:t>
      </w:r>
      <w:proofErr w:type="spellStart"/>
      <w:r>
        <w:rPr>
          <w:rFonts w:ascii="Georgia" w:hAnsi="Georgia" w:cs="Arial"/>
          <w:b/>
          <w:bCs/>
          <w:color w:val="000000"/>
          <w:sz w:val="29"/>
          <w:szCs w:val="29"/>
        </w:rPr>
        <w:t>etc</w:t>
      </w:r>
      <w:proofErr w:type="spellEnd"/>
      <w:r>
        <w:rPr>
          <w:rFonts w:ascii="Georgia" w:hAnsi="Georgia" w:cs="Arial"/>
          <w:b/>
          <w:bCs/>
          <w:color w:val="000000"/>
          <w:sz w:val="29"/>
          <w:szCs w:val="29"/>
        </w:rPr>
        <w:t xml:space="preserve"> that have numbers at the end of the layer name</w:t>
      </w:r>
      <w:r w:rsidRPr="00A752EE">
        <w:rPr>
          <w:rFonts w:ascii="Georgia" w:hAnsi="Georgia" w:cs="Arial"/>
          <w:b/>
          <w:bCs/>
          <w:color w:val="000000"/>
          <w:sz w:val="29"/>
          <w:szCs w:val="29"/>
        </w:rPr>
        <w:t xml:space="preserve">? </w:t>
      </w:r>
    </w:p>
    <w:p w14:paraId="15626A10" w14:textId="77777777" w:rsidR="00093478" w:rsidRPr="00A752EE" w:rsidRDefault="00093478" w:rsidP="00093478">
      <w:pPr>
        <w:autoSpaceDE w:val="0"/>
        <w:autoSpaceDN w:val="0"/>
        <w:adjustRightInd w:val="0"/>
        <w:spacing w:after="0" w:line="240" w:lineRule="auto"/>
        <w:rPr>
          <w:rFonts w:ascii="Georgia" w:hAnsi="Georgia" w:cs="Arial"/>
          <w:color w:val="000000"/>
          <w:sz w:val="29"/>
          <w:szCs w:val="29"/>
        </w:rPr>
      </w:pPr>
    </w:p>
    <w:p w14:paraId="37F91EBA" w14:textId="5883048B" w:rsidR="00093478" w:rsidRDefault="00093478" w:rsidP="00093478">
      <w:pPr>
        <w:rPr>
          <w:rFonts w:ascii="Georgia" w:hAnsi="Georgia" w:cs="Arial"/>
          <w:color w:val="000000"/>
          <w:sz w:val="22"/>
        </w:rPr>
      </w:pPr>
      <w:r w:rsidRPr="00A752EE">
        <w:rPr>
          <w:rFonts w:ascii="Georgia" w:hAnsi="Georgia" w:cs="Arial"/>
          <w:b/>
          <w:bCs/>
          <w:color w:val="000000"/>
          <w:sz w:val="22"/>
        </w:rPr>
        <w:t>A7.</w:t>
      </w:r>
      <w:r>
        <w:rPr>
          <w:rFonts w:ascii="Georgia" w:hAnsi="Georgia" w:cs="Arial"/>
          <w:color w:val="000000"/>
          <w:sz w:val="22"/>
        </w:rPr>
        <w:t xml:space="preserve">If multiple polygons needs to be created for features such as Lifts and Ramps that have different </w:t>
      </w:r>
      <w:proofErr w:type="spellStart"/>
      <w:r>
        <w:rPr>
          <w:rFonts w:ascii="Georgia" w:hAnsi="Georgia" w:cs="Arial"/>
          <w:color w:val="000000"/>
          <w:sz w:val="22"/>
        </w:rPr>
        <w:t>colour</w:t>
      </w:r>
      <w:proofErr w:type="spellEnd"/>
      <w:r>
        <w:rPr>
          <w:rFonts w:ascii="Georgia" w:hAnsi="Georgia" w:cs="Arial"/>
          <w:color w:val="000000"/>
          <w:sz w:val="22"/>
        </w:rPr>
        <w:t xml:space="preserve"> codes assigned to them based on different use types, Follow the bellow guidelines-</w:t>
      </w:r>
    </w:p>
    <w:p w14:paraId="7609FDEE" w14:textId="77777777" w:rsidR="00813E92" w:rsidRPr="00813E92" w:rsidRDefault="00813E92" w:rsidP="00813E92">
      <w:pPr>
        <w:pStyle w:val="ListParagraph"/>
        <w:numPr>
          <w:ilvl w:val="0"/>
          <w:numId w:val="15"/>
        </w:numPr>
        <w:rPr>
          <w:rFonts w:ascii="Georgia" w:hAnsi="Georgia" w:cs="Arial"/>
          <w:color w:val="000000"/>
          <w:sz w:val="22"/>
        </w:rPr>
      </w:pPr>
      <w:r w:rsidRPr="00813E92">
        <w:rPr>
          <w:rFonts w:ascii="Georgia" w:hAnsi="Georgia" w:cs="Arial"/>
          <w:color w:val="000000"/>
          <w:sz w:val="22"/>
        </w:rPr>
        <w:t xml:space="preserve">Name all the required layers with consecutive numbers at the end keeping with common color code to denote the same use type. </w:t>
      </w:r>
    </w:p>
    <w:p w14:paraId="48D6A01F" w14:textId="18DD9DFD" w:rsidR="00813E92" w:rsidRDefault="00813E92" w:rsidP="00813E92">
      <w:pPr>
        <w:pStyle w:val="ListParagraph"/>
        <w:numPr>
          <w:ilvl w:val="0"/>
          <w:numId w:val="15"/>
        </w:numPr>
        <w:rPr>
          <w:rFonts w:ascii="Georgia" w:hAnsi="Georgia" w:cs="Arial"/>
          <w:color w:val="000000"/>
          <w:sz w:val="22"/>
        </w:rPr>
      </w:pPr>
      <w:r w:rsidRPr="00813E92">
        <w:rPr>
          <w:rFonts w:ascii="Georgia" w:hAnsi="Georgia" w:cs="Arial"/>
          <w:color w:val="000000"/>
          <w:sz w:val="22"/>
        </w:rPr>
        <w:t xml:space="preserve">If multiple use types are required to be </w:t>
      </w:r>
      <w:r w:rsidR="00541AC8" w:rsidRPr="00813E92">
        <w:rPr>
          <w:rFonts w:ascii="Georgia" w:hAnsi="Georgia" w:cs="Arial"/>
          <w:color w:val="000000"/>
          <w:sz w:val="22"/>
        </w:rPr>
        <w:t>drawn,</w:t>
      </w:r>
      <w:r w:rsidRPr="00813E92">
        <w:rPr>
          <w:rFonts w:ascii="Georgia" w:hAnsi="Georgia" w:cs="Arial"/>
          <w:color w:val="000000"/>
          <w:sz w:val="22"/>
        </w:rPr>
        <w:t xml:space="preserve"> then each group of layers with common </w:t>
      </w:r>
      <w:proofErr w:type="spellStart"/>
      <w:r w:rsidRPr="00813E92">
        <w:rPr>
          <w:rFonts w:ascii="Georgia" w:hAnsi="Georgia" w:cs="Arial"/>
          <w:color w:val="000000"/>
          <w:sz w:val="22"/>
        </w:rPr>
        <w:t>colour</w:t>
      </w:r>
      <w:proofErr w:type="spellEnd"/>
      <w:r w:rsidRPr="00813E92">
        <w:rPr>
          <w:rFonts w:ascii="Georgia" w:hAnsi="Georgia" w:cs="Arial"/>
          <w:color w:val="000000"/>
          <w:sz w:val="22"/>
        </w:rPr>
        <w:t xml:space="preserve"> code will have the numbers starting from 1 to the required number.</w:t>
      </w:r>
    </w:p>
    <w:p w14:paraId="0902BDC4" w14:textId="77777777" w:rsidR="005E273B" w:rsidRDefault="005E273B" w:rsidP="005E273B">
      <w:pPr>
        <w:pStyle w:val="ListParagraph"/>
        <w:rPr>
          <w:rFonts w:ascii="Georgia" w:hAnsi="Georgia" w:cs="Arial"/>
          <w:color w:val="000000"/>
          <w:sz w:val="22"/>
        </w:rPr>
      </w:pPr>
    </w:p>
    <w:p w14:paraId="3728141B" w14:textId="3BC31693" w:rsidR="00813E92" w:rsidRDefault="00813E92" w:rsidP="00813E92">
      <w:pPr>
        <w:rPr>
          <w:rFonts w:ascii="Georgia" w:hAnsi="Georgia" w:cs="Arial"/>
          <w:color w:val="000000"/>
          <w:sz w:val="22"/>
        </w:rPr>
      </w:pPr>
      <w:r>
        <w:rPr>
          <w:rFonts w:ascii="Georgia" w:hAnsi="Georgia" w:cs="Arial"/>
          <w:color w:val="000000"/>
          <w:sz w:val="22"/>
        </w:rPr>
        <w:t xml:space="preserve">E.g. 3 use types of ramps are present in same project– </w:t>
      </w:r>
    </w:p>
    <w:tbl>
      <w:tblPr>
        <w:tblStyle w:val="TableGrid"/>
        <w:tblW w:w="0" w:type="auto"/>
        <w:tblLook w:val="04A0" w:firstRow="1" w:lastRow="0" w:firstColumn="1" w:lastColumn="0" w:noHBand="0" w:noVBand="1"/>
      </w:tblPr>
      <w:tblGrid>
        <w:gridCol w:w="3311"/>
        <w:gridCol w:w="3310"/>
        <w:gridCol w:w="3318"/>
      </w:tblGrid>
      <w:tr w:rsidR="00813E92" w14:paraId="2E2834B1" w14:textId="77777777" w:rsidTr="00541AC8">
        <w:tc>
          <w:tcPr>
            <w:tcW w:w="3388" w:type="dxa"/>
            <w:tcBorders>
              <w:bottom w:val="single" w:sz="4" w:space="0" w:color="auto"/>
            </w:tcBorders>
            <w:shd w:val="clear" w:color="auto" w:fill="FFC000"/>
          </w:tcPr>
          <w:p w14:paraId="67B56A69" w14:textId="7C9F0523" w:rsidR="00813E92" w:rsidRDefault="00813E92" w:rsidP="00813E92">
            <w:pPr>
              <w:rPr>
                <w:rFonts w:ascii="Georgia" w:hAnsi="Georgia" w:cs="Arial"/>
                <w:color w:val="000000"/>
                <w:sz w:val="22"/>
              </w:rPr>
            </w:pPr>
            <w:r>
              <w:rPr>
                <w:rFonts w:ascii="Georgia" w:hAnsi="Georgia" w:cs="Arial"/>
                <w:color w:val="000000"/>
                <w:sz w:val="22"/>
              </w:rPr>
              <w:t>Block</w:t>
            </w:r>
          </w:p>
        </w:tc>
        <w:tc>
          <w:tcPr>
            <w:tcW w:w="3388" w:type="dxa"/>
            <w:tcBorders>
              <w:bottom w:val="single" w:sz="4" w:space="0" w:color="auto"/>
            </w:tcBorders>
            <w:shd w:val="clear" w:color="auto" w:fill="FFC000"/>
          </w:tcPr>
          <w:p w14:paraId="35C01F8D" w14:textId="28C2EF52" w:rsidR="00813E92" w:rsidRDefault="00813E92" w:rsidP="00813E92">
            <w:pPr>
              <w:rPr>
                <w:rFonts w:ascii="Georgia" w:hAnsi="Georgia" w:cs="Arial"/>
                <w:color w:val="000000"/>
                <w:sz w:val="22"/>
              </w:rPr>
            </w:pPr>
            <w:r>
              <w:rPr>
                <w:rFonts w:ascii="Georgia" w:hAnsi="Georgia" w:cs="Arial"/>
                <w:color w:val="000000"/>
                <w:sz w:val="22"/>
              </w:rPr>
              <w:t>Use Type</w:t>
            </w:r>
          </w:p>
        </w:tc>
        <w:tc>
          <w:tcPr>
            <w:tcW w:w="3389" w:type="dxa"/>
            <w:tcBorders>
              <w:bottom w:val="single" w:sz="4" w:space="0" w:color="auto"/>
            </w:tcBorders>
            <w:shd w:val="clear" w:color="auto" w:fill="FFC000"/>
          </w:tcPr>
          <w:p w14:paraId="26874329" w14:textId="0E7BD9EB" w:rsidR="00813E92" w:rsidRDefault="00813E92" w:rsidP="00813E92">
            <w:pPr>
              <w:rPr>
                <w:rFonts w:ascii="Georgia" w:hAnsi="Georgia" w:cs="Arial"/>
                <w:color w:val="000000"/>
                <w:sz w:val="22"/>
              </w:rPr>
            </w:pPr>
            <w:r>
              <w:rPr>
                <w:rFonts w:ascii="Georgia" w:hAnsi="Georgia" w:cs="Arial"/>
                <w:color w:val="000000"/>
                <w:sz w:val="22"/>
              </w:rPr>
              <w:t>No of ramps present</w:t>
            </w:r>
          </w:p>
        </w:tc>
      </w:tr>
      <w:tr w:rsidR="00813E92" w14:paraId="542DEF74" w14:textId="77777777" w:rsidTr="00541AC8">
        <w:tc>
          <w:tcPr>
            <w:tcW w:w="3388" w:type="dxa"/>
            <w:tcBorders>
              <w:top w:val="single" w:sz="4" w:space="0" w:color="auto"/>
              <w:left w:val="single" w:sz="4" w:space="0" w:color="auto"/>
              <w:bottom w:val="single" w:sz="4" w:space="0" w:color="auto"/>
              <w:right w:val="single" w:sz="4" w:space="0" w:color="auto"/>
            </w:tcBorders>
          </w:tcPr>
          <w:p w14:paraId="577A3800" w14:textId="5F74266D" w:rsidR="00813E92" w:rsidRDefault="00813E92" w:rsidP="00813E92">
            <w:pPr>
              <w:rPr>
                <w:rFonts w:ascii="Georgia" w:hAnsi="Georgia" w:cs="Arial"/>
                <w:color w:val="000000"/>
                <w:sz w:val="22"/>
              </w:rPr>
            </w:pPr>
            <w:r>
              <w:rPr>
                <w:rFonts w:ascii="Georgia" w:hAnsi="Georgia" w:cs="Arial"/>
                <w:color w:val="000000"/>
                <w:sz w:val="22"/>
              </w:rPr>
              <w:t>Block 1</w:t>
            </w:r>
          </w:p>
        </w:tc>
        <w:tc>
          <w:tcPr>
            <w:tcW w:w="3388" w:type="dxa"/>
            <w:tcBorders>
              <w:top w:val="single" w:sz="4" w:space="0" w:color="auto"/>
              <w:left w:val="single" w:sz="4" w:space="0" w:color="auto"/>
              <w:bottom w:val="single" w:sz="4" w:space="0" w:color="auto"/>
              <w:right w:val="single" w:sz="4" w:space="0" w:color="auto"/>
            </w:tcBorders>
          </w:tcPr>
          <w:p w14:paraId="06C33FB4" w14:textId="69A431E4" w:rsidR="00813E92" w:rsidRDefault="00541AC8" w:rsidP="00813E92">
            <w:pPr>
              <w:rPr>
                <w:rFonts w:ascii="Georgia" w:hAnsi="Georgia" w:cs="Arial"/>
                <w:color w:val="000000"/>
                <w:sz w:val="22"/>
              </w:rPr>
            </w:pPr>
            <w:r>
              <w:rPr>
                <w:rFonts w:ascii="Georgia" w:hAnsi="Georgia" w:cs="Arial"/>
                <w:color w:val="000000"/>
                <w:sz w:val="22"/>
              </w:rPr>
              <w:t>LMV – 1 way</w:t>
            </w:r>
          </w:p>
        </w:tc>
        <w:tc>
          <w:tcPr>
            <w:tcW w:w="3389" w:type="dxa"/>
            <w:tcBorders>
              <w:top w:val="single" w:sz="4" w:space="0" w:color="auto"/>
              <w:left w:val="single" w:sz="4" w:space="0" w:color="auto"/>
              <w:bottom w:val="single" w:sz="4" w:space="0" w:color="auto"/>
              <w:right w:val="single" w:sz="4" w:space="0" w:color="auto"/>
            </w:tcBorders>
          </w:tcPr>
          <w:p w14:paraId="0B6F9EDB" w14:textId="4DF66C8A" w:rsidR="00813E92" w:rsidRDefault="00541AC8" w:rsidP="00813E92">
            <w:pPr>
              <w:rPr>
                <w:rFonts w:ascii="Georgia" w:hAnsi="Georgia" w:cs="Arial"/>
                <w:color w:val="000000"/>
                <w:sz w:val="22"/>
              </w:rPr>
            </w:pPr>
            <w:r>
              <w:rPr>
                <w:rFonts w:ascii="Georgia" w:hAnsi="Georgia" w:cs="Arial"/>
                <w:color w:val="000000"/>
                <w:sz w:val="22"/>
              </w:rPr>
              <w:t>4</w:t>
            </w:r>
          </w:p>
        </w:tc>
      </w:tr>
      <w:tr w:rsidR="00813E92" w14:paraId="18137E48" w14:textId="77777777" w:rsidTr="00541AC8">
        <w:tc>
          <w:tcPr>
            <w:tcW w:w="3388" w:type="dxa"/>
            <w:tcBorders>
              <w:top w:val="single" w:sz="4" w:space="0" w:color="auto"/>
              <w:left w:val="single" w:sz="4" w:space="0" w:color="auto"/>
              <w:bottom w:val="single" w:sz="4" w:space="0" w:color="auto"/>
              <w:right w:val="single" w:sz="4" w:space="0" w:color="auto"/>
            </w:tcBorders>
          </w:tcPr>
          <w:p w14:paraId="01482251" w14:textId="63FB19F2" w:rsidR="00813E92" w:rsidRDefault="00813E92" w:rsidP="00813E92">
            <w:pPr>
              <w:rPr>
                <w:rFonts w:ascii="Georgia" w:hAnsi="Georgia" w:cs="Arial"/>
                <w:color w:val="000000"/>
                <w:sz w:val="22"/>
              </w:rPr>
            </w:pPr>
            <w:r>
              <w:rPr>
                <w:rFonts w:ascii="Georgia" w:hAnsi="Georgia" w:cs="Arial"/>
                <w:color w:val="000000"/>
                <w:sz w:val="22"/>
              </w:rPr>
              <w:t>Block 2</w:t>
            </w:r>
          </w:p>
        </w:tc>
        <w:tc>
          <w:tcPr>
            <w:tcW w:w="3388" w:type="dxa"/>
            <w:tcBorders>
              <w:top w:val="single" w:sz="4" w:space="0" w:color="auto"/>
              <w:left w:val="single" w:sz="4" w:space="0" w:color="auto"/>
              <w:bottom w:val="single" w:sz="4" w:space="0" w:color="auto"/>
              <w:right w:val="single" w:sz="4" w:space="0" w:color="auto"/>
            </w:tcBorders>
          </w:tcPr>
          <w:p w14:paraId="4759237D" w14:textId="3729084F" w:rsidR="00813E92" w:rsidRDefault="00541AC8" w:rsidP="00813E92">
            <w:pPr>
              <w:rPr>
                <w:rFonts w:ascii="Georgia" w:hAnsi="Georgia" w:cs="Arial"/>
                <w:color w:val="000000"/>
                <w:sz w:val="22"/>
              </w:rPr>
            </w:pPr>
            <w:r>
              <w:rPr>
                <w:rFonts w:ascii="Georgia" w:hAnsi="Georgia" w:cs="Arial"/>
                <w:color w:val="000000"/>
                <w:sz w:val="22"/>
              </w:rPr>
              <w:t>LMV – 2 way</w:t>
            </w:r>
          </w:p>
        </w:tc>
        <w:tc>
          <w:tcPr>
            <w:tcW w:w="3389" w:type="dxa"/>
            <w:tcBorders>
              <w:top w:val="single" w:sz="4" w:space="0" w:color="auto"/>
              <w:left w:val="single" w:sz="4" w:space="0" w:color="auto"/>
              <w:bottom w:val="single" w:sz="4" w:space="0" w:color="auto"/>
              <w:right w:val="single" w:sz="4" w:space="0" w:color="auto"/>
            </w:tcBorders>
          </w:tcPr>
          <w:p w14:paraId="41B356BE" w14:textId="01AED103" w:rsidR="00813E92" w:rsidRDefault="00541AC8" w:rsidP="00813E92">
            <w:pPr>
              <w:rPr>
                <w:rFonts w:ascii="Georgia" w:hAnsi="Georgia" w:cs="Arial"/>
                <w:color w:val="000000"/>
                <w:sz w:val="22"/>
              </w:rPr>
            </w:pPr>
            <w:r>
              <w:rPr>
                <w:rFonts w:ascii="Georgia" w:hAnsi="Georgia" w:cs="Arial"/>
                <w:color w:val="000000"/>
                <w:sz w:val="22"/>
              </w:rPr>
              <w:t>1</w:t>
            </w:r>
          </w:p>
        </w:tc>
      </w:tr>
      <w:tr w:rsidR="00813E92" w14:paraId="7DE5DA9C" w14:textId="77777777" w:rsidTr="00541AC8">
        <w:tc>
          <w:tcPr>
            <w:tcW w:w="3388" w:type="dxa"/>
            <w:tcBorders>
              <w:top w:val="single" w:sz="4" w:space="0" w:color="auto"/>
              <w:left w:val="single" w:sz="4" w:space="0" w:color="auto"/>
              <w:bottom w:val="single" w:sz="4" w:space="0" w:color="auto"/>
              <w:right w:val="single" w:sz="4" w:space="0" w:color="auto"/>
            </w:tcBorders>
          </w:tcPr>
          <w:p w14:paraId="3EE06008" w14:textId="689ED345" w:rsidR="00813E92" w:rsidRDefault="00813E92" w:rsidP="00813E92">
            <w:pPr>
              <w:rPr>
                <w:rFonts w:ascii="Georgia" w:hAnsi="Georgia" w:cs="Arial"/>
                <w:color w:val="000000"/>
                <w:sz w:val="22"/>
              </w:rPr>
            </w:pPr>
            <w:r>
              <w:rPr>
                <w:rFonts w:ascii="Georgia" w:hAnsi="Georgia" w:cs="Arial"/>
                <w:color w:val="000000"/>
                <w:sz w:val="22"/>
              </w:rPr>
              <w:t>Block 3</w:t>
            </w:r>
          </w:p>
        </w:tc>
        <w:tc>
          <w:tcPr>
            <w:tcW w:w="3388" w:type="dxa"/>
            <w:tcBorders>
              <w:top w:val="single" w:sz="4" w:space="0" w:color="auto"/>
              <w:left w:val="single" w:sz="4" w:space="0" w:color="auto"/>
              <w:bottom w:val="single" w:sz="4" w:space="0" w:color="auto"/>
              <w:right w:val="single" w:sz="4" w:space="0" w:color="auto"/>
            </w:tcBorders>
          </w:tcPr>
          <w:p w14:paraId="40D0DE82" w14:textId="34DE447E" w:rsidR="00813E92" w:rsidRDefault="00541AC8" w:rsidP="00813E92">
            <w:pPr>
              <w:rPr>
                <w:rFonts w:ascii="Georgia" w:hAnsi="Georgia" w:cs="Arial"/>
                <w:color w:val="000000"/>
                <w:sz w:val="22"/>
              </w:rPr>
            </w:pPr>
            <w:r>
              <w:rPr>
                <w:rFonts w:ascii="Georgia" w:hAnsi="Georgia" w:cs="Arial"/>
                <w:color w:val="000000"/>
                <w:sz w:val="22"/>
              </w:rPr>
              <w:t>LCV – 1 way</w:t>
            </w:r>
          </w:p>
        </w:tc>
        <w:tc>
          <w:tcPr>
            <w:tcW w:w="3389" w:type="dxa"/>
            <w:tcBorders>
              <w:top w:val="single" w:sz="4" w:space="0" w:color="auto"/>
              <w:left w:val="single" w:sz="4" w:space="0" w:color="auto"/>
              <w:bottom w:val="single" w:sz="4" w:space="0" w:color="auto"/>
              <w:right w:val="single" w:sz="4" w:space="0" w:color="auto"/>
            </w:tcBorders>
          </w:tcPr>
          <w:p w14:paraId="27F505A2" w14:textId="2A9522A1" w:rsidR="00813E92" w:rsidRDefault="00541AC8" w:rsidP="00813E92">
            <w:pPr>
              <w:rPr>
                <w:rFonts w:ascii="Georgia" w:hAnsi="Georgia" w:cs="Arial"/>
                <w:color w:val="000000"/>
                <w:sz w:val="22"/>
              </w:rPr>
            </w:pPr>
            <w:r>
              <w:rPr>
                <w:rFonts w:ascii="Georgia" w:hAnsi="Georgia" w:cs="Arial"/>
                <w:color w:val="000000"/>
                <w:sz w:val="22"/>
              </w:rPr>
              <w:t>2</w:t>
            </w:r>
          </w:p>
        </w:tc>
      </w:tr>
    </w:tbl>
    <w:p w14:paraId="599DE16B" w14:textId="77777777" w:rsidR="005E273B" w:rsidRDefault="005E273B" w:rsidP="00813E92">
      <w:pPr>
        <w:rPr>
          <w:rFonts w:ascii="Georgia" w:hAnsi="Georgia" w:cs="Arial"/>
          <w:color w:val="000000"/>
          <w:sz w:val="22"/>
        </w:rPr>
      </w:pPr>
    </w:p>
    <w:p w14:paraId="720934B8" w14:textId="4936CD49" w:rsidR="00813E92" w:rsidRDefault="00541AC8" w:rsidP="00813E92">
      <w:pPr>
        <w:rPr>
          <w:rFonts w:ascii="Georgia" w:hAnsi="Georgia" w:cs="Arial"/>
          <w:color w:val="000000"/>
          <w:sz w:val="22"/>
        </w:rPr>
      </w:pPr>
      <w:r>
        <w:rPr>
          <w:rFonts w:ascii="Georgia" w:hAnsi="Georgia" w:cs="Arial"/>
          <w:color w:val="000000"/>
          <w:sz w:val="22"/>
        </w:rPr>
        <w:t>T</w:t>
      </w:r>
      <w:r w:rsidR="00813E92">
        <w:rPr>
          <w:rFonts w:ascii="Georgia" w:hAnsi="Georgia" w:cs="Arial"/>
          <w:color w:val="000000"/>
          <w:sz w:val="22"/>
        </w:rPr>
        <w:t>he naming convention for the layers</w:t>
      </w:r>
      <w:r>
        <w:rPr>
          <w:rFonts w:ascii="Georgia" w:hAnsi="Georgia" w:cs="Arial"/>
          <w:color w:val="000000"/>
          <w:sz w:val="22"/>
        </w:rPr>
        <w:t xml:space="preserve"> to be drawn</w:t>
      </w:r>
      <w:r w:rsidR="00813E92">
        <w:rPr>
          <w:rFonts w:ascii="Georgia" w:hAnsi="Georgia" w:cs="Arial"/>
          <w:color w:val="000000"/>
          <w:sz w:val="22"/>
        </w:rPr>
        <w:t xml:space="preserve"> will be as follows-</w:t>
      </w:r>
    </w:p>
    <w:p w14:paraId="566E557D" w14:textId="61D292CC" w:rsidR="005E273B" w:rsidRDefault="005E273B" w:rsidP="00813E92">
      <w:pPr>
        <w:rPr>
          <w:rFonts w:ascii="Georgia" w:hAnsi="Georgia" w:cs="Arial"/>
          <w:color w:val="000000"/>
          <w:sz w:val="22"/>
        </w:rPr>
      </w:pPr>
    </w:p>
    <w:p w14:paraId="665675A6" w14:textId="77777777" w:rsidR="005E273B" w:rsidRDefault="005E273B" w:rsidP="00813E92">
      <w:pPr>
        <w:rPr>
          <w:rFonts w:ascii="Georgia" w:hAnsi="Georgia" w:cs="Arial"/>
          <w:color w:val="000000"/>
          <w:sz w:val="22"/>
        </w:rPr>
      </w:pPr>
    </w:p>
    <w:p w14:paraId="6175172A" w14:textId="77777777" w:rsidR="00541AC8" w:rsidRPr="00541AC8" w:rsidRDefault="00541AC8" w:rsidP="00541AC8">
      <w:pPr>
        <w:spacing w:after="0"/>
        <w:rPr>
          <w:rFonts w:ascii="Georgia" w:hAnsi="Georgia" w:cs="Arial"/>
          <w:b/>
          <w:bCs/>
          <w:color w:val="000000"/>
          <w:sz w:val="22"/>
          <w:u w:val="single"/>
        </w:rPr>
      </w:pPr>
      <w:r w:rsidRPr="00541AC8">
        <w:rPr>
          <w:rFonts w:ascii="Georgia" w:hAnsi="Georgia" w:cs="Arial"/>
          <w:b/>
          <w:bCs/>
          <w:color w:val="000000"/>
          <w:sz w:val="22"/>
          <w:u w:val="single"/>
        </w:rPr>
        <w:lastRenderedPageBreak/>
        <w:t>LMV – 1 way with color code 1</w:t>
      </w:r>
    </w:p>
    <w:p w14:paraId="059E1B0C" w14:textId="64068185" w:rsidR="00541AC8" w:rsidRDefault="00541AC8" w:rsidP="00541AC8">
      <w:pPr>
        <w:spacing w:after="0"/>
        <w:rPr>
          <w:rFonts w:ascii="Georgia" w:hAnsi="Georgia" w:cs="Arial"/>
          <w:color w:val="000000"/>
          <w:sz w:val="22"/>
        </w:rPr>
      </w:pPr>
      <w:r w:rsidRPr="00541AC8">
        <w:rPr>
          <w:rFonts w:ascii="Georgia" w:hAnsi="Georgia" w:cs="Arial"/>
          <w:color w:val="000000"/>
          <w:sz w:val="22"/>
        </w:rPr>
        <w:t>BLK_1_FLR_0_VEHICLERAMP_1</w:t>
      </w:r>
    </w:p>
    <w:p w14:paraId="68A3AE4B" w14:textId="0707DF60" w:rsidR="00541AC8" w:rsidRDefault="00541AC8" w:rsidP="00541AC8">
      <w:pPr>
        <w:spacing w:after="0"/>
        <w:rPr>
          <w:rFonts w:ascii="Georgia" w:hAnsi="Georgia" w:cs="Arial"/>
          <w:color w:val="000000"/>
          <w:sz w:val="22"/>
        </w:rPr>
      </w:pPr>
      <w:r w:rsidRPr="00541AC8">
        <w:rPr>
          <w:rFonts w:ascii="Georgia" w:hAnsi="Georgia" w:cs="Arial"/>
          <w:color w:val="000000"/>
          <w:sz w:val="22"/>
        </w:rPr>
        <w:t>BLK_1_FLR_0_VEHICLERAMP_2</w:t>
      </w:r>
    </w:p>
    <w:p w14:paraId="54111D9F" w14:textId="11786AD8" w:rsidR="00541AC8" w:rsidRDefault="00541AC8" w:rsidP="00541AC8">
      <w:pPr>
        <w:spacing w:after="0"/>
        <w:rPr>
          <w:rFonts w:ascii="Georgia" w:hAnsi="Georgia" w:cs="Arial"/>
          <w:color w:val="000000"/>
          <w:sz w:val="22"/>
        </w:rPr>
      </w:pPr>
      <w:r w:rsidRPr="00541AC8">
        <w:rPr>
          <w:rFonts w:ascii="Georgia" w:hAnsi="Georgia" w:cs="Arial"/>
          <w:color w:val="000000"/>
          <w:sz w:val="22"/>
        </w:rPr>
        <w:t>BLK_1_FLR_0_VEHICLERAMP_</w:t>
      </w:r>
      <w:r>
        <w:rPr>
          <w:rFonts w:ascii="Georgia" w:hAnsi="Georgia" w:cs="Arial"/>
          <w:color w:val="000000"/>
          <w:sz w:val="22"/>
        </w:rPr>
        <w:t>3</w:t>
      </w:r>
    </w:p>
    <w:p w14:paraId="53A7888E" w14:textId="245E0384" w:rsidR="00541AC8" w:rsidRDefault="00541AC8" w:rsidP="00541AC8">
      <w:pPr>
        <w:spacing w:after="0"/>
        <w:rPr>
          <w:rFonts w:ascii="Georgia" w:hAnsi="Georgia" w:cs="Arial"/>
          <w:color w:val="000000"/>
          <w:sz w:val="22"/>
        </w:rPr>
      </w:pPr>
      <w:r w:rsidRPr="00541AC8">
        <w:rPr>
          <w:rFonts w:ascii="Georgia" w:hAnsi="Georgia" w:cs="Arial"/>
          <w:color w:val="000000"/>
          <w:sz w:val="22"/>
        </w:rPr>
        <w:t>BLK_1_FLR_0_VEHICLERAMP_</w:t>
      </w:r>
      <w:r>
        <w:rPr>
          <w:rFonts w:ascii="Georgia" w:hAnsi="Georgia" w:cs="Arial"/>
          <w:color w:val="000000"/>
          <w:sz w:val="22"/>
        </w:rPr>
        <w:t>4</w:t>
      </w:r>
    </w:p>
    <w:p w14:paraId="45B9B7F8" w14:textId="00D376D8" w:rsidR="00541AC8" w:rsidRDefault="00541AC8" w:rsidP="00541AC8">
      <w:pPr>
        <w:spacing w:after="0"/>
        <w:rPr>
          <w:rFonts w:ascii="Georgia" w:hAnsi="Georgia" w:cs="Arial"/>
          <w:color w:val="000000"/>
          <w:sz w:val="22"/>
        </w:rPr>
      </w:pPr>
    </w:p>
    <w:p w14:paraId="7CCC22C5" w14:textId="532B70CA" w:rsidR="00541AC8" w:rsidRPr="00541AC8" w:rsidRDefault="00541AC8" w:rsidP="00541AC8">
      <w:pPr>
        <w:spacing w:after="0"/>
        <w:rPr>
          <w:rFonts w:ascii="Georgia" w:hAnsi="Georgia" w:cs="Arial"/>
          <w:b/>
          <w:bCs/>
          <w:color w:val="000000"/>
          <w:sz w:val="22"/>
          <w:u w:val="single"/>
        </w:rPr>
      </w:pPr>
      <w:r w:rsidRPr="00541AC8">
        <w:rPr>
          <w:rFonts w:ascii="Georgia" w:hAnsi="Georgia" w:cs="Arial"/>
          <w:b/>
          <w:bCs/>
          <w:color w:val="000000"/>
          <w:sz w:val="22"/>
          <w:u w:val="single"/>
        </w:rPr>
        <w:t xml:space="preserve">LMV – </w:t>
      </w:r>
      <w:r>
        <w:rPr>
          <w:rFonts w:ascii="Georgia" w:hAnsi="Georgia" w:cs="Arial"/>
          <w:b/>
          <w:bCs/>
          <w:color w:val="000000"/>
          <w:sz w:val="22"/>
          <w:u w:val="single"/>
        </w:rPr>
        <w:t>2</w:t>
      </w:r>
      <w:r w:rsidRPr="00541AC8">
        <w:rPr>
          <w:rFonts w:ascii="Georgia" w:hAnsi="Georgia" w:cs="Arial"/>
          <w:b/>
          <w:bCs/>
          <w:color w:val="000000"/>
          <w:sz w:val="22"/>
          <w:u w:val="single"/>
        </w:rPr>
        <w:t xml:space="preserve"> way with color code </w:t>
      </w:r>
      <w:r>
        <w:rPr>
          <w:rFonts w:ascii="Georgia" w:hAnsi="Georgia" w:cs="Arial"/>
          <w:b/>
          <w:bCs/>
          <w:color w:val="000000"/>
          <w:sz w:val="22"/>
          <w:u w:val="single"/>
        </w:rPr>
        <w:t>2</w:t>
      </w:r>
    </w:p>
    <w:p w14:paraId="3E5ECE50" w14:textId="03ADB28C" w:rsidR="00541AC8" w:rsidRDefault="00541AC8" w:rsidP="00541AC8">
      <w:pPr>
        <w:spacing w:after="0"/>
        <w:rPr>
          <w:rFonts w:ascii="Georgia" w:hAnsi="Georgia" w:cs="Arial"/>
          <w:color w:val="000000"/>
          <w:sz w:val="22"/>
        </w:rPr>
      </w:pPr>
      <w:r w:rsidRPr="00541AC8">
        <w:rPr>
          <w:rFonts w:ascii="Georgia" w:hAnsi="Georgia" w:cs="Arial"/>
          <w:color w:val="000000"/>
          <w:sz w:val="22"/>
        </w:rPr>
        <w:t>BLK_</w:t>
      </w:r>
      <w:r>
        <w:rPr>
          <w:rFonts w:ascii="Georgia" w:hAnsi="Georgia" w:cs="Arial"/>
          <w:color w:val="000000"/>
          <w:sz w:val="22"/>
        </w:rPr>
        <w:t>2</w:t>
      </w:r>
      <w:r w:rsidRPr="00541AC8">
        <w:rPr>
          <w:rFonts w:ascii="Georgia" w:hAnsi="Georgia" w:cs="Arial"/>
          <w:color w:val="000000"/>
          <w:sz w:val="22"/>
        </w:rPr>
        <w:t>_FLR_0_VEHICLERAMP_1</w:t>
      </w:r>
    </w:p>
    <w:p w14:paraId="4B678C92" w14:textId="5E889D52" w:rsidR="00541AC8" w:rsidRDefault="00541AC8" w:rsidP="00541AC8">
      <w:pPr>
        <w:spacing w:after="0"/>
        <w:rPr>
          <w:rFonts w:ascii="Georgia" w:hAnsi="Georgia" w:cs="Arial"/>
          <w:color w:val="000000"/>
          <w:sz w:val="22"/>
        </w:rPr>
      </w:pPr>
    </w:p>
    <w:p w14:paraId="68FDB321" w14:textId="35905F7A" w:rsidR="00541AC8" w:rsidRPr="00541AC8" w:rsidRDefault="00541AC8" w:rsidP="00541AC8">
      <w:pPr>
        <w:spacing w:after="0"/>
        <w:rPr>
          <w:rFonts w:ascii="Georgia" w:hAnsi="Georgia" w:cs="Arial"/>
          <w:b/>
          <w:bCs/>
          <w:color w:val="000000"/>
          <w:sz w:val="22"/>
          <w:u w:val="single"/>
        </w:rPr>
      </w:pPr>
      <w:r w:rsidRPr="00541AC8">
        <w:rPr>
          <w:rFonts w:ascii="Georgia" w:hAnsi="Georgia" w:cs="Arial"/>
          <w:b/>
          <w:bCs/>
          <w:color w:val="000000"/>
          <w:sz w:val="22"/>
          <w:u w:val="single"/>
        </w:rPr>
        <w:t>L</w:t>
      </w:r>
      <w:r>
        <w:rPr>
          <w:rFonts w:ascii="Georgia" w:hAnsi="Georgia" w:cs="Arial"/>
          <w:b/>
          <w:bCs/>
          <w:color w:val="000000"/>
          <w:sz w:val="22"/>
          <w:u w:val="single"/>
        </w:rPr>
        <w:t>C</w:t>
      </w:r>
      <w:r w:rsidRPr="00541AC8">
        <w:rPr>
          <w:rFonts w:ascii="Georgia" w:hAnsi="Georgia" w:cs="Arial"/>
          <w:b/>
          <w:bCs/>
          <w:color w:val="000000"/>
          <w:sz w:val="22"/>
          <w:u w:val="single"/>
        </w:rPr>
        <w:t xml:space="preserve">V – </w:t>
      </w:r>
      <w:r>
        <w:rPr>
          <w:rFonts w:ascii="Georgia" w:hAnsi="Georgia" w:cs="Arial"/>
          <w:b/>
          <w:bCs/>
          <w:color w:val="000000"/>
          <w:sz w:val="22"/>
          <w:u w:val="single"/>
        </w:rPr>
        <w:t>1</w:t>
      </w:r>
      <w:r w:rsidRPr="00541AC8">
        <w:rPr>
          <w:rFonts w:ascii="Georgia" w:hAnsi="Georgia" w:cs="Arial"/>
          <w:b/>
          <w:bCs/>
          <w:color w:val="000000"/>
          <w:sz w:val="22"/>
          <w:u w:val="single"/>
        </w:rPr>
        <w:t xml:space="preserve"> way with color code </w:t>
      </w:r>
      <w:r>
        <w:rPr>
          <w:rFonts w:ascii="Georgia" w:hAnsi="Georgia" w:cs="Arial"/>
          <w:b/>
          <w:bCs/>
          <w:color w:val="000000"/>
          <w:sz w:val="22"/>
          <w:u w:val="single"/>
        </w:rPr>
        <w:t>3</w:t>
      </w:r>
    </w:p>
    <w:p w14:paraId="67CDE76E" w14:textId="3EE6BDB8" w:rsidR="00541AC8" w:rsidRDefault="00541AC8" w:rsidP="00541AC8">
      <w:pPr>
        <w:spacing w:after="0"/>
        <w:rPr>
          <w:rFonts w:ascii="Georgia" w:hAnsi="Georgia" w:cs="Arial"/>
          <w:color w:val="000000"/>
          <w:sz w:val="22"/>
        </w:rPr>
      </w:pPr>
      <w:r w:rsidRPr="00541AC8">
        <w:rPr>
          <w:rFonts w:ascii="Georgia" w:hAnsi="Georgia" w:cs="Arial"/>
          <w:color w:val="000000"/>
          <w:sz w:val="22"/>
        </w:rPr>
        <w:t>BLK_</w:t>
      </w:r>
      <w:r>
        <w:rPr>
          <w:rFonts w:ascii="Georgia" w:hAnsi="Georgia" w:cs="Arial"/>
          <w:color w:val="000000"/>
          <w:sz w:val="22"/>
        </w:rPr>
        <w:t>3</w:t>
      </w:r>
      <w:r w:rsidRPr="00541AC8">
        <w:rPr>
          <w:rFonts w:ascii="Georgia" w:hAnsi="Georgia" w:cs="Arial"/>
          <w:color w:val="000000"/>
          <w:sz w:val="22"/>
        </w:rPr>
        <w:t>_FLR_0_VEHICLERAMP_1</w:t>
      </w:r>
    </w:p>
    <w:p w14:paraId="61345D1F" w14:textId="38554EF6" w:rsidR="00541AC8" w:rsidRDefault="00541AC8" w:rsidP="00541AC8">
      <w:pPr>
        <w:spacing w:after="0"/>
        <w:rPr>
          <w:rFonts w:ascii="Georgia" w:hAnsi="Georgia" w:cs="Arial"/>
          <w:color w:val="000000"/>
          <w:sz w:val="22"/>
        </w:rPr>
      </w:pPr>
      <w:r w:rsidRPr="00541AC8">
        <w:rPr>
          <w:rFonts w:ascii="Georgia" w:hAnsi="Georgia" w:cs="Arial"/>
          <w:color w:val="000000"/>
          <w:sz w:val="22"/>
        </w:rPr>
        <w:t>BLK_</w:t>
      </w:r>
      <w:r>
        <w:rPr>
          <w:rFonts w:ascii="Georgia" w:hAnsi="Georgia" w:cs="Arial"/>
          <w:color w:val="000000"/>
          <w:sz w:val="22"/>
        </w:rPr>
        <w:t>3</w:t>
      </w:r>
      <w:r w:rsidRPr="00541AC8">
        <w:rPr>
          <w:rFonts w:ascii="Georgia" w:hAnsi="Georgia" w:cs="Arial"/>
          <w:color w:val="000000"/>
          <w:sz w:val="22"/>
        </w:rPr>
        <w:t>_FLR_0_VEHICLERAMP_2</w:t>
      </w:r>
    </w:p>
    <w:p w14:paraId="3A083C4A" w14:textId="77777777" w:rsidR="00541AC8" w:rsidRDefault="00541AC8" w:rsidP="00541AC8">
      <w:pPr>
        <w:spacing w:after="0"/>
        <w:rPr>
          <w:rFonts w:ascii="Georgia" w:hAnsi="Georgia" w:cs="Arial"/>
          <w:color w:val="000000"/>
          <w:sz w:val="22"/>
        </w:rPr>
      </w:pPr>
    </w:p>
    <w:p w14:paraId="4B82F676" w14:textId="77777777" w:rsidR="00541AC8" w:rsidRPr="00813E92" w:rsidRDefault="00541AC8" w:rsidP="00541AC8">
      <w:pPr>
        <w:spacing w:after="0"/>
        <w:rPr>
          <w:rFonts w:ascii="Georgia" w:hAnsi="Georgia" w:cs="Arial"/>
          <w:color w:val="000000"/>
          <w:sz w:val="22"/>
        </w:rPr>
      </w:pPr>
    </w:p>
    <w:p w14:paraId="1BDF9C7C" w14:textId="77777777" w:rsidR="00813E92" w:rsidRDefault="00813E92" w:rsidP="00093478">
      <w:pPr>
        <w:rPr>
          <w:rFonts w:ascii="Georgia" w:hAnsi="Georgia" w:cs="Arial"/>
          <w:color w:val="000000"/>
          <w:sz w:val="22"/>
        </w:rPr>
      </w:pPr>
    </w:p>
    <w:p w14:paraId="60AB9E7A" w14:textId="77777777" w:rsidR="00093478" w:rsidRDefault="00093478" w:rsidP="008A0EBB">
      <w:pPr>
        <w:rPr>
          <w:rFonts w:ascii="Georgia" w:hAnsi="Georgia" w:cs="Arial"/>
          <w:color w:val="000000"/>
          <w:sz w:val="22"/>
        </w:rPr>
      </w:pPr>
    </w:p>
    <w:p w14:paraId="34144E80" w14:textId="77777777" w:rsidR="008A0EBB" w:rsidRDefault="008A0EBB">
      <w:pPr>
        <w:rPr>
          <w:rFonts w:ascii="Georgia" w:hAnsi="Georgia" w:cs="Arial"/>
          <w:color w:val="000000"/>
          <w:sz w:val="22"/>
        </w:rPr>
      </w:pPr>
      <w:r>
        <w:rPr>
          <w:rFonts w:ascii="Georgia" w:hAnsi="Georgia" w:cs="Arial"/>
          <w:color w:val="000000"/>
          <w:sz w:val="22"/>
        </w:rPr>
        <w:br w:type="page"/>
      </w:r>
    </w:p>
    <w:p w14:paraId="1FD3D59F" w14:textId="77777777" w:rsidR="00A752EE" w:rsidRDefault="00A752EE" w:rsidP="00A752EE">
      <w:pPr>
        <w:rPr>
          <w:ins w:id="1302" w:author="Geetali Baruah" w:date="2020-12-28T21:48:00Z"/>
          <w:rFonts w:ascii="Georgia" w:hAnsi="Georgia" w:cs="Arial"/>
          <w:color w:val="000000"/>
          <w:sz w:val="22"/>
        </w:rPr>
      </w:pPr>
    </w:p>
    <w:p w14:paraId="1F2E9D69" w14:textId="602A14EA" w:rsidR="00F10832" w:rsidRDefault="00F10832" w:rsidP="00A752EE">
      <w:pPr>
        <w:rPr>
          <w:ins w:id="1303" w:author="Geetali Baruah" w:date="2020-12-28T21:48:00Z"/>
          <w:rFonts w:ascii="Georgia" w:hAnsi="Georgia" w:cs="Arial"/>
          <w:color w:val="000000"/>
          <w:sz w:val="22"/>
        </w:rPr>
      </w:pPr>
    </w:p>
    <w:p w14:paraId="35E55864" w14:textId="1CB829D8" w:rsidR="00F10832" w:rsidRPr="00A752EE" w:rsidRDefault="00F10832" w:rsidP="00A752EE">
      <w:pPr>
        <w:rPr>
          <w:rFonts w:ascii="Georgia" w:hAnsi="Georgia"/>
        </w:rPr>
      </w:pPr>
      <w:ins w:id="1304" w:author="Geetali Baruah" w:date="2020-12-28T21:48:00Z">
        <w:r>
          <w:rPr>
            <w:rFonts w:ascii="Georgia" w:hAnsi="Georgia" w:cs="Calibri"/>
            <w:noProof/>
            <w:lang w:val="en-IN" w:eastAsia="en-IN"/>
            <w:rPrChange w:id="1305" w:author="Unknown">
              <w:rPr>
                <w:noProof/>
                <w:lang w:val="en-IN" w:eastAsia="en-IN"/>
              </w:rPr>
            </w:rPrChange>
          </w:rPr>
          <w:drawing>
            <wp:anchor distT="0" distB="0" distL="114300" distR="114300" simplePos="0" relativeHeight="251665408" behindDoc="1" locked="0" layoutInCell="1" allowOverlap="1" wp14:anchorId="4F5545CC" wp14:editId="18AB8F26">
              <wp:simplePos x="0" y="0"/>
              <wp:positionH relativeFrom="column">
                <wp:posOffset>-1026763</wp:posOffset>
              </wp:positionH>
              <wp:positionV relativeFrom="paragraph">
                <wp:posOffset>-1467854</wp:posOffset>
              </wp:positionV>
              <wp:extent cx="8085221" cy="114366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ck.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085221" cy="11436675"/>
                      </a:xfrm>
                      <a:prstGeom prst="rect">
                        <a:avLst/>
                      </a:prstGeom>
                    </pic:spPr>
                  </pic:pic>
                </a:graphicData>
              </a:graphic>
              <wp14:sizeRelH relativeFrom="margin">
                <wp14:pctWidth>0</wp14:pctWidth>
              </wp14:sizeRelH>
              <wp14:sizeRelV relativeFrom="margin">
                <wp14:pctHeight>0</wp14:pctHeight>
              </wp14:sizeRelV>
            </wp:anchor>
          </w:drawing>
        </w:r>
      </w:ins>
    </w:p>
    <w:p w14:paraId="5EE69772" w14:textId="7837B2BD" w:rsidR="00EA69F3" w:rsidRPr="004405E5" w:rsidRDefault="00EA69F3" w:rsidP="00DC459B">
      <w:pPr>
        <w:pStyle w:val="BodyText"/>
        <w:rPr>
          <w:rFonts w:ascii="Georgia" w:hAnsi="Georgia" w:cs="Calibri"/>
        </w:rPr>
      </w:pPr>
    </w:p>
    <w:sectPr w:rsidR="00EA69F3" w:rsidRPr="004405E5" w:rsidSect="001A1135">
      <w:footerReference w:type="default" r:id="rId17"/>
      <w:pgSz w:w="11907" w:h="16840" w:code="9"/>
      <w:pgMar w:top="1440" w:right="720" w:bottom="634" w:left="1008" w:header="562" w:footer="720" w:gutter="230"/>
      <w:cols w:space="720"/>
      <w:docGrid w:linePitch="360"/>
      <w:sectPrChange w:id="1306" w:author="Geetali Baruah" w:date="2020-12-28T22:09:00Z">
        <w:sectPr w:rsidR="00EA69F3" w:rsidRPr="004405E5" w:rsidSect="001A1135">
          <w:pgMar w:top="720" w:right="720" w:bottom="720" w:left="1008" w:header="562" w:footer="562" w:gutter="23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910C517" w14:textId="77777777" w:rsidR="00000DBE" w:rsidRPr="00746514" w:rsidRDefault="00000DBE" w:rsidP="008933A4">
      <w:pPr>
        <w:spacing w:after="0" w:line="240" w:lineRule="auto"/>
      </w:pPr>
      <w:r w:rsidRPr="00746514">
        <w:separator/>
      </w:r>
    </w:p>
  </w:endnote>
  <w:endnote w:type="continuationSeparator" w:id="0">
    <w:p w14:paraId="60129BD3" w14:textId="77777777" w:rsidR="00000DBE" w:rsidRPr="00746514" w:rsidRDefault="00000DBE" w:rsidP="008933A4">
      <w:pPr>
        <w:spacing w:after="0" w:line="240" w:lineRule="auto"/>
      </w:pPr>
      <w:r w:rsidRPr="0074651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rinda">
    <w:altName w:val="Courier New"/>
    <w:panose1 w:val="000004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DD8F63" w14:textId="77777777" w:rsidR="00FC2FDB" w:rsidRDefault="00FC2FD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5D7F4" w14:textId="2DA8DFE7" w:rsidR="00FC2FDB" w:rsidRPr="00E201F9" w:rsidRDefault="00FC2FDB">
    <w:pPr>
      <w:keepNext/>
      <w:keepLines/>
      <w:pBdr>
        <w:top w:val="single" w:sz="4" w:space="1" w:color="E36C0A"/>
      </w:pBdr>
      <w:tabs>
        <w:tab w:val="left" w:pos="9270"/>
      </w:tabs>
      <w:spacing w:after="0"/>
      <w:rPr>
        <w:rFonts w:cs="Calibri"/>
        <w:spacing w:val="-4"/>
        <w:w w:val="110"/>
        <w:sz w:val="18"/>
        <w:szCs w:val="18"/>
        <w:rPrChange w:id="164" w:author="Geetali Baruah" w:date="2020-12-28T21:32:00Z">
          <w:rPr/>
        </w:rPrChange>
      </w:rPr>
      <w:pPrChange w:id="165" w:author="Geetali Baruah" w:date="2020-12-28T21:32:00Z">
        <w:pPr>
          <w:pStyle w:val="Footer"/>
        </w:pPr>
      </w:pPrChange>
    </w:pPr>
    <w:ins w:id="166" w:author="Geetali Baruah" w:date="2020-12-28T21:32:00Z">
      <w:r w:rsidRPr="00142070">
        <w:rPr>
          <w:rFonts w:cs="Calibri"/>
          <w:spacing w:val="-4"/>
          <w:w w:val="110"/>
          <w:sz w:val="18"/>
          <w:szCs w:val="18"/>
        </w:rPr>
        <w:t>Submitted by PwC</w:t>
      </w:r>
      <w:r w:rsidRPr="00142070">
        <w:rPr>
          <w:rFonts w:cs="Calibri"/>
          <w:spacing w:val="-4"/>
          <w:w w:val="110"/>
          <w:sz w:val="18"/>
          <w:szCs w:val="18"/>
        </w:rPr>
        <w:tab/>
        <w:t xml:space="preserve">Page </w:t>
      </w:r>
      <w:r w:rsidRPr="00142070">
        <w:rPr>
          <w:rFonts w:cs="Calibri"/>
          <w:spacing w:val="-4"/>
          <w:w w:val="110"/>
          <w:sz w:val="18"/>
          <w:szCs w:val="18"/>
        </w:rPr>
        <w:fldChar w:fldCharType="begin"/>
      </w:r>
      <w:r w:rsidRPr="00142070">
        <w:rPr>
          <w:rFonts w:cs="Calibri"/>
          <w:spacing w:val="-4"/>
          <w:w w:val="110"/>
          <w:sz w:val="18"/>
          <w:szCs w:val="18"/>
        </w:rPr>
        <w:instrText xml:space="preserve"> PAGE </w:instrText>
      </w:r>
      <w:r w:rsidRPr="00142070">
        <w:rPr>
          <w:rFonts w:cs="Calibri"/>
          <w:spacing w:val="-4"/>
          <w:w w:val="110"/>
          <w:sz w:val="18"/>
          <w:szCs w:val="18"/>
        </w:rPr>
        <w:fldChar w:fldCharType="separate"/>
      </w:r>
    </w:ins>
    <w:r w:rsidR="00B67625">
      <w:rPr>
        <w:rFonts w:cs="Calibri"/>
        <w:noProof/>
        <w:spacing w:val="-4"/>
        <w:w w:val="110"/>
        <w:sz w:val="18"/>
        <w:szCs w:val="18"/>
      </w:rPr>
      <w:t>3</w:t>
    </w:r>
    <w:ins w:id="167" w:author="Geetali Baruah" w:date="2020-12-28T21:32:00Z">
      <w:r w:rsidRPr="00142070">
        <w:rPr>
          <w:rFonts w:cs="Calibri"/>
          <w:spacing w:val="-4"/>
          <w:w w:val="110"/>
          <w:sz w:val="18"/>
          <w:szCs w:val="18"/>
        </w:rPr>
        <w:fldChar w:fldCharType="end"/>
      </w:r>
    </w:ins>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21888E" w14:textId="77777777" w:rsidR="00FC2FDB" w:rsidRDefault="00FC2FD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6AAA1E" w14:textId="5535E7B9" w:rsidR="00FC2FDB" w:rsidRPr="00142070" w:rsidRDefault="00FC2FDB" w:rsidP="00227216">
    <w:pPr>
      <w:keepNext/>
      <w:keepLines/>
      <w:pBdr>
        <w:top w:val="single" w:sz="4" w:space="1" w:color="E36C0A"/>
      </w:pBdr>
      <w:tabs>
        <w:tab w:val="left" w:pos="9270"/>
      </w:tabs>
      <w:spacing w:after="0"/>
      <w:rPr>
        <w:rFonts w:cs="Calibri"/>
        <w:spacing w:val="-4"/>
        <w:w w:val="110"/>
        <w:sz w:val="18"/>
        <w:szCs w:val="18"/>
      </w:rPr>
    </w:pPr>
    <w:r w:rsidRPr="00142070">
      <w:rPr>
        <w:rFonts w:cs="Calibri"/>
        <w:spacing w:val="-4"/>
        <w:w w:val="110"/>
        <w:sz w:val="18"/>
        <w:szCs w:val="18"/>
      </w:rPr>
      <w:t>Submitted by PwC</w:t>
    </w:r>
    <w:r w:rsidRPr="00142070">
      <w:rPr>
        <w:rFonts w:cs="Calibri"/>
        <w:spacing w:val="-4"/>
        <w:w w:val="110"/>
        <w:sz w:val="18"/>
        <w:szCs w:val="18"/>
      </w:rPr>
      <w:tab/>
      <w:t xml:space="preserve">Page </w:t>
    </w:r>
    <w:r w:rsidRPr="00142070">
      <w:rPr>
        <w:rFonts w:cs="Calibri"/>
        <w:spacing w:val="-4"/>
        <w:w w:val="110"/>
        <w:sz w:val="18"/>
        <w:szCs w:val="18"/>
      </w:rPr>
      <w:fldChar w:fldCharType="begin"/>
    </w:r>
    <w:r w:rsidRPr="00142070">
      <w:rPr>
        <w:rFonts w:cs="Calibri"/>
        <w:spacing w:val="-4"/>
        <w:w w:val="110"/>
        <w:sz w:val="18"/>
        <w:szCs w:val="18"/>
      </w:rPr>
      <w:instrText xml:space="preserve"> PAGE </w:instrText>
    </w:r>
    <w:r w:rsidRPr="00142070">
      <w:rPr>
        <w:rFonts w:cs="Calibri"/>
        <w:spacing w:val="-4"/>
        <w:w w:val="110"/>
        <w:sz w:val="18"/>
        <w:szCs w:val="18"/>
      </w:rPr>
      <w:fldChar w:fldCharType="separate"/>
    </w:r>
    <w:r w:rsidR="00B67625">
      <w:rPr>
        <w:rFonts w:cs="Calibri"/>
        <w:noProof/>
        <w:spacing w:val="-4"/>
        <w:w w:val="110"/>
        <w:sz w:val="18"/>
        <w:szCs w:val="18"/>
      </w:rPr>
      <w:t>20</w:t>
    </w:r>
    <w:r w:rsidRPr="00142070">
      <w:rPr>
        <w:rFonts w:cs="Calibri"/>
        <w:spacing w:val="-4"/>
        <w:w w:val="110"/>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8BA4D5" w14:textId="77777777" w:rsidR="00000DBE" w:rsidRPr="00746514" w:rsidRDefault="00000DBE" w:rsidP="008933A4">
      <w:pPr>
        <w:spacing w:after="0" w:line="240" w:lineRule="auto"/>
      </w:pPr>
      <w:r w:rsidRPr="00746514">
        <w:separator/>
      </w:r>
    </w:p>
  </w:footnote>
  <w:footnote w:type="continuationSeparator" w:id="0">
    <w:p w14:paraId="2CB5AF57" w14:textId="77777777" w:rsidR="00000DBE" w:rsidRPr="00746514" w:rsidRDefault="00000DBE" w:rsidP="008933A4">
      <w:pPr>
        <w:spacing w:after="0" w:line="240" w:lineRule="auto"/>
      </w:pPr>
      <w:r w:rsidRPr="00746514">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BE0BD" w14:textId="77777777" w:rsidR="00FC2FDB" w:rsidRDefault="00FC2FD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051EF" w14:textId="0081EF3B" w:rsidR="00FC2FDB" w:rsidRPr="005E112A" w:rsidRDefault="00FC2FDB" w:rsidP="009B646F">
    <w:pPr>
      <w:pStyle w:val="Header"/>
      <w:rPr>
        <w:rFonts w:ascii="Georgia" w:hAnsi="Georgia"/>
      </w:rPr>
    </w:pPr>
    <w:ins w:id="160" w:author="Geetali Baruah" w:date="2020-12-28T20:48:00Z">
      <w:r>
        <w:rPr>
          <w:rFonts w:ascii="Georgia" w:hAnsi="Georgia"/>
          <w:noProof/>
          <w:lang w:val="en-IN" w:eastAsia="en-IN"/>
          <w:rPrChange w:id="161" w:author="Unknown">
            <w:rPr>
              <w:noProof/>
              <w:lang w:val="en-IN" w:eastAsia="en-IN"/>
            </w:rPr>
          </w:rPrChange>
        </w:rPr>
        <w:drawing>
          <wp:anchor distT="0" distB="0" distL="114300" distR="114300" simplePos="0" relativeHeight="251664384" behindDoc="1" locked="0" layoutInCell="1" allowOverlap="1" wp14:anchorId="540D9C5A" wp14:editId="3BD9CAE1">
            <wp:simplePos x="0" y="0"/>
            <wp:positionH relativeFrom="column">
              <wp:posOffset>-795223</wp:posOffset>
            </wp:positionH>
            <wp:positionV relativeFrom="paragraph">
              <wp:posOffset>-356870</wp:posOffset>
            </wp:positionV>
            <wp:extent cx="7721368" cy="1092200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g 2.jpg"/>
                    <pic:cNvPicPr/>
                  </pic:nvPicPr>
                  <pic:blipFill>
                    <a:blip r:embed="rId1">
                      <a:extLst>
                        <a:ext uri="{28A0092B-C50C-407E-A947-70E740481C1C}">
                          <a14:useLocalDpi xmlns:a14="http://schemas.microsoft.com/office/drawing/2010/main" val="0"/>
                        </a:ext>
                      </a:extLst>
                    </a:blip>
                    <a:stretch>
                      <a:fillRect/>
                    </a:stretch>
                  </pic:blipFill>
                  <pic:spPr>
                    <a:xfrm>
                      <a:off x="0" y="0"/>
                      <a:ext cx="7721368" cy="10922000"/>
                    </a:xfrm>
                    <a:prstGeom prst="rect">
                      <a:avLst/>
                    </a:prstGeom>
                  </pic:spPr>
                </pic:pic>
              </a:graphicData>
            </a:graphic>
            <wp14:sizeRelH relativeFrom="margin">
              <wp14:pctWidth>0</wp14:pctWidth>
            </wp14:sizeRelH>
            <wp14:sizeRelV relativeFrom="margin">
              <wp14:pctHeight>0</wp14:pctHeight>
            </wp14:sizeRelV>
          </wp:anchor>
        </w:drawing>
      </w:r>
    </w:ins>
    <w:r>
      <w:rPr>
        <w:rFonts w:ascii="Georgia" w:hAnsi="Georgia"/>
      </w:rPr>
      <w:t xml:space="preserve">Drawing Manual </w:t>
    </w:r>
    <w:r w:rsidRPr="004405E5">
      <w:rPr>
        <w:rFonts w:ascii="Georgia" w:hAnsi="Georgia"/>
      </w:rPr>
      <w:t xml:space="preserve">- </w:t>
    </w:r>
    <w:r>
      <w:rPr>
        <w:rFonts w:ascii="Georgia" w:hAnsi="Georgia"/>
      </w:rPr>
      <w:t>OBPS</w:t>
    </w:r>
  </w:p>
  <w:p w14:paraId="19B42AC6" w14:textId="35C1145C" w:rsidR="00FC2FDB" w:rsidRDefault="00FC2FDB">
    <w:pPr>
      <w:pStyle w:val="Header"/>
      <w:tabs>
        <w:tab w:val="left" w:pos="1920"/>
      </w:tabs>
      <w:pPrChange w:id="162" w:author="Geetali Baruah" w:date="2020-12-28T21:02:00Z">
        <w:pPr>
          <w:pStyle w:val="Header"/>
        </w:pPr>
      </w:pPrChange>
    </w:pPr>
    <w:r w:rsidRPr="004405E5">
      <w:rPr>
        <w:rFonts w:ascii="Georgia" w:hAnsi="Georgia"/>
        <w:noProof/>
        <w:lang w:val="en-IN" w:eastAsia="en-IN"/>
      </w:rPr>
      <mc:AlternateContent>
        <mc:Choice Requires="wps">
          <w:drawing>
            <wp:anchor distT="0" distB="0" distL="0" distR="0" simplePos="0" relativeHeight="251657216" behindDoc="0" locked="0" layoutInCell="0" allowOverlap="1" wp14:anchorId="4BAD1D78" wp14:editId="35F2D24A">
              <wp:simplePos x="0" y="0"/>
              <wp:positionH relativeFrom="page">
                <wp:posOffset>376547</wp:posOffset>
              </wp:positionH>
              <wp:positionV relativeFrom="page">
                <wp:posOffset>584365</wp:posOffset>
              </wp:positionV>
              <wp:extent cx="6819900" cy="9401"/>
              <wp:effectExtent l="38100" t="38100" r="76200" b="86360"/>
              <wp:wrapSquare wrapText="bothSides"/>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19900" cy="9401"/>
                      </a:xfrm>
                      <a:prstGeom prst="line">
                        <a:avLst/>
                      </a:prstGeom>
                      <a:ln w="9525">
                        <a:solidFill>
                          <a:srgbClr val="002D86"/>
                        </a:solidFill>
                        <a:headEnd/>
                        <a:tailEnd/>
                      </a:ln>
                    </wps:spPr>
                    <wps:style>
                      <a:lnRef idx="2">
                        <a:schemeClr val="accent2"/>
                      </a:lnRef>
                      <a:fillRef idx="0">
                        <a:schemeClr val="accent2"/>
                      </a:fillRef>
                      <a:effectRef idx="1">
                        <a:schemeClr val="accent2"/>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47DFA97" id="Straight Connector 1" o:spid="_x0000_s1026" style="position:absolute;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 from="29.65pt,46pt" to="566.65pt,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" o:allowincell="f" strokecolor="#002d86">
              <v:shadow on="t" color="black" opacity="24903f" origin=",.5" offset="0,.55556mm"/>
              <w10:wrap type="square" anchorx="page" anchory="page"/>
            </v:line>
          </w:pict>
        </mc:Fallback>
      </mc:AlternateContent>
    </w:r>
    <w:ins w:id="163" w:author="Geetali Baruah" w:date="2020-12-28T21:02:00Z">
      <w:r>
        <w:tab/>
      </w:r>
    </w:ins>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04E9CE" w14:textId="77777777" w:rsidR="00FC2FDB" w:rsidRDefault="00FC2FD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365C9"/>
    <w:multiLevelType w:val="multilevel"/>
    <w:tmpl w:val="8B20EE52"/>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pStyle w:val="ExhibitHeading3"/>
      <w:suff w:val="space"/>
      <w:lvlText w:val="%1.%2.%3."/>
      <w:lvlJc w:val="left"/>
      <w:pPr>
        <w:ind w:left="360" w:hanging="360"/>
      </w:pPr>
      <w:rPr>
        <w:rFonts w:hint="default"/>
      </w:rPr>
    </w:lvl>
    <w:lvl w:ilvl="3">
      <w:start w:val="1"/>
      <w:numFmt w:val="decimal"/>
      <w:suff w:val="space"/>
      <w:lvlText w:val="%1.%2.%3.%4."/>
      <w:lvlJc w:val="left"/>
      <w:pPr>
        <w:ind w:left="360" w:hanging="360"/>
      </w:pPr>
      <w:rPr>
        <w:rFonts w:hint="default"/>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suff w:val="space"/>
      <w:lvlText w:val="%1.%2.%3.%4.%5.%6.%7.%8.%9."/>
      <w:lvlJc w:val="left"/>
      <w:pPr>
        <w:ind w:left="360" w:hanging="360"/>
      </w:pPr>
      <w:rPr>
        <w:rFonts w:hint="default"/>
      </w:rPr>
    </w:lvl>
  </w:abstractNum>
  <w:abstractNum w:abstractNumId="1">
    <w:nsid w:val="059668CA"/>
    <w:multiLevelType w:val="multilevel"/>
    <w:tmpl w:val="661CAE30"/>
    <w:lvl w:ilvl="0">
      <w:start w:val="1"/>
      <w:numFmt w:val="decimal"/>
      <w:pStyle w:val="Heading1"/>
      <w:suff w:val="space"/>
      <w:lvlText w:val="%1."/>
      <w:lvlJc w:val="left"/>
      <w:pPr>
        <w:ind w:left="533" w:hanging="533"/>
      </w:pPr>
      <w:rPr>
        <w:rFonts w:hint="default"/>
        <w:b/>
        <w:i/>
      </w:rPr>
    </w:lvl>
    <w:lvl w:ilvl="1">
      <w:start w:val="1"/>
      <w:numFmt w:val="decimal"/>
      <w:pStyle w:val="Heading2"/>
      <w:suff w:val="space"/>
      <w:lvlText w:val="%1.%2."/>
      <w:lvlJc w:val="left"/>
      <w:pPr>
        <w:ind w:left="972" w:hanging="612"/>
      </w:pPr>
      <w:rPr>
        <w:rFonts w:hint="default"/>
        <w:color w:val="C00000"/>
      </w:rPr>
    </w:lvl>
    <w:lvl w:ilvl="2">
      <w:start w:val="1"/>
      <w:numFmt w:val="decimal"/>
      <w:pStyle w:val="Heading3"/>
      <w:suff w:val="space"/>
      <w:lvlText w:val="%1.%2.%3."/>
      <w:lvlJc w:val="left"/>
      <w:pPr>
        <w:ind w:left="777" w:hanging="777"/>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919" w:hanging="919"/>
      </w:pPr>
      <w:rPr>
        <w:rFonts w:hint="default"/>
      </w:rPr>
    </w:lvl>
    <w:lvl w:ilvl="5">
      <w:start w:val="1"/>
      <w:numFmt w:val="decimal"/>
      <w:suff w:val="space"/>
      <w:lvlText w:val="%1.%2.%3.%4.%5.%6."/>
      <w:lvlJc w:val="left"/>
      <w:pPr>
        <w:ind w:left="1152" w:hanging="1152"/>
      </w:pPr>
      <w:rPr>
        <w:rFonts w:hint="default"/>
        <w:b w:val="0"/>
        <w:color w:val="27CED7" w:themeColor="accent3"/>
      </w:rPr>
    </w:lvl>
    <w:lvl w:ilvl="6">
      <w:start w:val="1"/>
      <w:numFmt w:val="decimal"/>
      <w:suff w:val="space"/>
      <w:lvlText w:val="%1.%2.%3.%4.%5.%6.%7."/>
      <w:lvlJc w:val="left"/>
      <w:pPr>
        <w:ind w:left="1296" w:hanging="1296"/>
      </w:pPr>
      <w:rPr>
        <w:rFonts w:hint="default"/>
        <w:b w:val="0"/>
        <w:color w:val="27CED7" w:themeColor="accent3"/>
      </w:rPr>
    </w:lvl>
    <w:lvl w:ilvl="7">
      <w:start w:val="1"/>
      <w:numFmt w:val="decimal"/>
      <w:suff w:val="space"/>
      <w:lvlText w:val="%1.%2.%3.%4.%5.%6.%7.%8."/>
      <w:lvlJc w:val="left"/>
      <w:pPr>
        <w:ind w:left="1440" w:hanging="1440"/>
      </w:pPr>
      <w:rPr>
        <w:rFonts w:hint="default"/>
      </w:rPr>
    </w:lvl>
    <w:lvl w:ilvl="8">
      <w:start w:val="1"/>
      <w:numFmt w:val="decimal"/>
      <w:suff w:val="space"/>
      <w:lvlText w:val="%1.%2.%3.%4.%5.%6.%7.%8.%9."/>
      <w:lvlJc w:val="left"/>
      <w:pPr>
        <w:ind w:left="1584" w:hanging="1584"/>
      </w:pPr>
      <w:rPr>
        <w:rFonts w:hint="default"/>
      </w:rPr>
    </w:lvl>
  </w:abstractNum>
  <w:abstractNum w:abstractNumId="2">
    <w:nsid w:val="0901093A"/>
    <w:multiLevelType w:val="multilevel"/>
    <w:tmpl w:val="14926470"/>
    <w:lvl w:ilvl="0">
      <w:start w:val="1"/>
      <w:numFmt w:val="decimal"/>
      <w:suff w:val="space"/>
      <w:lvlText w:val="%1"/>
      <w:lvlJc w:val="left"/>
      <w:pPr>
        <w:ind w:left="360" w:hanging="360"/>
      </w:pPr>
      <w:rPr>
        <w:rFonts w:hint="default"/>
      </w:rPr>
    </w:lvl>
    <w:lvl w:ilvl="1">
      <w:start w:val="1"/>
      <w:numFmt w:val="decimal"/>
      <w:pStyle w:val="ExhibitHeading2"/>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360" w:hanging="360"/>
      </w:pPr>
      <w:rPr>
        <w:rFonts w:hint="default"/>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suff w:val="space"/>
      <w:lvlText w:val="%1.%2.%3.%4.%5.%6.%7.%8.%9."/>
      <w:lvlJc w:val="left"/>
      <w:pPr>
        <w:ind w:left="360" w:hanging="360"/>
      </w:pPr>
      <w:rPr>
        <w:rFonts w:hint="default"/>
      </w:rPr>
    </w:lvl>
  </w:abstractNum>
  <w:abstractNum w:abstractNumId="3">
    <w:nsid w:val="16A72B67"/>
    <w:multiLevelType w:val="hybridMultilevel"/>
    <w:tmpl w:val="92FA0A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B1816F8"/>
    <w:multiLevelType w:val="multilevel"/>
    <w:tmpl w:val="D0063216"/>
    <w:lvl w:ilvl="0">
      <w:start w:val="1"/>
      <w:numFmt w:val="bullet"/>
      <w:pStyle w:val="ListBullet"/>
      <w:lvlText w:val=""/>
      <w:lvlJc w:val="left"/>
      <w:pPr>
        <w:tabs>
          <w:tab w:val="num" w:pos="397"/>
        </w:tabs>
        <w:ind w:left="397" w:hanging="397"/>
      </w:pPr>
      <w:rPr>
        <w:rFonts w:ascii="Symbol" w:hAnsi="Symbol" w:hint="default"/>
      </w:rPr>
    </w:lvl>
    <w:lvl w:ilvl="1">
      <w:start w:val="1"/>
      <w:numFmt w:val="bullet"/>
      <w:pStyle w:val="ListBullet2"/>
      <w:lvlText w:val=""/>
      <w:lvlJc w:val="left"/>
      <w:pPr>
        <w:tabs>
          <w:tab w:val="num" w:pos="794"/>
        </w:tabs>
        <w:ind w:left="794" w:hanging="397"/>
      </w:pPr>
      <w:rPr>
        <w:rFonts w:ascii="Symbol" w:hAnsi="Symbol" w:hint="default"/>
      </w:rPr>
    </w:lvl>
    <w:lvl w:ilvl="2">
      <w:start w:val="1"/>
      <w:numFmt w:val="bullet"/>
      <w:pStyle w:val="ListBullet3"/>
      <w:lvlText w:val="◦"/>
      <w:lvlJc w:val="left"/>
      <w:pPr>
        <w:tabs>
          <w:tab w:val="num" w:pos="1191"/>
        </w:tabs>
        <w:ind w:left="1191" w:hanging="397"/>
      </w:pPr>
      <w:rPr>
        <w:rFonts w:ascii="Georgia" w:hAnsi="Georgia" w:hint="default"/>
      </w:rPr>
    </w:lvl>
    <w:lvl w:ilvl="3">
      <w:start w:val="1"/>
      <w:numFmt w:val="bullet"/>
      <w:pStyle w:val="ListBullet4"/>
      <w:lvlText w:val=""/>
      <w:lvlJc w:val="left"/>
      <w:pPr>
        <w:tabs>
          <w:tab w:val="num" w:pos="1588"/>
        </w:tabs>
        <w:ind w:left="1588" w:hanging="397"/>
      </w:pPr>
      <w:rPr>
        <w:rFonts w:ascii="Symbol" w:hAnsi="Symbol" w:hint="default"/>
      </w:rPr>
    </w:lvl>
    <w:lvl w:ilvl="4">
      <w:start w:val="1"/>
      <w:numFmt w:val="bullet"/>
      <w:pStyle w:val="ListBullet5"/>
      <w:lvlText w:val="~"/>
      <w:lvlJc w:val="left"/>
      <w:pPr>
        <w:tabs>
          <w:tab w:val="num" w:pos="1985"/>
        </w:tabs>
        <w:ind w:left="1985" w:hanging="397"/>
      </w:pPr>
      <w:rPr>
        <w:rFonts w:ascii="Georgia" w:hAnsi="Georgia" w:hint="default"/>
      </w:rPr>
    </w:lvl>
    <w:lvl w:ilvl="5">
      <w:start w:val="1"/>
      <w:numFmt w:val="bullet"/>
      <w:pStyle w:val="ListBullet6"/>
      <w:lvlText w:val=""/>
      <w:lvlJc w:val="left"/>
      <w:pPr>
        <w:tabs>
          <w:tab w:val="num" w:pos="2381"/>
        </w:tabs>
        <w:ind w:left="2381" w:hanging="396"/>
      </w:pPr>
      <w:rPr>
        <w:rFonts w:ascii="Symbol" w:hAnsi="Symbol" w:hint="default"/>
      </w:rPr>
    </w:lvl>
    <w:lvl w:ilvl="6">
      <w:start w:val="1"/>
      <w:numFmt w:val="bullet"/>
      <w:pStyle w:val="ListBullet7"/>
      <w:lvlText w:val=""/>
      <w:lvlJc w:val="left"/>
      <w:pPr>
        <w:tabs>
          <w:tab w:val="num" w:pos="2778"/>
        </w:tabs>
        <w:ind w:left="2778" w:hanging="397"/>
      </w:pPr>
      <w:rPr>
        <w:rFonts w:ascii="Symbol" w:hAnsi="Symbol" w:hint="default"/>
      </w:rPr>
    </w:lvl>
    <w:lvl w:ilvl="7">
      <w:start w:val="1"/>
      <w:numFmt w:val="bullet"/>
      <w:pStyle w:val="ListBullet8"/>
      <w:lvlText w:val="◦"/>
      <w:lvlJc w:val="left"/>
      <w:pPr>
        <w:tabs>
          <w:tab w:val="num" w:pos="3175"/>
        </w:tabs>
        <w:ind w:left="3175" w:hanging="397"/>
      </w:pPr>
      <w:rPr>
        <w:rFonts w:ascii="Georgia" w:hAnsi="Georgia" w:hint="default"/>
      </w:rPr>
    </w:lvl>
    <w:lvl w:ilvl="8">
      <w:start w:val="1"/>
      <w:numFmt w:val="bullet"/>
      <w:pStyle w:val="ListBullet9"/>
      <w:lvlText w:val=""/>
      <w:lvlJc w:val="left"/>
      <w:pPr>
        <w:tabs>
          <w:tab w:val="num" w:pos="3572"/>
        </w:tabs>
        <w:ind w:left="3572" w:hanging="397"/>
      </w:pPr>
      <w:rPr>
        <w:rFonts w:ascii="Symbol" w:hAnsi="Symbol" w:hint="default"/>
      </w:rPr>
    </w:lvl>
  </w:abstractNum>
  <w:abstractNum w:abstractNumId="5">
    <w:nsid w:val="230947FC"/>
    <w:multiLevelType w:val="hybridMultilevel"/>
    <w:tmpl w:val="BD7CB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84D39D7"/>
    <w:multiLevelType w:val="multilevel"/>
    <w:tmpl w:val="EFF65D74"/>
    <w:lvl w:ilvl="0">
      <w:start w:val="1"/>
      <w:numFmt w:val="decimal"/>
      <w:suff w:val="space"/>
      <w:lvlText w:val="%1.2 "/>
      <w:lvlJc w:val="left"/>
      <w:pPr>
        <w:ind w:left="360" w:hanging="360"/>
      </w:pPr>
      <w:rPr>
        <w:rFonts w:hint="default"/>
      </w:rPr>
    </w:lvl>
    <w:lvl w:ilvl="1">
      <w:start w:val="1"/>
      <w:numFmt w:val="decimal"/>
      <w:pStyle w:val="AppendixHeading2"/>
      <w:suff w:val="space"/>
      <w:lvlText w:val="%2.%1."/>
      <w:lvlJc w:val="left"/>
      <w:pPr>
        <w:ind w:left="450" w:hanging="360"/>
      </w:pPr>
      <w:rPr>
        <w:rFonts w:hint="default"/>
      </w:rPr>
    </w:lvl>
    <w:lvl w:ilvl="2">
      <w:start w:val="1"/>
      <w:numFmt w:val="decimal"/>
      <w:pStyle w:val="AppendixHeading3"/>
      <w:suff w:val="space"/>
      <w:lvlText w:val="%2.%1.1."/>
      <w:lvlJc w:val="left"/>
      <w:pPr>
        <w:ind w:left="360" w:hanging="360"/>
      </w:pPr>
      <w:rPr>
        <w:rFonts w:hint="default"/>
      </w:rPr>
    </w:lvl>
    <w:lvl w:ilvl="3">
      <w:start w:val="1"/>
      <w:numFmt w:val="decimal"/>
      <w:pStyle w:val="AppendixHeading4"/>
      <w:suff w:val="space"/>
      <w:lvlText w:val="%4.%1.%2.%3. "/>
      <w:lvlJc w:val="left"/>
      <w:pPr>
        <w:ind w:left="360" w:hanging="360"/>
      </w:pPr>
      <w:rPr>
        <w:rFonts w:hint="default"/>
      </w:rPr>
    </w:lvl>
    <w:lvl w:ilvl="4">
      <w:start w:val="1"/>
      <w:numFmt w:val="decimal"/>
      <w:pStyle w:val="AppendixHeading5"/>
      <w:suff w:val="space"/>
      <w:lvlText w:val=" %1.%1.%2.%3.%4 "/>
      <w:lvlJc w:val="left"/>
      <w:pPr>
        <w:ind w:left="360" w:hanging="360"/>
      </w:pPr>
      <w:rPr>
        <w:rFonts w:hint="default"/>
      </w:rPr>
    </w:lvl>
    <w:lvl w:ilvl="5">
      <w:start w:val="1"/>
      <w:numFmt w:val="decimal"/>
      <w:suff w:val="space"/>
      <w:lvlText w:val=" %1.%1.%2.%3.%4.%5 "/>
      <w:lvlJc w:val="left"/>
      <w:pPr>
        <w:ind w:left="360" w:hanging="360"/>
      </w:pPr>
      <w:rPr>
        <w:rFonts w:hint="default"/>
      </w:rPr>
    </w:lvl>
    <w:lvl w:ilvl="6">
      <w:start w:val="1"/>
      <w:numFmt w:val="decimal"/>
      <w:suff w:val="space"/>
      <w:lvlText w:val=" %1.%1.%2.%3.%4.%5.%6 "/>
      <w:lvlJc w:val="left"/>
      <w:pPr>
        <w:ind w:left="360" w:hanging="360"/>
      </w:pPr>
      <w:rPr>
        <w:rFonts w:hint="default"/>
      </w:rPr>
    </w:lvl>
    <w:lvl w:ilvl="7">
      <w:start w:val="1"/>
      <w:numFmt w:val="decimal"/>
      <w:suff w:val="space"/>
      <w:lvlText w:val=" %1.%1.%2.%3.%4.%5.%6.%7 "/>
      <w:lvlJc w:val="left"/>
      <w:pPr>
        <w:ind w:left="360" w:hanging="360"/>
      </w:pPr>
      <w:rPr>
        <w:rFonts w:hint="default"/>
      </w:rPr>
    </w:lvl>
    <w:lvl w:ilvl="8">
      <w:start w:val="1"/>
      <w:numFmt w:val="decimal"/>
      <w:suff w:val="space"/>
      <w:lvlText w:val=" %1.%1.%2.%3.%4.%5.%6.%7.%8 "/>
      <w:lvlJc w:val="left"/>
      <w:pPr>
        <w:ind w:left="360" w:hanging="360"/>
      </w:pPr>
      <w:rPr>
        <w:rFonts w:hint="default"/>
      </w:rPr>
    </w:lvl>
  </w:abstractNum>
  <w:abstractNum w:abstractNumId="7">
    <w:nsid w:val="2E92512D"/>
    <w:multiLevelType w:val="hybridMultilevel"/>
    <w:tmpl w:val="F03A8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EC16FA"/>
    <w:multiLevelType w:val="multilevel"/>
    <w:tmpl w:val="3DB24056"/>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360" w:hanging="360"/>
      </w:pPr>
      <w:rPr>
        <w:rFonts w:hint="default"/>
      </w:rPr>
    </w:lvl>
    <w:lvl w:ilvl="4">
      <w:start w:val="1"/>
      <w:numFmt w:val="decimal"/>
      <w:pStyle w:val="ExhibitHeading5"/>
      <w:suff w:val="space"/>
      <w:lvlText w:val="%1.%2.%3.%4.%5."/>
      <w:lvlJc w:val="left"/>
      <w:pPr>
        <w:ind w:left="360" w:hanging="360"/>
      </w:pPr>
      <w:rPr>
        <w:rFonts w:hint="default"/>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suff w:val="space"/>
      <w:lvlText w:val="%1.%2.%3.%4.%5.%6.%7.%8.%9."/>
      <w:lvlJc w:val="left"/>
      <w:pPr>
        <w:ind w:left="360" w:hanging="360"/>
      </w:pPr>
      <w:rPr>
        <w:rFonts w:hint="default"/>
      </w:rPr>
    </w:lvl>
  </w:abstractNum>
  <w:abstractNum w:abstractNumId="9">
    <w:nsid w:val="3AC44170"/>
    <w:multiLevelType w:val="hybridMultilevel"/>
    <w:tmpl w:val="5C72D572"/>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nsid w:val="3E4F0BFE"/>
    <w:multiLevelType w:val="hybridMultilevel"/>
    <w:tmpl w:val="A1584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B8F7E72"/>
    <w:multiLevelType w:val="multilevel"/>
    <w:tmpl w:val="1A64E298"/>
    <w:lvl w:ilvl="0">
      <w:start w:val="1"/>
      <w:numFmt w:val="decimal"/>
      <w:pStyle w:val="ListNumber"/>
      <w:lvlText w:val="%1."/>
      <w:lvlJc w:val="left"/>
      <w:pPr>
        <w:tabs>
          <w:tab w:val="num" w:pos="397"/>
        </w:tabs>
        <w:ind w:left="397" w:hanging="397"/>
      </w:pPr>
      <w:rPr>
        <w:rFonts w:asciiTheme="minorHAnsi" w:hAnsiTheme="minorHAnsi" w:hint="default"/>
      </w:rPr>
    </w:lvl>
    <w:lvl w:ilvl="1">
      <w:start w:val="1"/>
      <w:numFmt w:val="decimal"/>
      <w:pStyle w:val="ListNumber2"/>
      <w:lvlText w:val="%2."/>
      <w:lvlJc w:val="left"/>
      <w:pPr>
        <w:tabs>
          <w:tab w:val="num" w:pos="794"/>
        </w:tabs>
        <w:ind w:left="794" w:hanging="397"/>
      </w:pPr>
      <w:rPr>
        <w:rFonts w:asciiTheme="minorHAnsi" w:hAnsiTheme="minorHAnsi" w:hint="default"/>
      </w:rPr>
    </w:lvl>
    <w:lvl w:ilvl="2">
      <w:start w:val="1"/>
      <w:numFmt w:val="decimal"/>
      <w:pStyle w:val="ListNumber3"/>
      <w:lvlText w:val="%3."/>
      <w:lvlJc w:val="left"/>
      <w:pPr>
        <w:tabs>
          <w:tab w:val="num" w:pos="1191"/>
        </w:tabs>
        <w:ind w:left="1191" w:hanging="397"/>
      </w:pPr>
      <w:rPr>
        <w:rFonts w:asciiTheme="minorHAnsi" w:hAnsiTheme="minorHAnsi" w:hint="default"/>
      </w:rPr>
    </w:lvl>
    <w:lvl w:ilvl="3">
      <w:start w:val="1"/>
      <w:numFmt w:val="decimal"/>
      <w:pStyle w:val="ListNumber4"/>
      <w:lvlText w:val="%4."/>
      <w:lvlJc w:val="left"/>
      <w:pPr>
        <w:tabs>
          <w:tab w:val="num" w:pos="1644"/>
        </w:tabs>
        <w:ind w:left="1644" w:hanging="453"/>
      </w:pPr>
      <w:rPr>
        <w:rFonts w:asciiTheme="minorHAnsi" w:hAnsiTheme="minorHAnsi" w:hint="default"/>
      </w:rPr>
    </w:lvl>
    <w:lvl w:ilvl="4">
      <w:start w:val="1"/>
      <w:numFmt w:val="decimal"/>
      <w:pStyle w:val="ListNumber5"/>
      <w:lvlText w:val="%5."/>
      <w:lvlJc w:val="left"/>
      <w:pPr>
        <w:tabs>
          <w:tab w:val="num" w:pos="1985"/>
        </w:tabs>
        <w:ind w:left="1985" w:hanging="341"/>
      </w:pPr>
      <w:rPr>
        <w:rFonts w:asciiTheme="minorHAnsi" w:hAnsiTheme="minorHAnsi" w:hint="default"/>
      </w:rPr>
    </w:lvl>
    <w:lvl w:ilvl="5">
      <w:start w:val="1"/>
      <w:numFmt w:val="decimal"/>
      <w:pStyle w:val="ListNumber6"/>
      <w:lvlText w:val="%6."/>
      <w:lvlJc w:val="left"/>
      <w:pPr>
        <w:tabs>
          <w:tab w:val="num" w:pos="2381"/>
        </w:tabs>
        <w:ind w:left="2381" w:hanging="396"/>
      </w:pPr>
      <w:rPr>
        <w:rFonts w:asciiTheme="minorHAnsi" w:hAnsiTheme="minorHAnsi" w:hint="default"/>
      </w:rPr>
    </w:lvl>
    <w:lvl w:ilvl="6">
      <w:start w:val="1"/>
      <w:numFmt w:val="decimal"/>
      <w:pStyle w:val="ListNumber7"/>
      <w:lvlText w:val="%7."/>
      <w:lvlJc w:val="left"/>
      <w:pPr>
        <w:tabs>
          <w:tab w:val="num" w:pos="2778"/>
        </w:tabs>
        <w:ind w:left="2778" w:hanging="397"/>
      </w:pPr>
      <w:rPr>
        <w:rFonts w:asciiTheme="minorHAnsi" w:hAnsiTheme="minorHAnsi" w:hint="default"/>
      </w:rPr>
    </w:lvl>
    <w:lvl w:ilvl="7">
      <w:start w:val="1"/>
      <w:numFmt w:val="decimal"/>
      <w:pStyle w:val="ListNumber8"/>
      <w:lvlText w:val="%8."/>
      <w:lvlJc w:val="left"/>
      <w:pPr>
        <w:tabs>
          <w:tab w:val="num" w:pos="3175"/>
        </w:tabs>
        <w:ind w:left="3175" w:hanging="397"/>
      </w:pPr>
      <w:rPr>
        <w:rFonts w:asciiTheme="minorHAnsi" w:hAnsiTheme="minorHAnsi" w:hint="default"/>
      </w:rPr>
    </w:lvl>
    <w:lvl w:ilvl="8">
      <w:start w:val="1"/>
      <w:numFmt w:val="decimal"/>
      <w:pStyle w:val="ListNumber9"/>
      <w:lvlText w:val="%9."/>
      <w:lvlJc w:val="left"/>
      <w:pPr>
        <w:tabs>
          <w:tab w:val="num" w:pos="3572"/>
        </w:tabs>
        <w:ind w:left="3572" w:hanging="397"/>
      </w:pPr>
      <w:rPr>
        <w:rFonts w:asciiTheme="minorHAnsi" w:hAnsiTheme="minorHAnsi" w:hint="default"/>
      </w:rPr>
    </w:lvl>
  </w:abstractNum>
  <w:abstractNum w:abstractNumId="12">
    <w:nsid w:val="591B384E"/>
    <w:multiLevelType w:val="multilevel"/>
    <w:tmpl w:val="CA1AF08C"/>
    <w:lvl w:ilvl="0">
      <w:start w:val="1"/>
      <w:numFmt w:val="lowerRoman"/>
      <w:pStyle w:val="ListRoman"/>
      <w:lvlText w:val="%1."/>
      <w:lvlJc w:val="left"/>
      <w:pPr>
        <w:tabs>
          <w:tab w:val="num" w:pos="397"/>
        </w:tabs>
        <w:ind w:left="397" w:hanging="397"/>
      </w:pPr>
      <w:rPr>
        <w:rFonts w:asciiTheme="minorHAnsi" w:hAnsiTheme="minorHAnsi" w:hint="default"/>
      </w:rPr>
    </w:lvl>
    <w:lvl w:ilvl="1">
      <w:start w:val="1"/>
      <w:numFmt w:val="lowerRoman"/>
      <w:pStyle w:val="ListRoman2"/>
      <w:lvlText w:val="%2."/>
      <w:lvlJc w:val="left"/>
      <w:pPr>
        <w:tabs>
          <w:tab w:val="num" w:pos="794"/>
        </w:tabs>
        <w:ind w:left="794" w:hanging="397"/>
      </w:pPr>
      <w:rPr>
        <w:rFonts w:asciiTheme="minorHAnsi" w:hAnsiTheme="minorHAnsi" w:hint="default"/>
      </w:rPr>
    </w:lvl>
    <w:lvl w:ilvl="2">
      <w:start w:val="1"/>
      <w:numFmt w:val="lowerRoman"/>
      <w:pStyle w:val="ListRoman3"/>
      <w:lvlText w:val="%3."/>
      <w:lvlJc w:val="left"/>
      <w:pPr>
        <w:tabs>
          <w:tab w:val="num" w:pos="1191"/>
        </w:tabs>
        <w:ind w:left="1191" w:hanging="397"/>
      </w:pPr>
      <w:rPr>
        <w:rFonts w:asciiTheme="minorHAnsi" w:hAnsiTheme="minorHAnsi" w:hint="default"/>
      </w:rPr>
    </w:lvl>
    <w:lvl w:ilvl="3">
      <w:start w:val="1"/>
      <w:numFmt w:val="lowerRoman"/>
      <w:pStyle w:val="ListRoman4"/>
      <w:lvlText w:val="%4."/>
      <w:lvlJc w:val="left"/>
      <w:pPr>
        <w:tabs>
          <w:tab w:val="num" w:pos="1588"/>
        </w:tabs>
        <w:ind w:left="1588" w:hanging="397"/>
      </w:pPr>
      <w:rPr>
        <w:rFonts w:asciiTheme="minorHAnsi" w:hAnsiTheme="minorHAnsi" w:hint="default"/>
      </w:rPr>
    </w:lvl>
    <w:lvl w:ilvl="4">
      <w:start w:val="1"/>
      <w:numFmt w:val="lowerRoman"/>
      <w:pStyle w:val="ListRoman5"/>
      <w:lvlText w:val="%5."/>
      <w:lvlJc w:val="left"/>
      <w:pPr>
        <w:tabs>
          <w:tab w:val="num" w:pos="1985"/>
        </w:tabs>
        <w:ind w:left="1985" w:hanging="397"/>
      </w:pPr>
      <w:rPr>
        <w:rFonts w:asciiTheme="minorHAnsi" w:hAnsiTheme="minorHAnsi" w:hint="default"/>
      </w:rPr>
    </w:lvl>
    <w:lvl w:ilvl="5">
      <w:start w:val="1"/>
      <w:numFmt w:val="lowerRoman"/>
      <w:pStyle w:val="ListRoman6"/>
      <w:lvlText w:val="%6."/>
      <w:lvlJc w:val="left"/>
      <w:pPr>
        <w:tabs>
          <w:tab w:val="num" w:pos="2381"/>
        </w:tabs>
        <w:ind w:left="2382" w:hanging="397"/>
      </w:pPr>
      <w:rPr>
        <w:rFonts w:asciiTheme="minorHAnsi" w:hAnsiTheme="minorHAnsi" w:hint="default"/>
      </w:rPr>
    </w:lvl>
    <w:lvl w:ilvl="6">
      <w:start w:val="1"/>
      <w:numFmt w:val="lowerRoman"/>
      <w:pStyle w:val="ListRoman7"/>
      <w:lvlText w:val="%7."/>
      <w:lvlJc w:val="left"/>
      <w:pPr>
        <w:tabs>
          <w:tab w:val="num" w:pos="2778"/>
        </w:tabs>
        <w:ind w:left="2779" w:hanging="397"/>
      </w:pPr>
      <w:rPr>
        <w:rFonts w:asciiTheme="minorHAnsi" w:hAnsiTheme="minorHAnsi" w:hint="default"/>
      </w:rPr>
    </w:lvl>
    <w:lvl w:ilvl="7">
      <w:start w:val="1"/>
      <w:numFmt w:val="lowerRoman"/>
      <w:pStyle w:val="ListRoman8"/>
      <w:lvlText w:val="%8."/>
      <w:lvlJc w:val="left"/>
      <w:pPr>
        <w:tabs>
          <w:tab w:val="num" w:pos="3175"/>
        </w:tabs>
        <w:ind w:left="3176" w:hanging="397"/>
      </w:pPr>
      <w:rPr>
        <w:rFonts w:asciiTheme="minorHAnsi" w:hAnsiTheme="minorHAnsi" w:hint="default"/>
      </w:rPr>
    </w:lvl>
    <w:lvl w:ilvl="8">
      <w:start w:val="1"/>
      <w:numFmt w:val="lowerRoman"/>
      <w:pStyle w:val="ListRoman9"/>
      <w:lvlText w:val="%9."/>
      <w:lvlJc w:val="left"/>
      <w:pPr>
        <w:tabs>
          <w:tab w:val="num" w:pos="3572"/>
        </w:tabs>
        <w:ind w:left="3573" w:hanging="397"/>
      </w:pPr>
      <w:rPr>
        <w:rFonts w:asciiTheme="minorHAnsi" w:hAnsiTheme="minorHAnsi" w:hint="default"/>
      </w:rPr>
    </w:lvl>
  </w:abstractNum>
  <w:abstractNum w:abstractNumId="13">
    <w:nsid w:val="6C9C6C87"/>
    <w:multiLevelType w:val="multilevel"/>
    <w:tmpl w:val="F9445A90"/>
    <w:lvl w:ilvl="0">
      <w:start w:val="1"/>
      <w:numFmt w:val="lowerLetter"/>
      <w:pStyle w:val="ListAlpha"/>
      <w:lvlText w:val="%1."/>
      <w:lvlJc w:val="left"/>
      <w:pPr>
        <w:tabs>
          <w:tab w:val="num" w:pos="397"/>
        </w:tabs>
        <w:ind w:left="397" w:hanging="397"/>
      </w:pPr>
      <w:rPr>
        <w:rFonts w:asciiTheme="minorHAnsi" w:hAnsiTheme="minorHAnsi" w:hint="default"/>
        <w:sz w:val="20"/>
      </w:rPr>
    </w:lvl>
    <w:lvl w:ilvl="1">
      <w:start w:val="1"/>
      <w:numFmt w:val="lowerLetter"/>
      <w:pStyle w:val="ListAlpha2"/>
      <w:lvlText w:val="%2."/>
      <w:lvlJc w:val="left"/>
      <w:pPr>
        <w:tabs>
          <w:tab w:val="num" w:pos="794"/>
        </w:tabs>
        <w:ind w:left="794" w:hanging="397"/>
      </w:pPr>
      <w:rPr>
        <w:rFonts w:asciiTheme="minorHAnsi" w:hAnsiTheme="minorHAnsi" w:hint="default"/>
      </w:rPr>
    </w:lvl>
    <w:lvl w:ilvl="2">
      <w:start w:val="1"/>
      <w:numFmt w:val="lowerLetter"/>
      <w:pStyle w:val="ListAlpha3"/>
      <w:lvlText w:val="%3."/>
      <w:lvlJc w:val="left"/>
      <w:pPr>
        <w:tabs>
          <w:tab w:val="num" w:pos="1191"/>
        </w:tabs>
        <w:ind w:left="1191" w:hanging="397"/>
      </w:pPr>
      <w:rPr>
        <w:rFonts w:asciiTheme="minorHAnsi" w:hAnsiTheme="minorHAnsi" w:hint="default"/>
      </w:rPr>
    </w:lvl>
    <w:lvl w:ilvl="3">
      <w:start w:val="1"/>
      <w:numFmt w:val="lowerLetter"/>
      <w:pStyle w:val="ListAlpha4"/>
      <w:lvlText w:val="%4."/>
      <w:lvlJc w:val="left"/>
      <w:pPr>
        <w:tabs>
          <w:tab w:val="num" w:pos="1588"/>
        </w:tabs>
        <w:ind w:left="1588" w:hanging="397"/>
      </w:pPr>
      <w:rPr>
        <w:rFonts w:asciiTheme="minorHAnsi" w:hAnsiTheme="minorHAnsi" w:hint="default"/>
      </w:rPr>
    </w:lvl>
    <w:lvl w:ilvl="4">
      <w:start w:val="1"/>
      <w:numFmt w:val="lowerLetter"/>
      <w:pStyle w:val="ListAlpha5"/>
      <w:lvlText w:val="%5."/>
      <w:lvlJc w:val="left"/>
      <w:pPr>
        <w:tabs>
          <w:tab w:val="num" w:pos="1985"/>
        </w:tabs>
        <w:ind w:left="1985" w:hanging="397"/>
      </w:pPr>
      <w:rPr>
        <w:rFonts w:asciiTheme="minorHAnsi" w:hAnsiTheme="minorHAnsi" w:hint="default"/>
      </w:rPr>
    </w:lvl>
    <w:lvl w:ilvl="5">
      <w:start w:val="1"/>
      <w:numFmt w:val="lowerLetter"/>
      <w:pStyle w:val="ListAlpha6"/>
      <w:lvlText w:val="%6."/>
      <w:lvlJc w:val="left"/>
      <w:pPr>
        <w:tabs>
          <w:tab w:val="num" w:pos="2381"/>
        </w:tabs>
        <w:ind w:left="2381" w:hanging="396"/>
      </w:pPr>
      <w:rPr>
        <w:rFonts w:asciiTheme="minorHAnsi" w:hAnsiTheme="minorHAnsi" w:hint="default"/>
      </w:rPr>
    </w:lvl>
    <w:lvl w:ilvl="6">
      <w:start w:val="1"/>
      <w:numFmt w:val="lowerLetter"/>
      <w:pStyle w:val="ListAlpha7"/>
      <w:lvlText w:val="%7."/>
      <w:lvlJc w:val="left"/>
      <w:pPr>
        <w:tabs>
          <w:tab w:val="num" w:pos="2778"/>
        </w:tabs>
        <w:ind w:left="2778" w:hanging="397"/>
      </w:pPr>
      <w:rPr>
        <w:rFonts w:asciiTheme="minorHAnsi" w:hAnsiTheme="minorHAnsi" w:hint="default"/>
      </w:rPr>
    </w:lvl>
    <w:lvl w:ilvl="7">
      <w:start w:val="1"/>
      <w:numFmt w:val="lowerLetter"/>
      <w:pStyle w:val="ListAlpha8"/>
      <w:lvlText w:val="%8."/>
      <w:lvlJc w:val="left"/>
      <w:pPr>
        <w:tabs>
          <w:tab w:val="num" w:pos="3175"/>
        </w:tabs>
        <w:ind w:left="3175" w:hanging="397"/>
      </w:pPr>
      <w:rPr>
        <w:rFonts w:asciiTheme="minorHAnsi" w:hAnsiTheme="minorHAnsi" w:hint="default"/>
      </w:rPr>
    </w:lvl>
    <w:lvl w:ilvl="8">
      <w:start w:val="1"/>
      <w:numFmt w:val="lowerLetter"/>
      <w:pStyle w:val="ListAlpha9"/>
      <w:lvlText w:val="%9."/>
      <w:lvlJc w:val="left"/>
      <w:pPr>
        <w:tabs>
          <w:tab w:val="num" w:pos="3572"/>
        </w:tabs>
        <w:ind w:left="3572" w:hanging="397"/>
      </w:pPr>
      <w:rPr>
        <w:rFonts w:asciiTheme="minorHAnsi" w:hAnsiTheme="minorHAnsi" w:hint="default"/>
      </w:rPr>
    </w:lvl>
  </w:abstractNum>
  <w:abstractNum w:abstractNumId="14">
    <w:nsid w:val="6FF96C1B"/>
    <w:multiLevelType w:val="multilevel"/>
    <w:tmpl w:val="52B08634"/>
    <w:lvl w:ilvl="0">
      <w:start w:val="1"/>
      <w:numFmt w:val="decima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pStyle w:val="ExhibitHeading4"/>
      <w:suff w:val="space"/>
      <w:lvlText w:val="%1.%2.%3.%4."/>
      <w:lvlJc w:val="left"/>
      <w:pPr>
        <w:ind w:left="360" w:hanging="360"/>
      </w:pPr>
      <w:rPr>
        <w:rFonts w:hint="default"/>
      </w:rPr>
    </w:lvl>
    <w:lvl w:ilvl="4">
      <w:start w:val="1"/>
      <w:numFmt w:val="decimal"/>
      <w:suff w:val="space"/>
      <w:lvlText w:val="%1.%2.%3.%4.%5."/>
      <w:lvlJc w:val="left"/>
      <w:pPr>
        <w:ind w:left="360" w:hanging="360"/>
      </w:pPr>
      <w:rPr>
        <w:rFonts w:hint="default"/>
      </w:rPr>
    </w:lvl>
    <w:lvl w:ilvl="5">
      <w:start w:val="1"/>
      <w:numFmt w:val="decimal"/>
      <w:suff w:val="space"/>
      <w:lvlText w:val="%1.%2.%3.%4.%5.%6."/>
      <w:lvlJc w:val="left"/>
      <w:pPr>
        <w:ind w:left="360" w:hanging="360"/>
      </w:pPr>
      <w:rPr>
        <w:rFonts w:hint="default"/>
      </w:rPr>
    </w:lvl>
    <w:lvl w:ilvl="6">
      <w:start w:val="1"/>
      <w:numFmt w:val="decimal"/>
      <w:suff w:val="space"/>
      <w:lvlText w:val="%1.%2.%3.%4.%5.%6.%7."/>
      <w:lvlJc w:val="left"/>
      <w:pPr>
        <w:ind w:left="360" w:hanging="360"/>
      </w:pPr>
      <w:rPr>
        <w:rFonts w:hint="default"/>
      </w:rPr>
    </w:lvl>
    <w:lvl w:ilvl="7">
      <w:start w:val="1"/>
      <w:numFmt w:val="decimal"/>
      <w:suff w:val="space"/>
      <w:lvlText w:val="%1.%2.%3.%4.%5.%6.%7.%8."/>
      <w:lvlJc w:val="left"/>
      <w:pPr>
        <w:ind w:left="360" w:hanging="360"/>
      </w:pPr>
      <w:rPr>
        <w:rFonts w:hint="default"/>
      </w:rPr>
    </w:lvl>
    <w:lvl w:ilvl="8">
      <w:start w:val="1"/>
      <w:numFmt w:val="decimal"/>
      <w:suff w:val="space"/>
      <w:lvlText w:val="%1.%2.%3.%4.%5.%6.%7.%8.%9."/>
      <w:lvlJc w:val="left"/>
      <w:pPr>
        <w:ind w:left="360" w:hanging="360"/>
      </w:pPr>
      <w:rPr>
        <w:rFonts w:hint="default"/>
      </w:rPr>
    </w:lvl>
  </w:abstractNum>
  <w:abstractNum w:abstractNumId="15">
    <w:nsid w:val="785E03E4"/>
    <w:multiLevelType w:val="hybridMultilevel"/>
    <w:tmpl w:val="F572C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14"/>
  </w:num>
  <w:num w:numId="5">
    <w:abstractNumId w:val="8"/>
  </w:num>
  <w:num w:numId="6">
    <w:abstractNumId w:val="1"/>
  </w:num>
  <w:num w:numId="7">
    <w:abstractNumId w:val="13"/>
  </w:num>
  <w:num w:numId="8">
    <w:abstractNumId w:val="4"/>
  </w:num>
  <w:num w:numId="9">
    <w:abstractNumId w:val="11"/>
  </w:num>
  <w:num w:numId="10">
    <w:abstractNumId w:val="12"/>
  </w:num>
  <w:num w:numId="11">
    <w:abstractNumId w:val="10"/>
  </w:num>
  <w:num w:numId="12">
    <w:abstractNumId w:val="7"/>
  </w:num>
  <w:num w:numId="13">
    <w:abstractNumId w:val="5"/>
  </w:num>
  <w:num w:numId="14">
    <w:abstractNumId w:val="1"/>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6"/>
    <w:lvlOverride w:ilvl="0">
      <w:startOverride w:val="2"/>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00"/>
  <w:drawingGridVerticalSpacing w:val="885"/>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lour Palette" w:val="PwC Burgundy"/>
    <w:docVar w:name="Disclaimer" w:val="None"/>
    <w:docVar w:name="LanguageId" w:val="English (U.S.)"/>
    <w:docVar w:name="Privilege Stamp" w:val="None"/>
  </w:docVars>
  <w:rsids>
    <w:rsidRoot w:val="00F429C4"/>
    <w:rsid w:val="0000015F"/>
    <w:rsid w:val="0000069C"/>
    <w:rsid w:val="00000767"/>
    <w:rsid w:val="00000DBE"/>
    <w:rsid w:val="00001CF3"/>
    <w:rsid w:val="0000291E"/>
    <w:rsid w:val="00003399"/>
    <w:rsid w:val="000035F4"/>
    <w:rsid w:val="000036DD"/>
    <w:rsid w:val="00003F7C"/>
    <w:rsid w:val="000049A6"/>
    <w:rsid w:val="00004BF8"/>
    <w:rsid w:val="000050AA"/>
    <w:rsid w:val="00005A04"/>
    <w:rsid w:val="00006039"/>
    <w:rsid w:val="000065F1"/>
    <w:rsid w:val="0000734F"/>
    <w:rsid w:val="0000762F"/>
    <w:rsid w:val="0001139E"/>
    <w:rsid w:val="00011C3C"/>
    <w:rsid w:val="00011DFE"/>
    <w:rsid w:val="000124D7"/>
    <w:rsid w:val="0001255B"/>
    <w:rsid w:val="00014A0D"/>
    <w:rsid w:val="00015898"/>
    <w:rsid w:val="000160D1"/>
    <w:rsid w:val="00017280"/>
    <w:rsid w:val="00020017"/>
    <w:rsid w:val="0002065B"/>
    <w:rsid w:val="000214A5"/>
    <w:rsid w:val="0002547B"/>
    <w:rsid w:val="00025E34"/>
    <w:rsid w:val="00026719"/>
    <w:rsid w:val="000269F2"/>
    <w:rsid w:val="0002713D"/>
    <w:rsid w:val="000271DB"/>
    <w:rsid w:val="000274C3"/>
    <w:rsid w:val="00030530"/>
    <w:rsid w:val="00031337"/>
    <w:rsid w:val="00031805"/>
    <w:rsid w:val="000321A6"/>
    <w:rsid w:val="0003271D"/>
    <w:rsid w:val="0003272F"/>
    <w:rsid w:val="000327D6"/>
    <w:rsid w:val="00032853"/>
    <w:rsid w:val="00033405"/>
    <w:rsid w:val="00033905"/>
    <w:rsid w:val="00033E7F"/>
    <w:rsid w:val="0003400D"/>
    <w:rsid w:val="00034451"/>
    <w:rsid w:val="00034654"/>
    <w:rsid w:val="00034DBB"/>
    <w:rsid w:val="00034E09"/>
    <w:rsid w:val="00035E4A"/>
    <w:rsid w:val="0003630E"/>
    <w:rsid w:val="000378DF"/>
    <w:rsid w:val="000406DB"/>
    <w:rsid w:val="000420CE"/>
    <w:rsid w:val="000424A5"/>
    <w:rsid w:val="00042A18"/>
    <w:rsid w:val="00042DBD"/>
    <w:rsid w:val="00043B4A"/>
    <w:rsid w:val="00043B76"/>
    <w:rsid w:val="00044202"/>
    <w:rsid w:val="00044548"/>
    <w:rsid w:val="00044EB2"/>
    <w:rsid w:val="00045A60"/>
    <w:rsid w:val="00046C21"/>
    <w:rsid w:val="00047FAC"/>
    <w:rsid w:val="00050A1C"/>
    <w:rsid w:val="00052976"/>
    <w:rsid w:val="00053619"/>
    <w:rsid w:val="0005386C"/>
    <w:rsid w:val="0005392F"/>
    <w:rsid w:val="000558AC"/>
    <w:rsid w:val="000559C0"/>
    <w:rsid w:val="00055B43"/>
    <w:rsid w:val="00055BD1"/>
    <w:rsid w:val="00055E43"/>
    <w:rsid w:val="000565D4"/>
    <w:rsid w:val="00056668"/>
    <w:rsid w:val="00057019"/>
    <w:rsid w:val="00057147"/>
    <w:rsid w:val="00057814"/>
    <w:rsid w:val="000609A4"/>
    <w:rsid w:val="00060BE8"/>
    <w:rsid w:val="00061016"/>
    <w:rsid w:val="00061BCD"/>
    <w:rsid w:val="00061CE9"/>
    <w:rsid w:val="000624B8"/>
    <w:rsid w:val="00062C06"/>
    <w:rsid w:val="00062CD5"/>
    <w:rsid w:val="00062DE4"/>
    <w:rsid w:val="00063753"/>
    <w:rsid w:val="00063AD2"/>
    <w:rsid w:val="00063F2F"/>
    <w:rsid w:val="00065C95"/>
    <w:rsid w:val="000660F8"/>
    <w:rsid w:val="000662AF"/>
    <w:rsid w:val="00066EA3"/>
    <w:rsid w:val="00066F5A"/>
    <w:rsid w:val="00067335"/>
    <w:rsid w:val="0006741E"/>
    <w:rsid w:val="0007063C"/>
    <w:rsid w:val="00070671"/>
    <w:rsid w:val="0007095E"/>
    <w:rsid w:val="00071606"/>
    <w:rsid w:val="0007161C"/>
    <w:rsid w:val="00071D23"/>
    <w:rsid w:val="00071E89"/>
    <w:rsid w:val="000722BF"/>
    <w:rsid w:val="0007271B"/>
    <w:rsid w:val="00072B0E"/>
    <w:rsid w:val="00077477"/>
    <w:rsid w:val="00077679"/>
    <w:rsid w:val="000804FB"/>
    <w:rsid w:val="00080E0C"/>
    <w:rsid w:val="0008176B"/>
    <w:rsid w:val="0008236F"/>
    <w:rsid w:val="00082F56"/>
    <w:rsid w:val="00083558"/>
    <w:rsid w:val="00083653"/>
    <w:rsid w:val="00083ED5"/>
    <w:rsid w:val="0008400C"/>
    <w:rsid w:val="0008441B"/>
    <w:rsid w:val="00085424"/>
    <w:rsid w:val="000857E3"/>
    <w:rsid w:val="000872D5"/>
    <w:rsid w:val="00087CA3"/>
    <w:rsid w:val="00087E79"/>
    <w:rsid w:val="00090202"/>
    <w:rsid w:val="000910F8"/>
    <w:rsid w:val="000921AC"/>
    <w:rsid w:val="00093478"/>
    <w:rsid w:val="00095BBA"/>
    <w:rsid w:val="00096539"/>
    <w:rsid w:val="000965D8"/>
    <w:rsid w:val="0009681C"/>
    <w:rsid w:val="00096866"/>
    <w:rsid w:val="00096B55"/>
    <w:rsid w:val="00096D6A"/>
    <w:rsid w:val="00096E4C"/>
    <w:rsid w:val="000974F7"/>
    <w:rsid w:val="00097FDF"/>
    <w:rsid w:val="000A015F"/>
    <w:rsid w:val="000A01C1"/>
    <w:rsid w:val="000A0BAA"/>
    <w:rsid w:val="000A240A"/>
    <w:rsid w:val="000A2BBC"/>
    <w:rsid w:val="000A2E26"/>
    <w:rsid w:val="000A2ECF"/>
    <w:rsid w:val="000A36CF"/>
    <w:rsid w:val="000A422D"/>
    <w:rsid w:val="000A4983"/>
    <w:rsid w:val="000A564C"/>
    <w:rsid w:val="000A5957"/>
    <w:rsid w:val="000A59CB"/>
    <w:rsid w:val="000A63D3"/>
    <w:rsid w:val="000A6D31"/>
    <w:rsid w:val="000A7ADA"/>
    <w:rsid w:val="000B00AD"/>
    <w:rsid w:val="000B1B7A"/>
    <w:rsid w:val="000B1F88"/>
    <w:rsid w:val="000B2648"/>
    <w:rsid w:val="000B2682"/>
    <w:rsid w:val="000B2C63"/>
    <w:rsid w:val="000B31F0"/>
    <w:rsid w:val="000B3DBC"/>
    <w:rsid w:val="000B49F5"/>
    <w:rsid w:val="000B54C8"/>
    <w:rsid w:val="000B5CBD"/>
    <w:rsid w:val="000B69F7"/>
    <w:rsid w:val="000B7CF4"/>
    <w:rsid w:val="000B7D33"/>
    <w:rsid w:val="000C06E8"/>
    <w:rsid w:val="000C0985"/>
    <w:rsid w:val="000C1E76"/>
    <w:rsid w:val="000C1FA0"/>
    <w:rsid w:val="000C341B"/>
    <w:rsid w:val="000C3E07"/>
    <w:rsid w:val="000C3F81"/>
    <w:rsid w:val="000C40F5"/>
    <w:rsid w:val="000C4299"/>
    <w:rsid w:val="000C4602"/>
    <w:rsid w:val="000C48F0"/>
    <w:rsid w:val="000C4EA6"/>
    <w:rsid w:val="000C6236"/>
    <w:rsid w:val="000C67FE"/>
    <w:rsid w:val="000C6C6D"/>
    <w:rsid w:val="000C6EDF"/>
    <w:rsid w:val="000C7076"/>
    <w:rsid w:val="000C7426"/>
    <w:rsid w:val="000C754F"/>
    <w:rsid w:val="000D037A"/>
    <w:rsid w:val="000D0940"/>
    <w:rsid w:val="000D0AF9"/>
    <w:rsid w:val="000D0DFA"/>
    <w:rsid w:val="000D335E"/>
    <w:rsid w:val="000D348C"/>
    <w:rsid w:val="000D35DE"/>
    <w:rsid w:val="000D4851"/>
    <w:rsid w:val="000D4FC5"/>
    <w:rsid w:val="000D512D"/>
    <w:rsid w:val="000D59A0"/>
    <w:rsid w:val="000D5BDB"/>
    <w:rsid w:val="000D69C5"/>
    <w:rsid w:val="000E07CC"/>
    <w:rsid w:val="000E0C13"/>
    <w:rsid w:val="000E15F4"/>
    <w:rsid w:val="000E4936"/>
    <w:rsid w:val="000E49B2"/>
    <w:rsid w:val="000E4C13"/>
    <w:rsid w:val="000E4E52"/>
    <w:rsid w:val="000E5691"/>
    <w:rsid w:val="000E62E4"/>
    <w:rsid w:val="000E6B8B"/>
    <w:rsid w:val="000E7301"/>
    <w:rsid w:val="000F0A2F"/>
    <w:rsid w:val="000F1593"/>
    <w:rsid w:val="000F19BB"/>
    <w:rsid w:val="000F2C82"/>
    <w:rsid w:val="000F33C7"/>
    <w:rsid w:val="000F354B"/>
    <w:rsid w:val="000F355C"/>
    <w:rsid w:val="000F359D"/>
    <w:rsid w:val="000F35DD"/>
    <w:rsid w:val="000F35E7"/>
    <w:rsid w:val="000F4FA9"/>
    <w:rsid w:val="000F528D"/>
    <w:rsid w:val="000F60C6"/>
    <w:rsid w:val="000F63D9"/>
    <w:rsid w:val="000F6650"/>
    <w:rsid w:val="000F6EB7"/>
    <w:rsid w:val="000F7919"/>
    <w:rsid w:val="00100031"/>
    <w:rsid w:val="00102BF6"/>
    <w:rsid w:val="001031E6"/>
    <w:rsid w:val="00103527"/>
    <w:rsid w:val="00103DED"/>
    <w:rsid w:val="00103E23"/>
    <w:rsid w:val="00104299"/>
    <w:rsid w:val="001048BF"/>
    <w:rsid w:val="00104AB5"/>
    <w:rsid w:val="00104CDA"/>
    <w:rsid w:val="00105A49"/>
    <w:rsid w:val="00105AA7"/>
    <w:rsid w:val="00105DB0"/>
    <w:rsid w:val="00105DDF"/>
    <w:rsid w:val="00105EC8"/>
    <w:rsid w:val="00106CD4"/>
    <w:rsid w:val="00107C1E"/>
    <w:rsid w:val="00110364"/>
    <w:rsid w:val="0011084B"/>
    <w:rsid w:val="00110B3D"/>
    <w:rsid w:val="00113177"/>
    <w:rsid w:val="001135EB"/>
    <w:rsid w:val="001135EF"/>
    <w:rsid w:val="00114A75"/>
    <w:rsid w:val="001153A3"/>
    <w:rsid w:val="00117A19"/>
    <w:rsid w:val="00117AAB"/>
    <w:rsid w:val="00120115"/>
    <w:rsid w:val="00120E51"/>
    <w:rsid w:val="0012138D"/>
    <w:rsid w:val="001216B1"/>
    <w:rsid w:val="00121812"/>
    <w:rsid w:val="00121ADC"/>
    <w:rsid w:val="0012259F"/>
    <w:rsid w:val="00122682"/>
    <w:rsid w:val="00122927"/>
    <w:rsid w:val="001233DB"/>
    <w:rsid w:val="00124175"/>
    <w:rsid w:val="00124C75"/>
    <w:rsid w:val="001250C7"/>
    <w:rsid w:val="00127126"/>
    <w:rsid w:val="0012743A"/>
    <w:rsid w:val="00127617"/>
    <w:rsid w:val="00130477"/>
    <w:rsid w:val="0013059F"/>
    <w:rsid w:val="001308F8"/>
    <w:rsid w:val="00130C1F"/>
    <w:rsid w:val="00130D4B"/>
    <w:rsid w:val="001312BB"/>
    <w:rsid w:val="0013156E"/>
    <w:rsid w:val="00131D32"/>
    <w:rsid w:val="00131E86"/>
    <w:rsid w:val="001323E8"/>
    <w:rsid w:val="001328F3"/>
    <w:rsid w:val="00132B54"/>
    <w:rsid w:val="00132D95"/>
    <w:rsid w:val="00133204"/>
    <w:rsid w:val="001333A5"/>
    <w:rsid w:val="001338E4"/>
    <w:rsid w:val="00134095"/>
    <w:rsid w:val="00135B49"/>
    <w:rsid w:val="00135FF3"/>
    <w:rsid w:val="001361EC"/>
    <w:rsid w:val="0013667E"/>
    <w:rsid w:val="00136A65"/>
    <w:rsid w:val="00137161"/>
    <w:rsid w:val="00137333"/>
    <w:rsid w:val="00140F56"/>
    <w:rsid w:val="00141242"/>
    <w:rsid w:val="001416D6"/>
    <w:rsid w:val="00142070"/>
    <w:rsid w:val="00143881"/>
    <w:rsid w:val="00143ED2"/>
    <w:rsid w:val="0014424D"/>
    <w:rsid w:val="001443AD"/>
    <w:rsid w:val="00145714"/>
    <w:rsid w:val="00145EAB"/>
    <w:rsid w:val="001467FF"/>
    <w:rsid w:val="00147628"/>
    <w:rsid w:val="00147A56"/>
    <w:rsid w:val="00147FAE"/>
    <w:rsid w:val="00150505"/>
    <w:rsid w:val="001508C1"/>
    <w:rsid w:val="0015109E"/>
    <w:rsid w:val="00151167"/>
    <w:rsid w:val="0015157B"/>
    <w:rsid w:val="00151ABC"/>
    <w:rsid w:val="00151DC5"/>
    <w:rsid w:val="00151E0F"/>
    <w:rsid w:val="001525F7"/>
    <w:rsid w:val="00153D71"/>
    <w:rsid w:val="0015442A"/>
    <w:rsid w:val="00154CD1"/>
    <w:rsid w:val="00155922"/>
    <w:rsid w:val="00155FD0"/>
    <w:rsid w:val="001565C8"/>
    <w:rsid w:val="001569AC"/>
    <w:rsid w:val="001575E1"/>
    <w:rsid w:val="00157B9A"/>
    <w:rsid w:val="00157CD0"/>
    <w:rsid w:val="00157D8F"/>
    <w:rsid w:val="001601D0"/>
    <w:rsid w:val="00160984"/>
    <w:rsid w:val="00160D1C"/>
    <w:rsid w:val="00160D90"/>
    <w:rsid w:val="00160E2E"/>
    <w:rsid w:val="00161701"/>
    <w:rsid w:val="00161C07"/>
    <w:rsid w:val="0016209F"/>
    <w:rsid w:val="00163700"/>
    <w:rsid w:val="001640C3"/>
    <w:rsid w:val="00164E65"/>
    <w:rsid w:val="00164EF5"/>
    <w:rsid w:val="001655EF"/>
    <w:rsid w:val="001656E9"/>
    <w:rsid w:val="001658CC"/>
    <w:rsid w:val="00166086"/>
    <w:rsid w:val="00166112"/>
    <w:rsid w:val="00166D1F"/>
    <w:rsid w:val="001675D8"/>
    <w:rsid w:val="00167871"/>
    <w:rsid w:val="00167B3E"/>
    <w:rsid w:val="001745BA"/>
    <w:rsid w:val="00177622"/>
    <w:rsid w:val="0017782A"/>
    <w:rsid w:val="00177F8A"/>
    <w:rsid w:val="0018030B"/>
    <w:rsid w:val="001808BB"/>
    <w:rsid w:val="00181241"/>
    <w:rsid w:val="00181AE6"/>
    <w:rsid w:val="00182086"/>
    <w:rsid w:val="001822F8"/>
    <w:rsid w:val="00182C64"/>
    <w:rsid w:val="00182DD2"/>
    <w:rsid w:val="00184105"/>
    <w:rsid w:val="0018510A"/>
    <w:rsid w:val="0018587C"/>
    <w:rsid w:val="001859F4"/>
    <w:rsid w:val="00187064"/>
    <w:rsid w:val="001874FE"/>
    <w:rsid w:val="00187B45"/>
    <w:rsid w:val="00190013"/>
    <w:rsid w:val="00191E6A"/>
    <w:rsid w:val="00192023"/>
    <w:rsid w:val="0019219A"/>
    <w:rsid w:val="001929B0"/>
    <w:rsid w:val="00194070"/>
    <w:rsid w:val="0019418B"/>
    <w:rsid w:val="001945E8"/>
    <w:rsid w:val="00196400"/>
    <w:rsid w:val="001967A6"/>
    <w:rsid w:val="001972A8"/>
    <w:rsid w:val="001A1058"/>
    <w:rsid w:val="001A1135"/>
    <w:rsid w:val="001A191E"/>
    <w:rsid w:val="001A3253"/>
    <w:rsid w:val="001A3BB6"/>
    <w:rsid w:val="001A3CC4"/>
    <w:rsid w:val="001A4716"/>
    <w:rsid w:val="001A56F0"/>
    <w:rsid w:val="001A6BF9"/>
    <w:rsid w:val="001A7000"/>
    <w:rsid w:val="001A70B5"/>
    <w:rsid w:val="001A77F0"/>
    <w:rsid w:val="001A78EC"/>
    <w:rsid w:val="001A7997"/>
    <w:rsid w:val="001B06B8"/>
    <w:rsid w:val="001B0B7F"/>
    <w:rsid w:val="001B0D9C"/>
    <w:rsid w:val="001B12C1"/>
    <w:rsid w:val="001B37B9"/>
    <w:rsid w:val="001B4E3A"/>
    <w:rsid w:val="001B6A68"/>
    <w:rsid w:val="001B6E37"/>
    <w:rsid w:val="001B73D2"/>
    <w:rsid w:val="001B7A64"/>
    <w:rsid w:val="001B7B5D"/>
    <w:rsid w:val="001C0010"/>
    <w:rsid w:val="001C0069"/>
    <w:rsid w:val="001C0397"/>
    <w:rsid w:val="001C05E7"/>
    <w:rsid w:val="001C086B"/>
    <w:rsid w:val="001C0DA8"/>
    <w:rsid w:val="001C1B01"/>
    <w:rsid w:val="001C1DD4"/>
    <w:rsid w:val="001C2367"/>
    <w:rsid w:val="001C29E5"/>
    <w:rsid w:val="001C313B"/>
    <w:rsid w:val="001C318C"/>
    <w:rsid w:val="001C3425"/>
    <w:rsid w:val="001C36FA"/>
    <w:rsid w:val="001C41C9"/>
    <w:rsid w:val="001C4A35"/>
    <w:rsid w:val="001C4D47"/>
    <w:rsid w:val="001C4D51"/>
    <w:rsid w:val="001C5770"/>
    <w:rsid w:val="001C6165"/>
    <w:rsid w:val="001C6FBE"/>
    <w:rsid w:val="001C74CF"/>
    <w:rsid w:val="001C7537"/>
    <w:rsid w:val="001D0734"/>
    <w:rsid w:val="001D1450"/>
    <w:rsid w:val="001D14FF"/>
    <w:rsid w:val="001D1FFB"/>
    <w:rsid w:val="001D292A"/>
    <w:rsid w:val="001D2C51"/>
    <w:rsid w:val="001D3931"/>
    <w:rsid w:val="001D3E2D"/>
    <w:rsid w:val="001D3EB9"/>
    <w:rsid w:val="001D3F41"/>
    <w:rsid w:val="001D4B07"/>
    <w:rsid w:val="001D5239"/>
    <w:rsid w:val="001D5ACA"/>
    <w:rsid w:val="001D5FDE"/>
    <w:rsid w:val="001D60A2"/>
    <w:rsid w:val="001D6911"/>
    <w:rsid w:val="001D7240"/>
    <w:rsid w:val="001E0EF4"/>
    <w:rsid w:val="001E2102"/>
    <w:rsid w:val="001E2828"/>
    <w:rsid w:val="001E3B28"/>
    <w:rsid w:val="001E44E0"/>
    <w:rsid w:val="001E5F34"/>
    <w:rsid w:val="001E6238"/>
    <w:rsid w:val="001E629F"/>
    <w:rsid w:val="001F07AC"/>
    <w:rsid w:val="001F087F"/>
    <w:rsid w:val="001F0A5A"/>
    <w:rsid w:val="001F2B55"/>
    <w:rsid w:val="001F2CB1"/>
    <w:rsid w:val="001F2CE9"/>
    <w:rsid w:val="001F30CD"/>
    <w:rsid w:val="001F3C92"/>
    <w:rsid w:val="001F42E9"/>
    <w:rsid w:val="001F4D06"/>
    <w:rsid w:val="001F62D3"/>
    <w:rsid w:val="001F66C7"/>
    <w:rsid w:val="001F6B09"/>
    <w:rsid w:val="001F7650"/>
    <w:rsid w:val="00200562"/>
    <w:rsid w:val="00200F90"/>
    <w:rsid w:val="00200FCC"/>
    <w:rsid w:val="00202398"/>
    <w:rsid w:val="0020254C"/>
    <w:rsid w:val="002026CA"/>
    <w:rsid w:val="002049FB"/>
    <w:rsid w:val="00204A51"/>
    <w:rsid w:val="00204EE3"/>
    <w:rsid w:val="00205AF3"/>
    <w:rsid w:val="0020612A"/>
    <w:rsid w:val="0020663E"/>
    <w:rsid w:val="00206B47"/>
    <w:rsid w:val="0020702A"/>
    <w:rsid w:val="00207765"/>
    <w:rsid w:val="00210C99"/>
    <w:rsid w:val="00211569"/>
    <w:rsid w:val="0021180F"/>
    <w:rsid w:val="00211F85"/>
    <w:rsid w:val="00212862"/>
    <w:rsid w:val="00213F36"/>
    <w:rsid w:val="002145D9"/>
    <w:rsid w:val="00214C82"/>
    <w:rsid w:val="00214F61"/>
    <w:rsid w:val="00214F9C"/>
    <w:rsid w:val="002150A0"/>
    <w:rsid w:val="0021531F"/>
    <w:rsid w:val="00215891"/>
    <w:rsid w:val="00216F2A"/>
    <w:rsid w:val="00217494"/>
    <w:rsid w:val="00217858"/>
    <w:rsid w:val="00217999"/>
    <w:rsid w:val="00222B16"/>
    <w:rsid w:val="0022355D"/>
    <w:rsid w:val="0022468D"/>
    <w:rsid w:val="0022585D"/>
    <w:rsid w:val="00225866"/>
    <w:rsid w:val="00226C88"/>
    <w:rsid w:val="00226E28"/>
    <w:rsid w:val="00227216"/>
    <w:rsid w:val="00230223"/>
    <w:rsid w:val="00231824"/>
    <w:rsid w:val="00231F73"/>
    <w:rsid w:val="002334D6"/>
    <w:rsid w:val="0023357F"/>
    <w:rsid w:val="00233C8F"/>
    <w:rsid w:val="0023409D"/>
    <w:rsid w:val="00235105"/>
    <w:rsid w:val="00235663"/>
    <w:rsid w:val="0023697A"/>
    <w:rsid w:val="00236C74"/>
    <w:rsid w:val="00236D13"/>
    <w:rsid w:val="00236FE9"/>
    <w:rsid w:val="00237B64"/>
    <w:rsid w:val="00237E37"/>
    <w:rsid w:val="0024045C"/>
    <w:rsid w:val="00240BE3"/>
    <w:rsid w:val="00241007"/>
    <w:rsid w:val="00241B57"/>
    <w:rsid w:val="002424FD"/>
    <w:rsid w:val="0024292B"/>
    <w:rsid w:val="00242C96"/>
    <w:rsid w:val="00244D6D"/>
    <w:rsid w:val="0024565B"/>
    <w:rsid w:val="00245A05"/>
    <w:rsid w:val="00245B13"/>
    <w:rsid w:val="0024618A"/>
    <w:rsid w:val="002463A3"/>
    <w:rsid w:val="00246C31"/>
    <w:rsid w:val="00247C95"/>
    <w:rsid w:val="00247F0B"/>
    <w:rsid w:val="002508C1"/>
    <w:rsid w:val="00250CD5"/>
    <w:rsid w:val="002514CB"/>
    <w:rsid w:val="00252607"/>
    <w:rsid w:val="00253272"/>
    <w:rsid w:val="002533B1"/>
    <w:rsid w:val="0025503B"/>
    <w:rsid w:val="002550FE"/>
    <w:rsid w:val="00255891"/>
    <w:rsid w:val="00255A6F"/>
    <w:rsid w:val="00255BC9"/>
    <w:rsid w:val="0025664A"/>
    <w:rsid w:val="0025664B"/>
    <w:rsid w:val="00256AB2"/>
    <w:rsid w:val="00256F82"/>
    <w:rsid w:val="002577BC"/>
    <w:rsid w:val="00257FC2"/>
    <w:rsid w:val="00260120"/>
    <w:rsid w:val="002601D0"/>
    <w:rsid w:val="0026043C"/>
    <w:rsid w:val="00260708"/>
    <w:rsid w:val="002614F8"/>
    <w:rsid w:val="002623F6"/>
    <w:rsid w:val="0026286F"/>
    <w:rsid w:val="0026315F"/>
    <w:rsid w:val="0026398D"/>
    <w:rsid w:val="00264A1F"/>
    <w:rsid w:val="00266660"/>
    <w:rsid w:val="002672F9"/>
    <w:rsid w:val="00267AA4"/>
    <w:rsid w:val="00270710"/>
    <w:rsid w:val="002709B2"/>
    <w:rsid w:val="00270B76"/>
    <w:rsid w:val="00270CA1"/>
    <w:rsid w:val="00271854"/>
    <w:rsid w:val="00271A60"/>
    <w:rsid w:val="00271AAD"/>
    <w:rsid w:val="002724A3"/>
    <w:rsid w:val="00272F08"/>
    <w:rsid w:val="002777B7"/>
    <w:rsid w:val="00281D7A"/>
    <w:rsid w:val="002827E8"/>
    <w:rsid w:val="00282A74"/>
    <w:rsid w:val="00283FC4"/>
    <w:rsid w:val="002840BE"/>
    <w:rsid w:val="00284A52"/>
    <w:rsid w:val="00284AD8"/>
    <w:rsid w:val="00285A93"/>
    <w:rsid w:val="00287677"/>
    <w:rsid w:val="002908A4"/>
    <w:rsid w:val="00290D06"/>
    <w:rsid w:val="00291BE4"/>
    <w:rsid w:val="00291E0D"/>
    <w:rsid w:val="00291EA7"/>
    <w:rsid w:val="002922D1"/>
    <w:rsid w:val="00293A39"/>
    <w:rsid w:val="00293CC0"/>
    <w:rsid w:val="00294571"/>
    <w:rsid w:val="002948E4"/>
    <w:rsid w:val="002953A4"/>
    <w:rsid w:val="00295ED6"/>
    <w:rsid w:val="00296584"/>
    <w:rsid w:val="00297464"/>
    <w:rsid w:val="00297A30"/>
    <w:rsid w:val="00297CA6"/>
    <w:rsid w:val="002A0824"/>
    <w:rsid w:val="002A10E8"/>
    <w:rsid w:val="002A1FCA"/>
    <w:rsid w:val="002A1FD2"/>
    <w:rsid w:val="002A20B0"/>
    <w:rsid w:val="002A278B"/>
    <w:rsid w:val="002A291D"/>
    <w:rsid w:val="002A2A57"/>
    <w:rsid w:val="002A3D11"/>
    <w:rsid w:val="002A3DBD"/>
    <w:rsid w:val="002A48EE"/>
    <w:rsid w:val="002A496D"/>
    <w:rsid w:val="002A5090"/>
    <w:rsid w:val="002A54C0"/>
    <w:rsid w:val="002A79D8"/>
    <w:rsid w:val="002A7B31"/>
    <w:rsid w:val="002A7EF0"/>
    <w:rsid w:val="002B0984"/>
    <w:rsid w:val="002B19F3"/>
    <w:rsid w:val="002B1C6F"/>
    <w:rsid w:val="002B2545"/>
    <w:rsid w:val="002B5577"/>
    <w:rsid w:val="002B5697"/>
    <w:rsid w:val="002B5AB2"/>
    <w:rsid w:val="002C1F03"/>
    <w:rsid w:val="002C241A"/>
    <w:rsid w:val="002C2B80"/>
    <w:rsid w:val="002C37CF"/>
    <w:rsid w:val="002C42E3"/>
    <w:rsid w:val="002C507B"/>
    <w:rsid w:val="002C5AE1"/>
    <w:rsid w:val="002C5F35"/>
    <w:rsid w:val="002C6BE7"/>
    <w:rsid w:val="002C6C9A"/>
    <w:rsid w:val="002C7148"/>
    <w:rsid w:val="002D0AB5"/>
    <w:rsid w:val="002D0B8A"/>
    <w:rsid w:val="002D0C9C"/>
    <w:rsid w:val="002D0E37"/>
    <w:rsid w:val="002D26E7"/>
    <w:rsid w:val="002D2886"/>
    <w:rsid w:val="002D34F3"/>
    <w:rsid w:val="002D3A00"/>
    <w:rsid w:val="002D4295"/>
    <w:rsid w:val="002D4487"/>
    <w:rsid w:val="002D44FF"/>
    <w:rsid w:val="002D4885"/>
    <w:rsid w:val="002D4B53"/>
    <w:rsid w:val="002D4EAD"/>
    <w:rsid w:val="002D4F0D"/>
    <w:rsid w:val="002D5253"/>
    <w:rsid w:val="002D6111"/>
    <w:rsid w:val="002D6208"/>
    <w:rsid w:val="002D62FD"/>
    <w:rsid w:val="002D6331"/>
    <w:rsid w:val="002E00BE"/>
    <w:rsid w:val="002E04A3"/>
    <w:rsid w:val="002E053D"/>
    <w:rsid w:val="002E12BF"/>
    <w:rsid w:val="002E1AF0"/>
    <w:rsid w:val="002E212E"/>
    <w:rsid w:val="002E2573"/>
    <w:rsid w:val="002E2881"/>
    <w:rsid w:val="002E3167"/>
    <w:rsid w:val="002E39B5"/>
    <w:rsid w:val="002E4A4C"/>
    <w:rsid w:val="002E554B"/>
    <w:rsid w:val="002E566C"/>
    <w:rsid w:val="002E5A37"/>
    <w:rsid w:val="002E5D1D"/>
    <w:rsid w:val="002E5DA3"/>
    <w:rsid w:val="002E69E5"/>
    <w:rsid w:val="002E6ACD"/>
    <w:rsid w:val="002E6BB3"/>
    <w:rsid w:val="002E6CB1"/>
    <w:rsid w:val="002E73D2"/>
    <w:rsid w:val="002E75D6"/>
    <w:rsid w:val="002E77D6"/>
    <w:rsid w:val="002E79CF"/>
    <w:rsid w:val="002E7A5B"/>
    <w:rsid w:val="002F196E"/>
    <w:rsid w:val="002F1EB4"/>
    <w:rsid w:val="002F2B93"/>
    <w:rsid w:val="002F2D61"/>
    <w:rsid w:val="002F3004"/>
    <w:rsid w:val="002F3BE7"/>
    <w:rsid w:val="002F6305"/>
    <w:rsid w:val="002F6C14"/>
    <w:rsid w:val="002F6D8B"/>
    <w:rsid w:val="002F73A3"/>
    <w:rsid w:val="002F7C4B"/>
    <w:rsid w:val="0030004B"/>
    <w:rsid w:val="003008B8"/>
    <w:rsid w:val="00300C96"/>
    <w:rsid w:val="00300E67"/>
    <w:rsid w:val="003021ED"/>
    <w:rsid w:val="003023CF"/>
    <w:rsid w:val="00302460"/>
    <w:rsid w:val="003026B9"/>
    <w:rsid w:val="00302CE0"/>
    <w:rsid w:val="00305375"/>
    <w:rsid w:val="00306DD7"/>
    <w:rsid w:val="00311AD4"/>
    <w:rsid w:val="0031231B"/>
    <w:rsid w:val="00314757"/>
    <w:rsid w:val="00315F7E"/>
    <w:rsid w:val="00316011"/>
    <w:rsid w:val="003160C1"/>
    <w:rsid w:val="0031678F"/>
    <w:rsid w:val="003174FC"/>
    <w:rsid w:val="0032111C"/>
    <w:rsid w:val="0032143C"/>
    <w:rsid w:val="00321B7D"/>
    <w:rsid w:val="003222CA"/>
    <w:rsid w:val="0032243A"/>
    <w:rsid w:val="003230BC"/>
    <w:rsid w:val="00323329"/>
    <w:rsid w:val="00323D6F"/>
    <w:rsid w:val="00323DCD"/>
    <w:rsid w:val="0032497F"/>
    <w:rsid w:val="00324E69"/>
    <w:rsid w:val="0032517A"/>
    <w:rsid w:val="00326229"/>
    <w:rsid w:val="003264F9"/>
    <w:rsid w:val="00326558"/>
    <w:rsid w:val="0032771F"/>
    <w:rsid w:val="00330091"/>
    <w:rsid w:val="0033061C"/>
    <w:rsid w:val="0033085C"/>
    <w:rsid w:val="0033247A"/>
    <w:rsid w:val="003326D9"/>
    <w:rsid w:val="00332D25"/>
    <w:rsid w:val="00333199"/>
    <w:rsid w:val="0033415B"/>
    <w:rsid w:val="003358A2"/>
    <w:rsid w:val="00335FF3"/>
    <w:rsid w:val="003361CC"/>
    <w:rsid w:val="00336358"/>
    <w:rsid w:val="003369C9"/>
    <w:rsid w:val="00336A6C"/>
    <w:rsid w:val="00336D45"/>
    <w:rsid w:val="00337D68"/>
    <w:rsid w:val="003400DA"/>
    <w:rsid w:val="003417F9"/>
    <w:rsid w:val="003423EE"/>
    <w:rsid w:val="0034290B"/>
    <w:rsid w:val="00343656"/>
    <w:rsid w:val="003447A6"/>
    <w:rsid w:val="00344892"/>
    <w:rsid w:val="00344A1D"/>
    <w:rsid w:val="00344EE3"/>
    <w:rsid w:val="00345147"/>
    <w:rsid w:val="003451A7"/>
    <w:rsid w:val="003451F8"/>
    <w:rsid w:val="00346322"/>
    <w:rsid w:val="003476F5"/>
    <w:rsid w:val="003478AC"/>
    <w:rsid w:val="0035056F"/>
    <w:rsid w:val="00351A41"/>
    <w:rsid w:val="00351F9F"/>
    <w:rsid w:val="00352170"/>
    <w:rsid w:val="00352243"/>
    <w:rsid w:val="0035297D"/>
    <w:rsid w:val="00352F88"/>
    <w:rsid w:val="00353E9A"/>
    <w:rsid w:val="0035477E"/>
    <w:rsid w:val="003548E4"/>
    <w:rsid w:val="0035492A"/>
    <w:rsid w:val="003549F8"/>
    <w:rsid w:val="00355274"/>
    <w:rsid w:val="00356920"/>
    <w:rsid w:val="00356BEA"/>
    <w:rsid w:val="00356EE4"/>
    <w:rsid w:val="00357749"/>
    <w:rsid w:val="0035784E"/>
    <w:rsid w:val="00360F8F"/>
    <w:rsid w:val="0036189E"/>
    <w:rsid w:val="003622C2"/>
    <w:rsid w:val="0036389F"/>
    <w:rsid w:val="00363EA3"/>
    <w:rsid w:val="0036614B"/>
    <w:rsid w:val="00366A76"/>
    <w:rsid w:val="00366E7D"/>
    <w:rsid w:val="00367890"/>
    <w:rsid w:val="00367B3D"/>
    <w:rsid w:val="00371880"/>
    <w:rsid w:val="003718BB"/>
    <w:rsid w:val="0037287F"/>
    <w:rsid w:val="003738A5"/>
    <w:rsid w:val="00374BF2"/>
    <w:rsid w:val="00375093"/>
    <w:rsid w:val="0037545A"/>
    <w:rsid w:val="00375C22"/>
    <w:rsid w:val="00375E43"/>
    <w:rsid w:val="0037680F"/>
    <w:rsid w:val="0038002B"/>
    <w:rsid w:val="00380972"/>
    <w:rsid w:val="00380E38"/>
    <w:rsid w:val="00381E17"/>
    <w:rsid w:val="00382F14"/>
    <w:rsid w:val="003839C2"/>
    <w:rsid w:val="003860D0"/>
    <w:rsid w:val="003861D9"/>
    <w:rsid w:val="0038632F"/>
    <w:rsid w:val="003867A0"/>
    <w:rsid w:val="00386AD7"/>
    <w:rsid w:val="00387365"/>
    <w:rsid w:val="0038762C"/>
    <w:rsid w:val="00387C97"/>
    <w:rsid w:val="00390B22"/>
    <w:rsid w:val="00391BDA"/>
    <w:rsid w:val="00391E07"/>
    <w:rsid w:val="003921FC"/>
    <w:rsid w:val="0039227C"/>
    <w:rsid w:val="00392490"/>
    <w:rsid w:val="00393068"/>
    <w:rsid w:val="00393C69"/>
    <w:rsid w:val="0039672F"/>
    <w:rsid w:val="0039726D"/>
    <w:rsid w:val="00397EE9"/>
    <w:rsid w:val="00397FEE"/>
    <w:rsid w:val="003A0E4E"/>
    <w:rsid w:val="003A11FE"/>
    <w:rsid w:val="003A154E"/>
    <w:rsid w:val="003A1587"/>
    <w:rsid w:val="003A167B"/>
    <w:rsid w:val="003A1E21"/>
    <w:rsid w:val="003A2455"/>
    <w:rsid w:val="003A24BF"/>
    <w:rsid w:val="003A3577"/>
    <w:rsid w:val="003A3658"/>
    <w:rsid w:val="003A3BB3"/>
    <w:rsid w:val="003A41F0"/>
    <w:rsid w:val="003A429C"/>
    <w:rsid w:val="003A479B"/>
    <w:rsid w:val="003A4C84"/>
    <w:rsid w:val="003A4D49"/>
    <w:rsid w:val="003A5EEF"/>
    <w:rsid w:val="003A617D"/>
    <w:rsid w:val="003A6C30"/>
    <w:rsid w:val="003A6C32"/>
    <w:rsid w:val="003B084C"/>
    <w:rsid w:val="003B0CCA"/>
    <w:rsid w:val="003B0D5F"/>
    <w:rsid w:val="003B1999"/>
    <w:rsid w:val="003B3F53"/>
    <w:rsid w:val="003B51B3"/>
    <w:rsid w:val="003B533E"/>
    <w:rsid w:val="003B54BF"/>
    <w:rsid w:val="003B55A6"/>
    <w:rsid w:val="003B5707"/>
    <w:rsid w:val="003B5708"/>
    <w:rsid w:val="003B77A3"/>
    <w:rsid w:val="003C0FB4"/>
    <w:rsid w:val="003C10BF"/>
    <w:rsid w:val="003C10C5"/>
    <w:rsid w:val="003C12B6"/>
    <w:rsid w:val="003C2074"/>
    <w:rsid w:val="003C24CF"/>
    <w:rsid w:val="003C3437"/>
    <w:rsid w:val="003C36DC"/>
    <w:rsid w:val="003C38C6"/>
    <w:rsid w:val="003C44B7"/>
    <w:rsid w:val="003C4DC7"/>
    <w:rsid w:val="003C5681"/>
    <w:rsid w:val="003C5B96"/>
    <w:rsid w:val="003C5C22"/>
    <w:rsid w:val="003C63B7"/>
    <w:rsid w:val="003C74D9"/>
    <w:rsid w:val="003C7BDA"/>
    <w:rsid w:val="003D0868"/>
    <w:rsid w:val="003D1DF5"/>
    <w:rsid w:val="003D283C"/>
    <w:rsid w:val="003D2BD9"/>
    <w:rsid w:val="003D3031"/>
    <w:rsid w:val="003D3F3A"/>
    <w:rsid w:val="003D4758"/>
    <w:rsid w:val="003D4957"/>
    <w:rsid w:val="003D4CEB"/>
    <w:rsid w:val="003D5451"/>
    <w:rsid w:val="003D5C64"/>
    <w:rsid w:val="003D6354"/>
    <w:rsid w:val="003D6989"/>
    <w:rsid w:val="003D7002"/>
    <w:rsid w:val="003D7404"/>
    <w:rsid w:val="003D7D50"/>
    <w:rsid w:val="003D7E80"/>
    <w:rsid w:val="003E003E"/>
    <w:rsid w:val="003E07E1"/>
    <w:rsid w:val="003E0CAD"/>
    <w:rsid w:val="003E2184"/>
    <w:rsid w:val="003E2D75"/>
    <w:rsid w:val="003E3C52"/>
    <w:rsid w:val="003E508B"/>
    <w:rsid w:val="003E5958"/>
    <w:rsid w:val="003E5BFA"/>
    <w:rsid w:val="003E5DFE"/>
    <w:rsid w:val="003E65C2"/>
    <w:rsid w:val="003E68B5"/>
    <w:rsid w:val="003E7315"/>
    <w:rsid w:val="003E733D"/>
    <w:rsid w:val="003F06EB"/>
    <w:rsid w:val="003F17F3"/>
    <w:rsid w:val="003F195C"/>
    <w:rsid w:val="003F2BD7"/>
    <w:rsid w:val="003F3255"/>
    <w:rsid w:val="003F476C"/>
    <w:rsid w:val="003F48FD"/>
    <w:rsid w:val="003F577E"/>
    <w:rsid w:val="003F5869"/>
    <w:rsid w:val="003F5A3F"/>
    <w:rsid w:val="003F5EA3"/>
    <w:rsid w:val="003F5ECD"/>
    <w:rsid w:val="003F61F3"/>
    <w:rsid w:val="003F706F"/>
    <w:rsid w:val="003F7078"/>
    <w:rsid w:val="003F7C0E"/>
    <w:rsid w:val="003F7E99"/>
    <w:rsid w:val="00400DF6"/>
    <w:rsid w:val="00402682"/>
    <w:rsid w:val="00402DC5"/>
    <w:rsid w:val="004032E0"/>
    <w:rsid w:val="0040382A"/>
    <w:rsid w:val="00403976"/>
    <w:rsid w:val="00403FD1"/>
    <w:rsid w:val="004044A1"/>
    <w:rsid w:val="00405846"/>
    <w:rsid w:val="0040640B"/>
    <w:rsid w:val="00406665"/>
    <w:rsid w:val="00406810"/>
    <w:rsid w:val="00406E31"/>
    <w:rsid w:val="00410317"/>
    <w:rsid w:val="0041042D"/>
    <w:rsid w:val="00410712"/>
    <w:rsid w:val="00410EDB"/>
    <w:rsid w:val="00411017"/>
    <w:rsid w:val="00411548"/>
    <w:rsid w:val="00411C93"/>
    <w:rsid w:val="00412C36"/>
    <w:rsid w:val="00412E8F"/>
    <w:rsid w:val="00414EEA"/>
    <w:rsid w:val="00415490"/>
    <w:rsid w:val="0041551E"/>
    <w:rsid w:val="00415E22"/>
    <w:rsid w:val="00416058"/>
    <w:rsid w:val="00416AC8"/>
    <w:rsid w:val="00416F38"/>
    <w:rsid w:val="0042090B"/>
    <w:rsid w:val="00420FCD"/>
    <w:rsid w:val="004210CB"/>
    <w:rsid w:val="004220D0"/>
    <w:rsid w:val="004241BF"/>
    <w:rsid w:val="00425E57"/>
    <w:rsid w:val="00426B18"/>
    <w:rsid w:val="00426E82"/>
    <w:rsid w:val="00427A18"/>
    <w:rsid w:val="00427FC6"/>
    <w:rsid w:val="004309D3"/>
    <w:rsid w:val="00430A2A"/>
    <w:rsid w:val="00431604"/>
    <w:rsid w:val="00431B3F"/>
    <w:rsid w:val="00431C1F"/>
    <w:rsid w:val="00431C6C"/>
    <w:rsid w:val="00431D19"/>
    <w:rsid w:val="0043228D"/>
    <w:rsid w:val="004325C5"/>
    <w:rsid w:val="00433230"/>
    <w:rsid w:val="00434667"/>
    <w:rsid w:val="00434D2A"/>
    <w:rsid w:val="00435B11"/>
    <w:rsid w:val="004361FF"/>
    <w:rsid w:val="00436B67"/>
    <w:rsid w:val="00436DA0"/>
    <w:rsid w:val="004405E5"/>
    <w:rsid w:val="00440730"/>
    <w:rsid w:val="00440993"/>
    <w:rsid w:val="00440E18"/>
    <w:rsid w:val="00440E6A"/>
    <w:rsid w:val="004412AA"/>
    <w:rsid w:val="00442CE2"/>
    <w:rsid w:val="00442EA3"/>
    <w:rsid w:val="004434C7"/>
    <w:rsid w:val="00443DE9"/>
    <w:rsid w:val="00444567"/>
    <w:rsid w:val="00445074"/>
    <w:rsid w:val="004451FB"/>
    <w:rsid w:val="004467A5"/>
    <w:rsid w:val="00447552"/>
    <w:rsid w:val="004476CD"/>
    <w:rsid w:val="00447CB2"/>
    <w:rsid w:val="004503F6"/>
    <w:rsid w:val="00450D67"/>
    <w:rsid w:val="00450E13"/>
    <w:rsid w:val="00451E03"/>
    <w:rsid w:val="00451FB1"/>
    <w:rsid w:val="00452DEB"/>
    <w:rsid w:val="00452E34"/>
    <w:rsid w:val="00452EEE"/>
    <w:rsid w:val="00453029"/>
    <w:rsid w:val="0045392A"/>
    <w:rsid w:val="00453B27"/>
    <w:rsid w:val="00453FA7"/>
    <w:rsid w:val="00453FD4"/>
    <w:rsid w:val="00454706"/>
    <w:rsid w:val="004555B5"/>
    <w:rsid w:val="00455869"/>
    <w:rsid w:val="004562A7"/>
    <w:rsid w:val="004568CE"/>
    <w:rsid w:val="00456E93"/>
    <w:rsid w:val="00457242"/>
    <w:rsid w:val="0045727C"/>
    <w:rsid w:val="00457C3A"/>
    <w:rsid w:val="0046068F"/>
    <w:rsid w:val="00461700"/>
    <w:rsid w:val="00461774"/>
    <w:rsid w:val="00461AF1"/>
    <w:rsid w:val="00461CBD"/>
    <w:rsid w:val="004623C2"/>
    <w:rsid w:val="004625AD"/>
    <w:rsid w:val="00462B57"/>
    <w:rsid w:val="00462BB9"/>
    <w:rsid w:val="00462C38"/>
    <w:rsid w:val="00462E85"/>
    <w:rsid w:val="00463095"/>
    <w:rsid w:val="004634BA"/>
    <w:rsid w:val="00463D71"/>
    <w:rsid w:val="00464B7B"/>
    <w:rsid w:val="00464B89"/>
    <w:rsid w:val="00464F9D"/>
    <w:rsid w:val="0046610C"/>
    <w:rsid w:val="00466C98"/>
    <w:rsid w:val="00467A80"/>
    <w:rsid w:val="004716F3"/>
    <w:rsid w:val="00472518"/>
    <w:rsid w:val="00472C37"/>
    <w:rsid w:val="00472FD7"/>
    <w:rsid w:val="00473239"/>
    <w:rsid w:val="00473FBD"/>
    <w:rsid w:val="004740DF"/>
    <w:rsid w:val="004744A3"/>
    <w:rsid w:val="00474BDF"/>
    <w:rsid w:val="00475321"/>
    <w:rsid w:val="00475E68"/>
    <w:rsid w:val="00476057"/>
    <w:rsid w:val="004769B1"/>
    <w:rsid w:val="004773CC"/>
    <w:rsid w:val="00480979"/>
    <w:rsid w:val="00480DB2"/>
    <w:rsid w:val="00482349"/>
    <w:rsid w:val="004826F8"/>
    <w:rsid w:val="00482FE1"/>
    <w:rsid w:val="0048301C"/>
    <w:rsid w:val="00483B07"/>
    <w:rsid w:val="00486481"/>
    <w:rsid w:val="004876A5"/>
    <w:rsid w:val="004876DC"/>
    <w:rsid w:val="00490E59"/>
    <w:rsid w:val="00491EAE"/>
    <w:rsid w:val="00492ABE"/>
    <w:rsid w:val="00493DE3"/>
    <w:rsid w:val="00494379"/>
    <w:rsid w:val="00494637"/>
    <w:rsid w:val="00494B60"/>
    <w:rsid w:val="00495352"/>
    <w:rsid w:val="0049637B"/>
    <w:rsid w:val="0049764B"/>
    <w:rsid w:val="00497DDF"/>
    <w:rsid w:val="004A041B"/>
    <w:rsid w:val="004A0764"/>
    <w:rsid w:val="004A0811"/>
    <w:rsid w:val="004A0EC4"/>
    <w:rsid w:val="004A1979"/>
    <w:rsid w:val="004A24CF"/>
    <w:rsid w:val="004A29B4"/>
    <w:rsid w:val="004A2ACC"/>
    <w:rsid w:val="004A2D4B"/>
    <w:rsid w:val="004A4415"/>
    <w:rsid w:val="004A4B58"/>
    <w:rsid w:val="004A5951"/>
    <w:rsid w:val="004A5995"/>
    <w:rsid w:val="004A5C0F"/>
    <w:rsid w:val="004A5E3D"/>
    <w:rsid w:val="004A7175"/>
    <w:rsid w:val="004B0A1F"/>
    <w:rsid w:val="004B0B7A"/>
    <w:rsid w:val="004B0E49"/>
    <w:rsid w:val="004B1F72"/>
    <w:rsid w:val="004B3326"/>
    <w:rsid w:val="004B3F76"/>
    <w:rsid w:val="004B4E59"/>
    <w:rsid w:val="004B5337"/>
    <w:rsid w:val="004B56A5"/>
    <w:rsid w:val="004C083E"/>
    <w:rsid w:val="004C140A"/>
    <w:rsid w:val="004C1F6A"/>
    <w:rsid w:val="004C2033"/>
    <w:rsid w:val="004C2971"/>
    <w:rsid w:val="004C2DDF"/>
    <w:rsid w:val="004C2E6A"/>
    <w:rsid w:val="004C3087"/>
    <w:rsid w:val="004C38F2"/>
    <w:rsid w:val="004C3BBE"/>
    <w:rsid w:val="004C3E66"/>
    <w:rsid w:val="004C5008"/>
    <w:rsid w:val="004C56B1"/>
    <w:rsid w:val="004C5939"/>
    <w:rsid w:val="004C62A0"/>
    <w:rsid w:val="004C6A82"/>
    <w:rsid w:val="004C7EA8"/>
    <w:rsid w:val="004D0C24"/>
    <w:rsid w:val="004D0C44"/>
    <w:rsid w:val="004D2A21"/>
    <w:rsid w:val="004D30EC"/>
    <w:rsid w:val="004D36EC"/>
    <w:rsid w:val="004D3EE7"/>
    <w:rsid w:val="004D4349"/>
    <w:rsid w:val="004D4452"/>
    <w:rsid w:val="004D49A8"/>
    <w:rsid w:val="004D6302"/>
    <w:rsid w:val="004E06A5"/>
    <w:rsid w:val="004E112B"/>
    <w:rsid w:val="004E1E34"/>
    <w:rsid w:val="004E1E6F"/>
    <w:rsid w:val="004E2105"/>
    <w:rsid w:val="004E30D0"/>
    <w:rsid w:val="004E34D3"/>
    <w:rsid w:val="004E38CB"/>
    <w:rsid w:val="004E425A"/>
    <w:rsid w:val="004E46A2"/>
    <w:rsid w:val="004E4764"/>
    <w:rsid w:val="004E537C"/>
    <w:rsid w:val="004E5CDC"/>
    <w:rsid w:val="004E6980"/>
    <w:rsid w:val="004E6A6D"/>
    <w:rsid w:val="004E76B5"/>
    <w:rsid w:val="004E76FA"/>
    <w:rsid w:val="004F0FD7"/>
    <w:rsid w:val="004F18D8"/>
    <w:rsid w:val="004F1E3F"/>
    <w:rsid w:val="004F2287"/>
    <w:rsid w:val="004F233C"/>
    <w:rsid w:val="004F2AC1"/>
    <w:rsid w:val="004F312C"/>
    <w:rsid w:val="004F32F5"/>
    <w:rsid w:val="004F35A9"/>
    <w:rsid w:val="004F3FAC"/>
    <w:rsid w:val="004F4905"/>
    <w:rsid w:val="004F5097"/>
    <w:rsid w:val="004F5422"/>
    <w:rsid w:val="004F55F5"/>
    <w:rsid w:val="004F573C"/>
    <w:rsid w:val="004F5E8F"/>
    <w:rsid w:val="004F603C"/>
    <w:rsid w:val="004F654A"/>
    <w:rsid w:val="004F67DE"/>
    <w:rsid w:val="004F70F8"/>
    <w:rsid w:val="004F75D3"/>
    <w:rsid w:val="004F7F5A"/>
    <w:rsid w:val="00500041"/>
    <w:rsid w:val="0050020A"/>
    <w:rsid w:val="005012FE"/>
    <w:rsid w:val="0050226D"/>
    <w:rsid w:val="005030A6"/>
    <w:rsid w:val="0050373C"/>
    <w:rsid w:val="00504407"/>
    <w:rsid w:val="005046C1"/>
    <w:rsid w:val="00504875"/>
    <w:rsid w:val="00506003"/>
    <w:rsid w:val="005066B6"/>
    <w:rsid w:val="00507273"/>
    <w:rsid w:val="00510804"/>
    <w:rsid w:val="00510E06"/>
    <w:rsid w:val="00511234"/>
    <w:rsid w:val="005128C0"/>
    <w:rsid w:val="0051297A"/>
    <w:rsid w:val="00512E37"/>
    <w:rsid w:val="0051374B"/>
    <w:rsid w:val="00513A9A"/>
    <w:rsid w:val="0051400A"/>
    <w:rsid w:val="00514B5E"/>
    <w:rsid w:val="00515E5C"/>
    <w:rsid w:val="00517307"/>
    <w:rsid w:val="005174CE"/>
    <w:rsid w:val="005174D3"/>
    <w:rsid w:val="005178BB"/>
    <w:rsid w:val="00517C04"/>
    <w:rsid w:val="00517EEE"/>
    <w:rsid w:val="00520294"/>
    <w:rsid w:val="005205A7"/>
    <w:rsid w:val="0052213D"/>
    <w:rsid w:val="005233D3"/>
    <w:rsid w:val="00524D4C"/>
    <w:rsid w:val="00524E30"/>
    <w:rsid w:val="00526153"/>
    <w:rsid w:val="00527BD0"/>
    <w:rsid w:val="00530C40"/>
    <w:rsid w:val="00531345"/>
    <w:rsid w:val="0053140E"/>
    <w:rsid w:val="0053176D"/>
    <w:rsid w:val="005321F6"/>
    <w:rsid w:val="00532745"/>
    <w:rsid w:val="00532A68"/>
    <w:rsid w:val="00532DC6"/>
    <w:rsid w:val="00533302"/>
    <w:rsid w:val="005337AA"/>
    <w:rsid w:val="00533AC8"/>
    <w:rsid w:val="00533D24"/>
    <w:rsid w:val="00533F6E"/>
    <w:rsid w:val="00534C4D"/>
    <w:rsid w:val="00534E0C"/>
    <w:rsid w:val="00536380"/>
    <w:rsid w:val="00536407"/>
    <w:rsid w:val="005375F7"/>
    <w:rsid w:val="00540BD7"/>
    <w:rsid w:val="00540DDD"/>
    <w:rsid w:val="0054107C"/>
    <w:rsid w:val="00541AC8"/>
    <w:rsid w:val="00544060"/>
    <w:rsid w:val="005440F1"/>
    <w:rsid w:val="00544563"/>
    <w:rsid w:val="005447DB"/>
    <w:rsid w:val="00545385"/>
    <w:rsid w:val="0054556D"/>
    <w:rsid w:val="00545681"/>
    <w:rsid w:val="005476EE"/>
    <w:rsid w:val="005503A0"/>
    <w:rsid w:val="005504E6"/>
    <w:rsid w:val="00550603"/>
    <w:rsid w:val="0055151A"/>
    <w:rsid w:val="005517AA"/>
    <w:rsid w:val="00551A02"/>
    <w:rsid w:val="00551F2A"/>
    <w:rsid w:val="00552028"/>
    <w:rsid w:val="005522BD"/>
    <w:rsid w:val="005536B5"/>
    <w:rsid w:val="00553CAE"/>
    <w:rsid w:val="00553F5C"/>
    <w:rsid w:val="00554B40"/>
    <w:rsid w:val="00554B95"/>
    <w:rsid w:val="00554FC9"/>
    <w:rsid w:val="005552DD"/>
    <w:rsid w:val="005558F0"/>
    <w:rsid w:val="00556DE7"/>
    <w:rsid w:val="005575D6"/>
    <w:rsid w:val="00557846"/>
    <w:rsid w:val="00560ADA"/>
    <w:rsid w:val="00560E3B"/>
    <w:rsid w:val="00562985"/>
    <w:rsid w:val="00562BE6"/>
    <w:rsid w:val="00563327"/>
    <w:rsid w:val="00563373"/>
    <w:rsid w:val="00563AFF"/>
    <w:rsid w:val="00564A23"/>
    <w:rsid w:val="00564DC2"/>
    <w:rsid w:val="00564E40"/>
    <w:rsid w:val="005653F0"/>
    <w:rsid w:val="00565BBE"/>
    <w:rsid w:val="00565D44"/>
    <w:rsid w:val="00565DB9"/>
    <w:rsid w:val="00566441"/>
    <w:rsid w:val="00566CEC"/>
    <w:rsid w:val="00570109"/>
    <w:rsid w:val="0057022A"/>
    <w:rsid w:val="00570681"/>
    <w:rsid w:val="005723F9"/>
    <w:rsid w:val="00572CBF"/>
    <w:rsid w:val="00573B19"/>
    <w:rsid w:val="00573B70"/>
    <w:rsid w:val="00573C41"/>
    <w:rsid w:val="005744F1"/>
    <w:rsid w:val="00574B9D"/>
    <w:rsid w:val="00575218"/>
    <w:rsid w:val="00575FB8"/>
    <w:rsid w:val="005762A9"/>
    <w:rsid w:val="0057715C"/>
    <w:rsid w:val="00577612"/>
    <w:rsid w:val="005778D0"/>
    <w:rsid w:val="0058006B"/>
    <w:rsid w:val="00580917"/>
    <w:rsid w:val="005809D4"/>
    <w:rsid w:val="00580B78"/>
    <w:rsid w:val="00581037"/>
    <w:rsid w:val="005813CD"/>
    <w:rsid w:val="00581AC2"/>
    <w:rsid w:val="005826E0"/>
    <w:rsid w:val="00582C3D"/>
    <w:rsid w:val="00582D65"/>
    <w:rsid w:val="005836A3"/>
    <w:rsid w:val="00584241"/>
    <w:rsid w:val="005843B5"/>
    <w:rsid w:val="00584DDD"/>
    <w:rsid w:val="00585544"/>
    <w:rsid w:val="005855B1"/>
    <w:rsid w:val="00585A13"/>
    <w:rsid w:val="005876FA"/>
    <w:rsid w:val="00587A33"/>
    <w:rsid w:val="00587B3C"/>
    <w:rsid w:val="00587D80"/>
    <w:rsid w:val="00590158"/>
    <w:rsid w:val="00591F2F"/>
    <w:rsid w:val="00592049"/>
    <w:rsid w:val="00592495"/>
    <w:rsid w:val="0059288A"/>
    <w:rsid w:val="005934C3"/>
    <w:rsid w:val="00593A6E"/>
    <w:rsid w:val="00593F65"/>
    <w:rsid w:val="00594108"/>
    <w:rsid w:val="005952D5"/>
    <w:rsid w:val="005952FD"/>
    <w:rsid w:val="00595984"/>
    <w:rsid w:val="00596580"/>
    <w:rsid w:val="00596727"/>
    <w:rsid w:val="00597349"/>
    <w:rsid w:val="00597D87"/>
    <w:rsid w:val="005A0F05"/>
    <w:rsid w:val="005A19EE"/>
    <w:rsid w:val="005A1AC3"/>
    <w:rsid w:val="005A1B65"/>
    <w:rsid w:val="005A239C"/>
    <w:rsid w:val="005A2674"/>
    <w:rsid w:val="005A2922"/>
    <w:rsid w:val="005A2A1D"/>
    <w:rsid w:val="005A3294"/>
    <w:rsid w:val="005A3F89"/>
    <w:rsid w:val="005A4316"/>
    <w:rsid w:val="005A43E0"/>
    <w:rsid w:val="005A4799"/>
    <w:rsid w:val="005A4D7B"/>
    <w:rsid w:val="005A5216"/>
    <w:rsid w:val="005A5F69"/>
    <w:rsid w:val="005A61F8"/>
    <w:rsid w:val="005A6213"/>
    <w:rsid w:val="005A6F14"/>
    <w:rsid w:val="005A73C2"/>
    <w:rsid w:val="005A7456"/>
    <w:rsid w:val="005A7597"/>
    <w:rsid w:val="005A762C"/>
    <w:rsid w:val="005A7F4A"/>
    <w:rsid w:val="005B078B"/>
    <w:rsid w:val="005B0FAC"/>
    <w:rsid w:val="005B12AE"/>
    <w:rsid w:val="005B15A7"/>
    <w:rsid w:val="005B1AD3"/>
    <w:rsid w:val="005B26F8"/>
    <w:rsid w:val="005B2FB3"/>
    <w:rsid w:val="005B3B9D"/>
    <w:rsid w:val="005B4CF7"/>
    <w:rsid w:val="005B5011"/>
    <w:rsid w:val="005B5151"/>
    <w:rsid w:val="005B56D7"/>
    <w:rsid w:val="005B5FD3"/>
    <w:rsid w:val="005B6BC1"/>
    <w:rsid w:val="005B7D90"/>
    <w:rsid w:val="005B7F08"/>
    <w:rsid w:val="005B7F81"/>
    <w:rsid w:val="005C0EA9"/>
    <w:rsid w:val="005C1BB3"/>
    <w:rsid w:val="005C1E74"/>
    <w:rsid w:val="005C2791"/>
    <w:rsid w:val="005C385E"/>
    <w:rsid w:val="005C3D40"/>
    <w:rsid w:val="005C44D3"/>
    <w:rsid w:val="005C48A2"/>
    <w:rsid w:val="005C518B"/>
    <w:rsid w:val="005C59BB"/>
    <w:rsid w:val="005C60E9"/>
    <w:rsid w:val="005C68F1"/>
    <w:rsid w:val="005C6B65"/>
    <w:rsid w:val="005D0428"/>
    <w:rsid w:val="005D0716"/>
    <w:rsid w:val="005D07D4"/>
    <w:rsid w:val="005D0935"/>
    <w:rsid w:val="005D1169"/>
    <w:rsid w:val="005D1E81"/>
    <w:rsid w:val="005D23BB"/>
    <w:rsid w:val="005D3027"/>
    <w:rsid w:val="005D308B"/>
    <w:rsid w:val="005D38BF"/>
    <w:rsid w:val="005D4BBB"/>
    <w:rsid w:val="005D4D7C"/>
    <w:rsid w:val="005D4DDC"/>
    <w:rsid w:val="005D4F76"/>
    <w:rsid w:val="005D577C"/>
    <w:rsid w:val="005D6370"/>
    <w:rsid w:val="005D649D"/>
    <w:rsid w:val="005D7151"/>
    <w:rsid w:val="005D754B"/>
    <w:rsid w:val="005D7A9D"/>
    <w:rsid w:val="005E0094"/>
    <w:rsid w:val="005E0533"/>
    <w:rsid w:val="005E0911"/>
    <w:rsid w:val="005E0A52"/>
    <w:rsid w:val="005E112A"/>
    <w:rsid w:val="005E1785"/>
    <w:rsid w:val="005E1AF3"/>
    <w:rsid w:val="005E1CA3"/>
    <w:rsid w:val="005E1D98"/>
    <w:rsid w:val="005E26DC"/>
    <w:rsid w:val="005E273B"/>
    <w:rsid w:val="005E2E20"/>
    <w:rsid w:val="005E375F"/>
    <w:rsid w:val="005E37A5"/>
    <w:rsid w:val="005E38CE"/>
    <w:rsid w:val="005E494F"/>
    <w:rsid w:val="005E5A56"/>
    <w:rsid w:val="005E60DD"/>
    <w:rsid w:val="005E6439"/>
    <w:rsid w:val="005E66EE"/>
    <w:rsid w:val="005E6A2D"/>
    <w:rsid w:val="005E74E7"/>
    <w:rsid w:val="005E76C4"/>
    <w:rsid w:val="005F0C3F"/>
    <w:rsid w:val="005F0D33"/>
    <w:rsid w:val="005F16B6"/>
    <w:rsid w:val="005F23D6"/>
    <w:rsid w:val="005F3C09"/>
    <w:rsid w:val="005F4470"/>
    <w:rsid w:val="005F4688"/>
    <w:rsid w:val="005F4800"/>
    <w:rsid w:val="005F4CF5"/>
    <w:rsid w:val="005F5C51"/>
    <w:rsid w:val="005F61D7"/>
    <w:rsid w:val="005F6D4F"/>
    <w:rsid w:val="005F6E0F"/>
    <w:rsid w:val="005F6FA4"/>
    <w:rsid w:val="005F71A5"/>
    <w:rsid w:val="005F7DD3"/>
    <w:rsid w:val="00600C29"/>
    <w:rsid w:val="006013CE"/>
    <w:rsid w:val="00601C49"/>
    <w:rsid w:val="00601D0C"/>
    <w:rsid w:val="00601EFA"/>
    <w:rsid w:val="00603972"/>
    <w:rsid w:val="006046D2"/>
    <w:rsid w:val="006046DA"/>
    <w:rsid w:val="006049AE"/>
    <w:rsid w:val="00604B55"/>
    <w:rsid w:val="00605448"/>
    <w:rsid w:val="00606AA6"/>
    <w:rsid w:val="006074AB"/>
    <w:rsid w:val="00612062"/>
    <w:rsid w:val="00612119"/>
    <w:rsid w:val="0061254D"/>
    <w:rsid w:val="006137C6"/>
    <w:rsid w:val="00613E91"/>
    <w:rsid w:val="00614018"/>
    <w:rsid w:val="00614187"/>
    <w:rsid w:val="00614969"/>
    <w:rsid w:val="00615804"/>
    <w:rsid w:val="006159CD"/>
    <w:rsid w:val="00616A97"/>
    <w:rsid w:val="0061750E"/>
    <w:rsid w:val="00617CC8"/>
    <w:rsid w:val="00620677"/>
    <w:rsid w:val="006214B7"/>
    <w:rsid w:val="006214CC"/>
    <w:rsid w:val="00621BC3"/>
    <w:rsid w:val="00621CE0"/>
    <w:rsid w:val="00622205"/>
    <w:rsid w:val="006228BE"/>
    <w:rsid w:val="00622D21"/>
    <w:rsid w:val="00623071"/>
    <w:rsid w:val="00624099"/>
    <w:rsid w:val="00624A61"/>
    <w:rsid w:val="006252E3"/>
    <w:rsid w:val="00625D14"/>
    <w:rsid w:val="0062678A"/>
    <w:rsid w:val="006273DC"/>
    <w:rsid w:val="0062782D"/>
    <w:rsid w:val="006302C6"/>
    <w:rsid w:val="006303DE"/>
    <w:rsid w:val="00630DEF"/>
    <w:rsid w:val="006315E2"/>
    <w:rsid w:val="006320BC"/>
    <w:rsid w:val="0063274E"/>
    <w:rsid w:val="006344EF"/>
    <w:rsid w:val="006349EF"/>
    <w:rsid w:val="006353DA"/>
    <w:rsid w:val="00635F4C"/>
    <w:rsid w:val="00636687"/>
    <w:rsid w:val="006367DC"/>
    <w:rsid w:val="00637810"/>
    <w:rsid w:val="0064003E"/>
    <w:rsid w:val="00640B05"/>
    <w:rsid w:val="00641256"/>
    <w:rsid w:val="006416A2"/>
    <w:rsid w:val="00641DFC"/>
    <w:rsid w:val="00642CC2"/>
    <w:rsid w:val="006432A0"/>
    <w:rsid w:val="00643C30"/>
    <w:rsid w:val="00643DD1"/>
    <w:rsid w:val="006445A8"/>
    <w:rsid w:val="00644654"/>
    <w:rsid w:val="00644677"/>
    <w:rsid w:val="00644B1D"/>
    <w:rsid w:val="0064573C"/>
    <w:rsid w:val="006458D7"/>
    <w:rsid w:val="00645937"/>
    <w:rsid w:val="00645F10"/>
    <w:rsid w:val="00645FF1"/>
    <w:rsid w:val="0064611D"/>
    <w:rsid w:val="00646B75"/>
    <w:rsid w:val="00646CE3"/>
    <w:rsid w:val="00647483"/>
    <w:rsid w:val="006478E9"/>
    <w:rsid w:val="006519C6"/>
    <w:rsid w:val="00651A65"/>
    <w:rsid w:val="006524B1"/>
    <w:rsid w:val="0065274B"/>
    <w:rsid w:val="00653BEF"/>
    <w:rsid w:val="00653C03"/>
    <w:rsid w:val="00653F58"/>
    <w:rsid w:val="00654384"/>
    <w:rsid w:val="006544AD"/>
    <w:rsid w:val="006545C2"/>
    <w:rsid w:val="00655727"/>
    <w:rsid w:val="006557AF"/>
    <w:rsid w:val="0065595B"/>
    <w:rsid w:val="00657862"/>
    <w:rsid w:val="00660629"/>
    <w:rsid w:val="006610FD"/>
    <w:rsid w:val="00661343"/>
    <w:rsid w:val="00663673"/>
    <w:rsid w:val="00663AB1"/>
    <w:rsid w:val="00664C4A"/>
    <w:rsid w:val="00665A75"/>
    <w:rsid w:val="00665C56"/>
    <w:rsid w:val="00665CF0"/>
    <w:rsid w:val="006667B7"/>
    <w:rsid w:val="00667DA2"/>
    <w:rsid w:val="00667DA7"/>
    <w:rsid w:val="0067000D"/>
    <w:rsid w:val="00670872"/>
    <w:rsid w:val="006713B6"/>
    <w:rsid w:val="006719F9"/>
    <w:rsid w:val="0067225C"/>
    <w:rsid w:val="00672E96"/>
    <w:rsid w:val="00673133"/>
    <w:rsid w:val="00673743"/>
    <w:rsid w:val="006746D7"/>
    <w:rsid w:val="006749F3"/>
    <w:rsid w:val="00675D04"/>
    <w:rsid w:val="00676698"/>
    <w:rsid w:val="0067690B"/>
    <w:rsid w:val="00676A51"/>
    <w:rsid w:val="00677172"/>
    <w:rsid w:val="00677381"/>
    <w:rsid w:val="00677A6B"/>
    <w:rsid w:val="0068011E"/>
    <w:rsid w:val="0068013E"/>
    <w:rsid w:val="006803DE"/>
    <w:rsid w:val="00680E09"/>
    <w:rsid w:val="0068111D"/>
    <w:rsid w:val="00681D2C"/>
    <w:rsid w:val="0068213B"/>
    <w:rsid w:val="00682326"/>
    <w:rsid w:val="00682F00"/>
    <w:rsid w:val="0068348C"/>
    <w:rsid w:val="00683B0E"/>
    <w:rsid w:val="00683BAB"/>
    <w:rsid w:val="00683C7F"/>
    <w:rsid w:val="00683D40"/>
    <w:rsid w:val="00684074"/>
    <w:rsid w:val="00684137"/>
    <w:rsid w:val="006846AA"/>
    <w:rsid w:val="00684729"/>
    <w:rsid w:val="00684C5F"/>
    <w:rsid w:val="00684C69"/>
    <w:rsid w:val="00685C47"/>
    <w:rsid w:val="00687BE3"/>
    <w:rsid w:val="00687C8B"/>
    <w:rsid w:val="00692638"/>
    <w:rsid w:val="00692739"/>
    <w:rsid w:val="00692B7F"/>
    <w:rsid w:val="00692ED0"/>
    <w:rsid w:val="006939D4"/>
    <w:rsid w:val="00694188"/>
    <w:rsid w:val="00694233"/>
    <w:rsid w:val="00694708"/>
    <w:rsid w:val="00694885"/>
    <w:rsid w:val="00694A84"/>
    <w:rsid w:val="00695600"/>
    <w:rsid w:val="006956BA"/>
    <w:rsid w:val="00695727"/>
    <w:rsid w:val="0069767F"/>
    <w:rsid w:val="006978B4"/>
    <w:rsid w:val="00697B3F"/>
    <w:rsid w:val="00697C89"/>
    <w:rsid w:val="00697CD8"/>
    <w:rsid w:val="00697EA1"/>
    <w:rsid w:val="006A0C94"/>
    <w:rsid w:val="006A14A9"/>
    <w:rsid w:val="006A1C97"/>
    <w:rsid w:val="006A1D08"/>
    <w:rsid w:val="006A2695"/>
    <w:rsid w:val="006A2893"/>
    <w:rsid w:val="006A4832"/>
    <w:rsid w:val="006A5264"/>
    <w:rsid w:val="006A6615"/>
    <w:rsid w:val="006A734F"/>
    <w:rsid w:val="006A7B87"/>
    <w:rsid w:val="006B019B"/>
    <w:rsid w:val="006B04E2"/>
    <w:rsid w:val="006B0C1A"/>
    <w:rsid w:val="006B0F6B"/>
    <w:rsid w:val="006B22E0"/>
    <w:rsid w:val="006B241F"/>
    <w:rsid w:val="006B2CAB"/>
    <w:rsid w:val="006B3106"/>
    <w:rsid w:val="006B36D1"/>
    <w:rsid w:val="006B406C"/>
    <w:rsid w:val="006B5391"/>
    <w:rsid w:val="006B553B"/>
    <w:rsid w:val="006B5A78"/>
    <w:rsid w:val="006B6126"/>
    <w:rsid w:val="006B6C4E"/>
    <w:rsid w:val="006B6F50"/>
    <w:rsid w:val="006B76B2"/>
    <w:rsid w:val="006B7C15"/>
    <w:rsid w:val="006B7CAF"/>
    <w:rsid w:val="006C014C"/>
    <w:rsid w:val="006C0822"/>
    <w:rsid w:val="006C137E"/>
    <w:rsid w:val="006C190A"/>
    <w:rsid w:val="006C1B65"/>
    <w:rsid w:val="006C2A1C"/>
    <w:rsid w:val="006C2FC0"/>
    <w:rsid w:val="006C3685"/>
    <w:rsid w:val="006C3E29"/>
    <w:rsid w:val="006C58E9"/>
    <w:rsid w:val="006C5FB9"/>
    <w:rsid w:val="006C627F"/>
    <w:rsid w:val="006C76D8"/>
    <w:rsid w:val="006C7736"/>
    <w:rsid w:val="006C7938"/>
    <w:rsid w:val="006C79F3"/>
    <w:rsid w:val="006D07FE"/>
    <w:rsid w:val="006D0A3E"/>
    <w:rsid w:val="006D10DB"/>
    <w:rsid w:val="006D1280"/>
    <w:rsid w:val="006D1562"/>
    <w:rsid w:val="006D1D57"/>
    <w:rsid w:val="006D2D29"/>
    <w:rsid w:val="006D33DA"/>
    <w:rsid w:val="006D3557"/>
    <w:rsid w:val="006D4830"/>
    <w:rsid w:val="006D4FF2"/>
    <w:rsid w:val="006D559E"/>
    <w:rsid w:val="006D692B"/>
    <w:rsid w:val="006D6DAF"/>
    <w:rsid w:val="006E16D6"/>
    <w:rsid w:val="006E1F7B"/>
    <w:rsid w:val="006E28E4"/>
    <w:rsid w:val="006E42B6"/>
    <w:rsid w:val="006E5AF9"/>
    <w:rsid w:val="006E6043"/>
    <w:rsid w:val="006E645F"/>
    <w:rsid w:val="006E6557"/>
    <w:rsid w:val="006E6633"/>
    <w:rsid w:val="006F0813"/>
    <w:rsid w:val="006F2390"/>
    <w:rsid w:val="006F273D"/>
    <w:rsid w:val="006F2D5B"/>
    <w:rsid w:val="006F3C8A"/>
    <w:rsid w:val="006F4961"/>
    <w:rsid w:val="006F4993"/>
    <w:rsid w:val="006F4EE7"/>
    <w:rsid w:val="006F6555"/>
    <w:rsid w:val="006F6994"/>
    <w:rsid w:val="006F6FA7"/>
    <w:rsid w:val="007001CC"/>
    <w:rsid w:val="00700D2A"/>
    <w:rsid w:val="00700ED9"/>
    <w:rsid w:val="00700EFF"/>
    <w:rsid w:val="00701FC6"/>
    <w:rsid w:val="00702C50"/>
    <w:rsid w:val="00703AA7"/>
    <w:rsid w:val="00703CC8"/>
    <w:rsid w:val="0070403B"/>
    <w:rsid w:val="007041CF"/>
    <w:rsid w:val="0070482D"/>
    <w:rsid w:val="00705048"/>
    <w:rsid w:val="00705487"/>
    <w:rsid w:val="00705F5C"/>
    <w:rsid w:val="007068A0"/>
    <w:rsid w:val="007069B9"/>
    <w:rsid w:val="00706F7E"/>
    <w:rsid w:val="0070711A"/>
    <w:rsid w:val="00707DEB"/>
    <w:rsid w:val="007108E0"/>
    <w:rsid w:val="00711055"/>
    <w:rsid w:val="0071159F"/>
    <w:rsid w:val="00711F05"/>
    <w:rsid w:val="0071219E"/>
    <w:rsid w:val="007122DD"/>
    <w:rsid w:val="00712D7A"/>
    <w:rsid w:val="007138DB"/>
    <w:rsid w:val="0071429C"/>
    <w:rsid w:val="0071448B"/>
    <w:rsid w:val="00714F10"/>
    <w:rsid w:val="00716472"/>
    <w:rsid w:val="007168DA"/>
    <w:rsid w:val="00716D1F"/>
    <w:rsid w:val="007175F1"/>
    <w:rsid w:val="0072002B"/>
    <w:rsid w:val="007202F4"/>
    <w:rsid w:val="00720B8B"/>
    <w:rsid w:val="00720DE0"/>
    <w:rsid w:val="0072135B"/>
    <w:rsid w:val="0072151B"/>
    <w:rsid w:val="00721E07"/>
    <w:rsid w:val="00721E27"/>
    <w:rsid w:val="00721E2D"/>
    <w:rsid w:val="007230EA"/>
    <w:rsid w:val="0072365D"/>
    <w:rsid w:val="0072506F"/>
    <w:rsid w:val="007252CD"/>
    <w:rsid w:val="00725540"/>
    <w:rsid w:val="00725ACA"/>
    <w:rsid w:val="007265BE"/>
    <w:rsid w:val="00726620"/>
    <w:rsid w:val="00726B5A"/>
    <w:rsid w:val="00726B6A"/>
    <w:rsid w:val="00726FB8"/>
    <w:rsid w:val="0072730B"/>
    <w:rsid w:val="0072787A"/>
    <w:rsid w:val="00727DBE"/>
    <w:rsid w:val="00730BB7"/>
    <w:rsid w:val="0073153C"/>
    <w:rsid w:val="007341B5"/>
    <w:rsid w:val="007342F4"/>
    <w:rsid w:val="00734760"/>
    <w:rsid w:val="007350AE"/>
    <w:rsid w:val="00735BB8"/>
    <w:rsid w:val="00736589"/>
    <w:rsid w:val="007368F7"/>
    <w:rsid w:val="00736DE3"/>
    <w:rsid w:val="00736F2D"/>
    <w:rsid w:val="00737A61"/>
    <w:rsid w:val="00737B51"/>
    <w:rsid w:val="00740DCE"/>
    <w:rsid w:val="0074144F"/>
    <w:rsid w:val="00741E18"/>
    <w:rsid w:val="0074225E"/>
    <w:rsid w:val="00742311"/>
    <w:rsid w:val="0074286F"/>
    <w:rsid w:val="00742A59"/>
    <w:rsid w:val="00746514"/>
    <w:rsid w:val="0074768B"/>
    <w:rsid w:val="00747C5E"/>
    <w:rsid w:val="007506F5"/>
    <w:rsid w:val="0075071D"/>
    <w:rsid w:val="00750A98"/>
    <w:rsid w:val="00750F6D"/>
    <w:rsid w:val="007513FB"/>
    <w:rsid w:val="00751E18"/>
    <w:rsid w:val="0075265E"/>
    <w:rsid w:val="007541B5"/>
    <w:rsid w:val="00754899"/>
    <w:rsid w:val="00754AE2"/>
    <w:rsid w:val="00754BC0"/>
    <w:rsid w:val="007565CC"/>
    <w:rsid w:val="00756F10"/>
    <w:rsid w:val="00757725"/>
    <w:rsid w:val="00757858"/>
    <w:rsid w:val="00757FE8"/>
    <w:rsid w:val="007601A4"/>
    <w:rsid w:val="0076099F"/>
    <w:rsid w:val="00761270"/>
    <w:rsid w:val="0076185E"/>
    <w:rsid w:val="007618A6"/>
    <w:rsid w:val="00761B81"/>
    <w:rsid w:val="007625D8"/>
    <w:rsid w:val="00762770"/>
    <w:rsid w:val="0076344A"/>
    <w:rsid w:val="007636D5"/>
    <w:rsid w:val="007639A1"/>
    <w:rsid w:val="00763A66"/>
    <w:rsid w:val="00764491"/>
    <w:rsid w:val="0076474E"/>
    <w:rsid w:val="00764FFE"/>
    <w:rsid w:val="007670D7"/>
    <w:rsid w:val="0077045C"/>
    <w:rsid w:val="007711E5"/>
    <w:rsid w:val="0077147F"/>
    <w:rsid w:val="00771B21"/>
    <w:rsid w:val="007720D9"/>
    <w:rsid w:val="00772BB4"/>
    <w:rsid w:val="00772EE6"/>
    <w:rsid w:val="00773397"/>
    <w:rsid w:val="007735B3"/>
    <w:rsid w:val="00773CBF"/>
    <w:rsid w:val="0077403F"/>
    <w:rsid w:val="0077427D"/>
    <w:rsid w:val="007744A7"/>
    <w:rsid w:val="00775CE2"/>
    <w:rsid w:val="007772F3"/>
    <w:rsid w:val="00777AD5"/>
    <w:rsid w:val="00777FD1"/>
    <w:rsid w:val="00780505"/>
    <w:rsid w:val="00780763"/>
    <w:rsid w:val="007812BF"/>
    <w:rsid w:val="00781AB4"/>
    <w:rsid w:val="0078243F"/>
    <w:rsid w:val="007825D9"/>
    <w:rsid w:val="00784BBB"/>
    <w:rsid w:val="0078600E"/>
    <w:rsid w:val="007860EB"/>
    <w:rsid w:val="0078629D"/>
    <w:rsid w:val="00790EBA"/>
    <w:rsid w:val="00790FE1"/>
    <w:rsid w:val="0079204B"/>
    <w:rsid w:val="00792EE3"/>
    <w:rsid w:val="00793618"/>
    <w:rsid w:val="00793653"/>
    <w:rsid w:val="00793E04"/>
    <w:rsid w:val="007945E0"/>
    <w:rsid w:val="00795B20"/>
    <w:rsid w:val="007A000B"/>
    <w:rsid w:val="007A0F58"/>
    <w:rsid w:val="007A24E2"/>
    <w:rsid w:val="007A3110"/>
    <w:rsid w:val="007A37F2"/>
    <w:rsid w:val="007A5C6E"/>
    <w:rsid w:val="007A6954"/>
    <w:rsid w:val="007A775E"/>
    <w:rsid w:val="007B0E6B"/>
    <w:rsid w:val="007B114C"/>
    <w:rsid w:val="007B1271"/>
    <w:rsid w:val="007B133C"/>
    <w:rsid w:val="007B1701"/>
    <w:rsid w:val="007B1C2B"/>
    <w:rsid w:val="007B253E"/>
    <w:rsid w:val="007B2B40"/>
    <w:rsid w:val="007B319E"/>
    <w:rsid w:val="007B32C2"/>
    <w:rsid w:val="007B372D"/>
    <w:rsid w:val="007B467A"/>
    <w:rsid w:val="007B4CAA"/>
    <w:rsid w:val="007B502A"/>
    <w:rsid w:val="007B5D5D"/>
    <w:rsid w:val="007B711A"/>
    <w:rsid w:val="007B7295"/>
    <w:rsid w:val="007C0741"/>
    <w:rsid w:val="007C1D37"/>
    <w:rsid w:val="007C1E4D"/>
    <w:rsid w:val="007C23F5"/>
    <w:rsid w:val="007C26E5"/>
    <w:rsid w:val="007C3266"/>
    <w:rsid w:val="007C33DE"/>
    <w:rsid w:val="007C3BDE"/>
    <w:rsid w:val="007C3CA4"/>
    <w:rsid w:val="007C51C6"/>
    <w:rsid w:val="007C621C"/>
    <w:rsid w:val="007C6750"/>
    <w:rsid w:val="007D0FCF"/>
    <w:rsid w:val="007D1169"/>
    <w:rsid w:val="007D24F1"/>
    <w:rsid w:val="007D2F7D"/>
    <w:rsid w:val="007D3F10"/>
    <w:rsid w:val="007D3F28"/>
    <w:rsid w:val="007D46A9"/>
    <w:rsid w:val="007D4DE4"/>
    <w:rsid w:val="007D5109"/>
    <w:rsid w:val="007D55DF"/>
    <w:rsid w:val="007D5842"/>
    <w:rsid w:val="007D5887"/>
    <w:rsid w:val="007D5C77"/>
    <w:rsid w:val="007D5E61"/>
    <w:rsid w:val="007D74E1"/>
    <w:rsid w:val="007D7998"/>
    <w:rsid w:val="007D79BA"/>
    <w:rsid w:val="007E01F1"/>
    <w:rsid w:val="007E031B"/>
    <w:rsid w:val="007E10C0"/>
    <w:rsid w:val="007E1130"/>
    <w:rsid w:val="007E2466"/>
    <w:rsid w:val="007E2978"/>
    <w:rsid w:val="007E37CE"/>
    <w:rsid w:val="007E41A1"/>
    <w:rsid w:val="007E46EA"/>
    <w:rsid w:val="007E4931"/>
    <w:rsid w:val="007E574C"/>
    <w:rsid w:val="007E5C0F"/>
    <w:rsid w:val="007E5E2F"/>
    <w:rsid w:val="007E5FF5"/>
    <w:rsid w:val="007E6D50"/>
    <w:rsid w:val="007E70AC"/>
    <w:rsid w:val="007E7213"/>
    <w:rsid w:val="007E79F3"/>
    <w:rsid w:val="007E7C23"/>
    <w:rsid w:val="007F011E"/>
    <w:rsid w:val="007F071E"/>
    <w:rsid w:val="007F12C1"/>
    <w:rsid w:val="007F18CD"/>
    <w:rsid w:val="007F2816"/>
    <w:rsid w:val="007F356B"/>
    <w:rsid w:val="007F41AD"/>
    <w:rsid w:val="007F4373"/>
    <w:rsid w:val="007F4654"/>
    <w:rsid w:val="007F486D"/>
    <w:rsid w:val="007F4C66"/>
    <w:rsid w:val="007F6149"/>
    <w:rsid w:val="007F6B24"/>
    <w:rsid w:val="00801045"/>
    <w:rsid w:val="00802049"/>
    <w:rsid w:val="0080282F"/>
    <w:rsid w:val="00802BF4"/>
    <w:rsid w:val="00803D4C"/>
    <w:rsid w:val="00804AB7"/>
    <w:rsid w:val="008056CF"/>
    <w:rsid w:val="0080597E"/>
    <w:rsid w:val="00805A0A"/>
    <w:rsid w:val="00805DEA"/>
    <w:rsid w:val="00805E30"/>
    <w:rsid w:val="0080620C"/>
    <w:rsid w:val="00806672"/>
    <w:rsid w:val="00806747"/>
    <w:rsid w:val="008101E5"/>
    <w:rsid w:val="008111D5"/>
    <w:rsid w:val="0081129A"/>
    <w:rsid w:val="00811E3E"/>
    <w:rsid w:val="00812735"/>
    <w:rsid w:val="00812BD9"/>
    <w:rsid w:val="00812C38"/>
    <w:rsid w:val="00813122"/>
    <w:rsid w:val="00813884"/>
    <w:rsid w:val="0081390B"/>
    <w:rsid w:val="00813D79"/>
    <w:rsid w:val="00813E92"/>
    <w:rsid w:val="00813F00"/>
    <w:rsid w:val="008142C0"/>
    <w:rsid w:val="00814DB3"/>
    <w:rsid w:val="00815D09"/>
    <w:rsid w:val="00815D9E"/>
    <w:rsid w:val="00817020"/>
    <w:rsid w:val="00817285"/>
    <w:rsid w:val="008178BB"/>
    <w:rsid w:val="00817BBC"/>
    <w:rsid w:val="00817EED"/>
    <w:rsid w:val="00820DC2"/>
    <w:rsid w:val="00821133"/>
    <w:rsid w:val="00821171"/>
    <w:rsid w:val="00821FAC"/>
    <w:rsid w:val="008220DF"/>
    <w:rsid w:val="0082247D"/>
    <w:rsid w:val="0082279D"/>
    <w:rsid w:val="0082375F"/>
    <w:rsid w:val="00823A57"/>
    <w:rsid w:val="0082520D"/>
    <w:rsid w:val="00825AEC"/>
    <w:rsid w:val="008268C5"/>
    <w:rsid w:val="00826BA0"/>
    <w:rsid w:val="00827418"/>
    <w:rsid w:val="00827503"/>
    <w:rsid w:val="00827937"/>
    <w:rsid w:val="00830148"/>
    <w:rsid w:val="00832128"/>
    <w:rsid w:val="00832583"/>
    <w:rsid w:val="00833218"/>
    <w:rsid w:val="008337FB"/>
    <w:rsid w:val="008339FD"/>
    <w:rsid w:val="008340B4"/>
    <w:rsid w:val="00834215"/>
    <w:rsid w:val="008345CB"/>
    <w:rsid w:val="00834E4C"/>
    <w:rsid w:val="00834E9E"/>
    <w:rsid w:val="00836447"/>
    <w:rsid w:val="0083682E"/>
    <w:rsid w:val="008368AE"/>
    <w:rsid w:val="00837D08"/>
    <w:rsid w:val="00837EC7"/>
    <w:rsid w:val="00840C8B"/>
    <w:rsid w:val="00842B47"/>
    <w:rsid w:val="008433CF"/>
    <w:rsid w:val="00843407"/>
    <w:rsid w:val="00843ECE"/>
    <w:rsid w:val="00844C33"/>
    <w:rsid w:val="00844D87"/>
    <w:rsid w:val="0084520D"/>
    <w:rsid w:val="0084550A"/>
    <w:rsid w:val="008457C7"/>
    <w:rsid w:val="00847C75"/>
    <w:rsid w:val="0085067A"/>
    <w:rsid w:val="00851071"/>
    <w:rsid w:val="008527E4"/>
    <w:rsid w:val="0085378C"/>
    <w:rsid w:val="00854258"/>
    <w:rsid w:val="008552CC"/>
    <w:rsid w:val="00855A56"/>
    <w:rsid w:val="0085742E"/>
    <w:rsid w:val="00857FF4"/>
    <w:rsid w:val="008606BB"/>
    <w:rsid w:val="00860A47"/>
    <w:rsid w:val="00860AE3"/>
    <w:rsid w:val="00860F73"/>
    <w:rsid w:val="00861AC3"/>
    <w:rsid w:val="00861F02"/>
    <w:rsid w:val="00862998"/>
    <w:rsid w:val="00862A56"/>
    <w:rsid w:val="008638BD"/>
    <w:rsid w:val="00864EA4"/>
    <w:rsid w:val="0086500A"/>
    <w:rsid w:val="008652F5"/>
    <w:rsid w:val="008653FF"/>
    <w:rsid w:val="008655C0"/>
    <w:rsid w:val="008656BB"/>
    <w:rsid w:val="008656C5"/>
    <w:rsid w:val="008657FB"/>
    <w:rsid w:val="00865DAC"/>
    <w:rsid w:val="00867795"/>
    <w:rsid w:val="00867807"/>
    <w:rsid w:val="00867C4D"/>
    <w:rsid w:val="008717D1"/>
    <w:rsid w:val="00871CF7"/>
    <w:rsid w:val="00873470"/>
    <w:rsid w:val="00873729"/>
    <w:rsid w:val="0087593B"/>
    <w:rsid w:val="008759C3"/>
    <w:rsid w:val="00875F2E"/>
    <w:rsid w:val="00875F39"/>
    <w:rsid w:val="008763FC"/>
    <w:rsid w:val="00876D9D"/>
    <w:rsid w:val="0087754F"/>
    <w:rsid w:val="00877623"/>
    <w:rsid w:val="00877A11"/>
    <w:rsid w:val="00877FF0"/>
    <w:rsid w:val="00880738"/>
    <w:rsid w:val="00880B8D"/>
    <w:rsid w:val="00880F89"/>
    <w:rsid w:val="0088208B"/>
    <w:rsid w:val="00882220"/>
    <w:rsid w:val="008827FB"/>
    <w:rsid w:val="00883640"/>
    <w:rsid w:val="00885366"/>
    <w:rsid w:val="00885517"/>
    <w:rsid w:val="0088568D"/>
    <w:rsid w:val="00885A24"/>
    <w:rsid w:val="00885B38"/>
    <w:rsid w:val="00886462"/>
    <w:rsid w:val="00886D44"/>
    <w:rsid w:val="00890851"/>
    <w:rsid w:val="00890D25"/>
    <w:rsid w:val="008914B1"/>
    <w:rsid w:val="008916EF"/>
    <w:rsid w:val="008917B5"/>
    <w:rsid w:val="00892819"/>
    <w:rsid w:val="0089306E"/>
    <w:rsid w:val="008933A4"/>
    <w:rsid w:val="008937FD"/>
    <w:rsid w:val="008939F9"/>
    <w:rsid w:val="0089411E"/>
    <w:rsid w:val="0089432A"/>
    <w:rsid w:val="00894BD4"/>
    <w:rsid w:val="00895F7E"/>
    <w:rsid w:val="00895FBE"/>
    <w:rsid w:val="00896087"/>
    <w:rsid w:val="00896804"/>
    <w:rsid w:val="00897DBD"/>
    <w:rsid w:val="008A00E3"/>
    <w:rsid w:val="008A0EBB"/>
    <w:rsid w:val="008A1653"/>
    <w:rsid w:val="008A31A8"/>
    <w:rsid w:val="008A3F6D"/>
    <w:rsid w:val="008A5090"/>
    <w:rsid w:val="008A5776"/>
    <w:rsid w:val="008A57B6"/>
    <w:rsid w:val="008A5E6E"/>
    <w:rsid w:val="008A6BB6"/>
    <w:rsid w:val="008A77D4"/>
    <w:rsid w:val="008A7808"/>
    <w:rsid w:val="008A7A6C"/>
    <w:rsid w:val="008A7E72"/>
    <w:rsid w:val="008B08F5"/>
    <w:rsid w:val="008B0C36"/>
    <w:rsid w:val="008B0C45"/>
    <w:rsid w:val="008B0CD4"/>
    <w:rsid w:val="008B1A07"/>
    <w:rsid w:val="008B1E3A"/>
    <w:rsid w:val="008B2BA5"/>
    <w:rsid w:val="008B2F1C"/>
    <w:rsid w:val="008B39D9"/>
    <w:rsid w:val="008B48BD"/>
    <w:rsid w:val="008B5BF4"/>
    <w:rsid w:val="008B5C03"/>
    <w:rsid w:val="008B5D42"/>
    <w:rsid w:val="008B5DE3"/>
    <w:rsid w:val="008B5F31"/>
    <w:rsid w:val="008B6226"/>
    <w:rsid w:val="008B656A"/>
    <w:rsid w:val="008B68EC"/>
    <w:rsid w:val="008B75DB"/>
    <w:rsid w:val="008B7896"/>
    <w:rsid w:val="008B7F75"/>
    <w:rsid w:val="008B7FB1"/>
    <w:rsid w:val="008C0249"/>
    <w:rsid w:val="008C0E12"/>
    <w:rsid w:val="008C1260"/>
    <w:rsid w:val="008C1265"/>
    <w:rsid w:val="008C29F6"/>
    <w:rsid w:val="008C354A"/>
    <w:rsid w:val="008C3841"/>
    <w:rsid w:val="008C3E99"/>
    <w:rsid w:val="008C40F2"/>
    <w:rsid w:val="008C5828"/>
    <w:rsid w:val="008C59C9"/>
    <w:rsid w:val="008C6088"/>
    <w:rsid w:val="008C6DF9"/>
    <w:rsid w:val="008C708E"/>
    <w:rsid w:val="008C7C19"/>
    <w:rsid w:val="008D0768"/>
    <w:rsid w:val="008D0895"/>
    <w:rsid w:val="008D0E08"/>
    <w:rsid w:val="008D1068"/>
    <w:rsid w:val="008D1376"/>
    <w:rsid w:val="008D1498"/>
    <w:rsid w:val="008D1F33"/>
    <w:rsid w:val="008D2119"/>
    <w:rsid w:val="008D2CD4"/>
    <w:rsid w:val="008D3D26"/>
    <w:rsid w:val="008D4057"/>
    <w:rsid w:val="008D40D0"/>
    <w:rsid w:val="008D4698"/>
    <w:rsid w:val="008D4939"/>
    <w:rsid w:val="008D56A9"/>
    <w:rsid w:val="008D5FB9"/>
    <w:rsid w:val="008D6BE8"/>
    <w:rsid w:val="008D6F89"/>
    <w:rsid w:val="008D74A1"/>
    <w:rsid w:val="008D77DE"/>
    <w:rsid w:val="008D799C"/>
    <w:rsid w:val="008D7A9B"/>
    <w:rsid w:val="008E0D37"/>
    <w:rsid w:val="008E1187"/>
    <w:rsid w:val="008E1D19"/>
    <w:rsid w:val="008E22BA"/>
    <w:rsid w:val="008E2AC1"/>
    <w:rsid w:val="008E319B"/>
    <w:rsid w:val="008E3698"/>
    <w:rsid w:val="008E3919"/>
    <w:rsid w:val="008E39D9"/>
    <w:rsid w:val="008E4AFB"/>
    <w:rsid w:val="008E5910"/>
    <w:rsid w:val="008E5EB6"/>
    <w:rsid w:val="008E633C"/>
    <w:rsid w:val="008E64B1"/>
    <w:rsid w:val="008E675C"/>
    <w:rsid w:val="008E72DC"/>
    <w:rsid w:val="008E760E"/>
    <w:rsid w:val="008F0D43"/>
    <w:rsid w:val="008F1F5B"/>
    <w:rsid w:val="008F203E"/>
    <w:rsid w:val="008F2828"/>
    <w:rsid w:val="008F3D2E"/>
    <w:rsid w:val="008F432C"/>
    <w:rsid w:val="008F5EF4"/>
    <w:rsid w:val="008F6398"/>
    <w:rsid w:val="008F66D1"/>
    <w:rsid w:val="008F6FCC"/>
    <w:rsid w:val="008F74E2"/>
    <w:rsid w:val="009004F9"/>
    <w:rsid w:val="00900A24"/>
    <w:rsid w:val="00900AA6"/>
    <w:rsid w:val="00902014"/>
    <w:rsid w:val="00902074"/>
    <w:rsid w:val="00902D5A"/>
    <w:rsid w:val="00903AC8"/>
    <w:rsid w:val="00904468"/>
    <w:rsid w:val="00905346"/>
    <w:rsid w:val="00906C25"/>
    <w:rsid w:val="00906CA5"/>
    <w:rsid w:val="00906E44"/>
    <w:rsid w:val="00907045"/>
    <w:rsid w:val="009070C2"/>
    <w:rsid w:val="00907A94"/>
    <w:rsid w:val="00907F80"/>
    <w:rsid w:val="00910C12"/>
    <w:rsid w:val="00911ECD"/>
    <w:rsid w:val="0091331F"/>
    <w:rsid w:val="009148AC"/>
    <w:rsid w:val="00914C18"/>
    <w:rsid w:val="009156E9"/>
    <w:rsid w:val="009163ED"/>
    <w:rsid w:val="009165F5"/>
    <w:rsid w:val="00917264"/>
    <w:rsid w:val="0092039E"/>
    <w:rsid w:val="009208BE"/>
    <w:rsid w:val="0092090C"/>
    <w:rsid w:val="00920A5A"/>
    <w:rsid w:val="00920D99"/>
    <w:rsid w:val="00920E20"/>
    <w:rsid w:val="00921FD9"/>
    <w:rsid w:val="00921FDB"/>
    <w:rsid w:val="009225F6"/>
    <w:rsid w:val="009230D5"/>
    <w:rsid w:val="009234CA"/>
    <w:rsid w:val="009253FC"/>
    <w:rsid w:val="009258E6"/>
    <w:rsid w:val="00925C32"/>
    <w:rsid w:val="009266D3"/>
    <w:rsid w:val="00926749"/>
    <w:rsid w:val="00927CD5"/>
    <w:rsid w:val="00927D26"/>
    <w:rsid w:val="00930138"/>
    <w:rsid w:val="00930279"/>
    <w:rsid w:val="00930391"/>
    <w:rsid w:val="00930CC8"/>
    <w:rsid w:val="00930E25"/>
    <w:rsid w:val="0093114F"/>
    <w:rsid w:val="009313E3"/>
    <w:rsid w:val="009318A3"/>
    <w:rsid w:val="00931DCC"/>
    <w:rsid w:val="00931F97"/>
    <w:rsid w:val="00932211"/>
    <w:rsid w:val="0093226D"/>
    <w:rsid w:val="0093259D"/>
    <w:rsid w:val="009329E1"/>
    <w:rsid w:val="00933FCA"/>
    <w:rsid w:val="00934282"/>
    <w:rsid w:val="009343CB"/>
    <w:rsid w:val="00934407"/>
    <w:rsid w:val="00935334"/>
    <w:rsid w:val="00935727"/>
    <w:rsid w:val="00936BAE"/>
    <w:rsid w:val="00936C3E"/>
    <w:rsid w:val="00937269"/>
    <w:rsid w:val="0093726E"/>
    <w:rsid w:val="00937D81"/>
    <w:rsid w:val="009402E6"/>
    <w:rsid w:val="009410F9"/>
    <w:rsid w:val="00941310"/>
    <w:rsid w:val="009418C5"/>
    <w:rsid w:val="009419F2"/>
    <w:rsid w:val="00941B7F"/>
    <w:rsid w:val="0094494D"/>
    <w:rsid w:val="00944E5E"/>
    <w:rsid w:val="00945728"/>
    <w:rsid w:val="00945D5D"/>
    <w:rsid w:val="00946576"/>
    <w:rsid w:val="00950EF4"/>
    <w:rsid w:val="00951E86"/>
    <w:rsid w:val="0095255A"/>
    <w:rsid w:val="00952E30"/>
    <w:rsid w:val="009530D3"/>
    <w:rsid w:val="00953277"/>
    <w:rsid w:val="00954826"/>
    <w:rsid w:val="009549B7"/>
    <w:rsid w:val="00954B24"/>
    <w:rsid w:val="0095586B"/>
    <w:rsid w:val="00957992"/>
    <w:rsid w:val="00957E70"/>
    <w:rsid w:val="009604A3"/>
    <w:rsid w:val="009604F6"/>
    <w:rsid w:val="00960B91"/>
    <w:rsid w:val="0096188D"/>
    <w:rsid w:val="00961909"/>
    <w:rsid w:val="00962D4E"/>
    <w:rsid w:val="00962F9C"/>
    <w:rsid w:val="00963237"/>
    <w:rsid w:val="00963CBC"/>
    <w:rsid w:val="00963CC5"/>
    <w:rsid w:val="00963F15"/>
    <w:rsid w:val="009643C4"/>
    <w:rsid w:val="0096455D"/>
    <w:rsid w:val="009649BE"/>
    <w:rsid w:val="00964A96"/>
    <w:rsid w:val="00964DA9"/>
    <w:rsid w:val="009655C8"/>
    <w:rsid w:val="0096573F"/>
    <w:rsid w:val="00965D8D"/>
    <w:rsid w:val="009667D4"/>
    <w:rsid w:val="00966ABE"/>
    <w:rsid w:val="00966D51"/>
    <w:rsid w:val="00967A66"/>
    <w:rsid w:val="00967E8D"/>
    <w:rsid w:val="00967E9F"/>
    <w:rsid w:val="0097007E"/>
    <w:rsid w:val="0097114C"/>
    <w:rsid w:val="00971BA5"/>
    <w:rsid w:val="009722E0"/>
    <w:rsid w:val="00972B77"/>
    <w:rsid w:val="00972D90"/>
    <w:rsid w:val="009734AB"/>
    <w:rsid w:val="00973A0A"/>
    <w:rsid w:val="00973C11"/>
    <w:rsid w:val="009742AC"/>
    <w:rsid w:val="009745B7"/>
    <w:rsid w:val="0097519D"/>
    <w:rsid w:val="00976006"/>
    <w:rsid w:val="009761CD"/>
    <w:rsid w:val="00980479"/>
    <w:rsid w:val="00981688"/>
    <w:rsid w:val="00982806"/>
    <w:rsid w:val="00982C63"/>
    <w:rsid w:val="0098460B"/>
    <w:rsid w:val="00984633"/>
    <w:rsid w:val="009848DE"/>
    <w:rsid w:val="00985192"/>
    <w:rsid w:val="00985BE9"/>
    <w:rsid w:val="0098759D"/>
    <w:rsid w:val="0099149F"/>
    <w:rsid w:val="00991649"/>
    <w:rsid w:val="00991736"/>
    <w:rsid w:val="00991BA9"/>
    <w:rsid w:val="00992809"/>
    <w:rsid w:val="00992AA1"/>
    <w:rsid w:val="00992EAE"/>
    <w:rsid w:val="00993041"/>
    <w:rsid w:val="0099557E"/>
    <w:rsid w:val="0099600B"/>
    <w:rsid w:val="009962EF"/>
    <w:rsid w:val="0099645B"/>
    <w:rsid w:val="00997D6D"/>
    <w:rsid w:val="009A0FD2"/>
    <w:rsid w:val="009A1394"/>
    <w:rsid w:val="009A19E0"/>
    <w:rsid w:val="009A252A"/>
    <w:rsid w:val="009A3A8F"/>
    <w:rsid w:val="009A3E3C"/>
    <w:rsid w:val="009A4CE2"/>
    <w:rsid w:val="009A4EBC"/>
    <w:rsid w:val="009A4F74"/>
    <w:rsid w:val="009A5436"/>
    <w:rsid w:val="009A5D45"/>
    <w:rsid w:val="009A6C3F"/>
    <w:rsid w:val="009A70E2"/>
    <w:rsid w:val="009A77F9"/>
    <w:rsid w:val="009A7A6B"/>
    <w:rsid w:val="009B030B"/>
    <w:rsid w:val="009B0842"/>
    <w:rsid w:val="009B0D43"/>
    <w:rsid w:val="009B131A"/>
    <w:rsid w:val="009B1EFF"/>
    <w:rsid w:val="009B2F92"/>
    <w:rsid w:val="009B3F42"/>
    <w:rsid w:val="009B4883"/>
    <w:rsid w:val="009B538B"/>
    <w:rsid w:val="009B62E9"/>
    <w:rsid w:val="009B6397"/>
    <w:rsid w:val="009B646F"/>
    <w:rsid w:val="009B659C"/>
    <w:rsid w:val="009B7AA4"/>
    <w:rsid w:val="009C06D2"/>
    <w:rsid w:val="009C1290"/>
    <w:rsid w:val="009C13A4"/>
    <w:rsid w:val="009C2A3C"/>
    <w:rsid w:val="009C3B67"/>
    <w:rsid w:val="009C4167"/>
    <w:rsid w:val="009C4597"/>
    <w:rsid w:val="009C4756"/>
    <w:rsid w:val="009C5FBE"/>
    <w:rsid w:val="009C6315"/>
    <w:rsid w:val="009C6913"/>
    <w:rsid w:val="009C7910"/>
    <w:rsid w:val="009D005D"/>
    <w:rsid w:val="009D041F"/>
    <w:rsid w:val="009D105A"/>
    <w:rsid w:val="009D151B"/>
    <w:rsid w:val="009D17C9"/>
    <w:rsid w:val="009D1E6A"/>
    <w:rsid w:val="009D1FB1"/>
    <w:rsid w:val="009D24D4"/>
    <w:rsid w:val="009D27C1"/>
    <w:rsid w:val="009D2940"/>
    <w:rsid w:val="009D2E18"/>
    <w:rsid w:val="009D3329"/>
    <w:rsid w:val="009D3366"/>
    <w:rsid w:val="009D347D"/>
    <w:rsid w:val="009D34BF"/>
    <w:rsid w:val="009D57E4"/>
    <w:rsid w:val="009D58A5"/>
    <w:rsid w:val="009D5B7D"/>
    <w:rsid w:val="009D6347"/>
    <w:rsid w:val="009D63B3"/>
    <w:rsid w:val="009D6F78"/>
    <w:rsid w:val="009D7580"/>
    <w:rsid w:val="009D7B73"/>
    <w:rsid w:val="009D7BE4"/>
    <w:rsid w:val="009D7F42"/>
    <w:rsid w:val="009E0868"/>
    <w:rsid w:val="009E1ADB"/>
    <w:rsid w:val="009E2970"/>
    <w:rsid w:val="009E2ED3"/>
    <w:rsid w:val="009E3C6A"/>
    <w:rsid w:val="009E4A01"/>
    <w:rsid w:val="009E5F63"/>
    <w:rsid w:val="009F038A"/>
    <w:rsid w:val="009F052E"/>
    <w:rsid w:val="009F0601"/>
    <w:rsid w:val="009F0A79"/>
    <w:rsid w:val="009F0A9C"/>
    <w:rsid w:val="009F1012"/>
    <w:rsid w:val="009F11BE"/>
    <w:rsid w:val="009F14BA"/>
    <w:rsid w:val="009F1A61"/>
    <w:rsid w:val="009F2506"/>
    <w:rsid w:val="009F2AB0"/>
    <w:rsid w:val="009F320D"/>
    <w:rsid w:val="009F39BA"/>
    <w:rsid w:val="009F3DBE"/>
    <w:rsid w:val="009F45BA"/>
    <w:rsid w:val="009F4C1F"/>
    <w:rsid w:val="009F4C63"/>
    <w:rsid w:val="009F4DB7"/>
    <w:rsid w:val="009F4E49"/>
    <w:rsid w:val="009F56E6"/>
    <w:rsid w:val="009F5BFB"/>
    <w:rsid w:val="009F5F28"/>
    <w:rsid w:val="009F61F3"/>
    <w:rsid w:val="009F6BDA"/>
    <w:rsid w:val="009F7293"/>
    <w:rsid w:val="009F7E51"/>
    <w:rsid w:val="00A00345"/>
    <w:rsid w:val="00A0061D"/>
    <w:rsid w:val="00A006CD"/>
    <w:rsid w:val="00A00DC0"/>
    <w:rsid w:val="00A00F87"/>
    <w:rsid w:val="00A01025"/>
    <w:rsid w:val="00A0117F"/>
    <w:rsid w:val="00A01502"/>
    <w:rsid w:val="00A027F5"/>
    <w:rsid w:val="00A02882"/>
    <w:rsid w:val="00A028F6"/>
    <w:rsid w:val="00A02F6C"/>
    <w:rsid w:val="00A0325D"/>
    <w:rsid w:val="00A034FA"/>
    <w:rsid w:val="00A038AE"/>
    <w:rsid w:val="00A040EC"/>
    <w:rsid w:val="00A04AF7"/>
    <w:rsid w:val="00A050F6"/>
    <w:rsid w:val="00A051B3"/>
    <w:rsid w:val="00A05B76"/>
    <w:rsid w:val="00A06392"/>
    <w:rsid w:val="00A06676"/>
    <w:rsid w:val="00A067CD"/>
    <w:rsid w:val="00A10619"/>
    <w:rsid w:val="00A10ACA"/>
    <w:rsid w:val="00A11B44"/>
    <w:rsid w:val="00A11CD6"/>
    <w:rsid w:val="00A127FB"/>
    <w:rsid w:val="00A12A39"/>
    <w:rsid w:val="00A12A93"/>
    <w:rsid w:val="00A13083"/>
    <w:rsid w:val="00A13D72"/>
    <w:rsid w:val="00A14D02"/>
    <w:rsid w:val="00A153E4"/>
    <w:rsid w:val="00A1544A"/>
    <w:rsid w:val="00A1789B"/>
    <w:rsid w:val="00A20B5D"/>
    <w:rsid w:val="00A211B8"/>
    <w:rsid w:val="00A232CC"/>
    <w:rsid w:val="00A24ABE"/>
    <w:rsid w:val="00A24F3E"/>
    <w:rsid w:val="00A26533"/>
    <w:rsid w:val="00A26C87"/>
    <w:rsid w:val="00A276B5"/>
    <w:rsid w:val="00A2771B"/>
    <w:rsid w:val="00A27ABC"/>
    <w:rsid w:val="00A303D8"/>
    <w:rsid w:val="00A3050A"/>
    <w:rsid w:val="00A307DB"/>
    <w:rsid w:val="00A30913"/>
    <w:rsid w:val="00A30DC7"/>
    <w:rsid w:val="00A31A8A"/>
    <w:rsid w:val="00A31C37"/>
    <w:rsid w:val="00A31F10"/>
    <w:rsid w:val="00A3352D"/>
    <w:rsid w:val="00A344FD"/>
    <w:rsid w:val="00A346A8"/>
    <w:rsid w:val="00A34A83"/>
    <w:rsid w:val="00A34E78"/>
    <w:rsid w:val="00A34F1A"/>
    <w:rsid w:val="00A35A78"/>
    <w:rsid w:val="00A35F9E"/>
    <w:rsid w:val="00A3623E"/>
    <w:rsid w:val="00A36653"/>
    <w:rsid w:val="00A36694"/>
    <w:rsid w:val="00A36B5B"/>
    <w:rsid w:val="00A37A19"/>
    <w:rsid w:val="00A37E7D"/>
    <w:rsid w:val="00A4121D"/>
    <w:rsid w:val="00A41453"/>
    <w:rsid w:val="00A42687"/>
    <w:rsid w:val="00A42F63"/>
    <w:rsid w:val="00A43795"/>
    <w:rsid w:val="00A46E27"/>
    <w:rsid w:val="00A477C2"/>
    <w:rsid w:val="00A47802"/>
    <w:rsid w:val="00A50323"/>
    <w:rsid w:val="00A51255"/>
    <w:rsid w:val="00A522BB"/>
    <w:rsid w:val="00A53442"/>
    <w:rsid w:val="00A538D8"/>
    <w:rsid w:val="00A53B7D"/>
    <w:rsid w:val="00A54C7C"/>
    <w:rsid w:val="00A561DB"/>
    <w:rsid w:val="00A56532"/>
    <w:rsid w:val="00A56672"/>
    <w:rsid w:val="00A56AC0"/>
    <w:rsid w:val="00A57ACF"/>
    <w:rsid w:val="00A60425"/>
    <w:rsid w:val="00A60C7C"/>
    <w:rsid w:val="00A61F95"/>
    <w:rsid w:val="00A621EE"/>
    <w:rsid w:val="00A63162"/>
    <w:rsid w:val="00A63BDA"/>
    <w:rsid w:val="00A646E9"/>
    <w:rsid w:val="00A648E3"/>
    <w:rsid w:val="00A65209"/>
    <w:rsid w:val="00A65AB7"/>
    <w:rsid w:val="00A668BC"/>
    <w:rsid w:val="00A66A14"/>
    <w:rsid w:val="00A66E0C"/>
    <w:rsid w:val="00A66E34"/>
    <w:rsid w:val="00A66E43"/>
    <w:rsid w:val="00A702F8"/>
    <w:rsid w:val="00A70362"/>
    <w:rsid w:val="00A7102A"/>
    <w:rsid w:val="00A715AF"/>
    <w:rsid w:val="00A719B0"/>
    <w:rsid w:val="00A71D94"/>
    <w:rsid w:val="00A72096"/>
    <w:rsid w:val="00A723D3"/>
    <w:rsid w:val="00A72709"/>
    <w:rsid w:val="00A73443"/>
    <w:rsid w:val="00A73490"/>
    <w:rsid w:val="00A73636"/>
    <w:rsid w:val="00A7451A"/>
    <w:rsid w:val="00A752EE"/>
    <w:rsid w:val="00A7586C"/>
    <w:rsid w:val="00A767D4"/>
    <w:rsid w:val="00A76AA5"/>
    <w:rsid w:val="00A76AEF"/>
    <w:rsid w:val="00A775D7"/>
    <w:rsid w:val="00A776B5"/>
    <w:rsid w:val="00A77E70"/>
    <w:rsid w:val="00A817B8"/>
    <w:rsid w:val="00A81828"/>
    <w:rsid w:val="00A83D4B"/>
    <w:rsid w:val="00A856C9"/>
    <w:rsid w:val="00A8623B"/>
    <w:rsid w:val="00A87905"/>
    <w:rsid w:val="00A87A5A"/>
    <w:rsid w:val="00A87EB0"/>
    <w:rsid w:val="00A87F2B"/>
    <w:rsid w:val="00A9012C"/>
    <w:rsid w:val="00A90DD2"/>
    <w:rsid w:val="00A90E67"/>
    <w:rsid w:val="00A9106B"/>
    <w:rsid w:val="00A9185C"/>
    <w:rsid w:val="00A9222F"/>
    <w:rsid w:val="00A92D63"/>
    <w:rsid w:val="00A93634"/>
    <w:rsid w:val="00A940F5"/>
    <w:rsid w:val="00A946DF"/>
    <w:rsid w:val="00A94775"/>
    <w:rsid w:val="00A9495E"/>
    <w:rsid w:val="00A94B3C"/>
    <w:rsid w:val="00A94D42"/>
    <w:rsid w:val="00A94F0A"/>
    <w:rsid w:val="00A95B15"/>
    <w:rsid w:val="00A962F1"/>
    <w:rsid w:val="00A970F3"/>
    <w:rsid w:val="00A97310"/>
    <w:rsid w:val="00A97D7A"/>
    <w:rsid w:val="00A97E70"/>
    <w:rsid w:val="00AA0798"/>
    <w:rsid w:val="00AA1B96"/>
    <w:rsid w:val="00AA1BA0"/>
    <w:rsid w:val="00AA1F4C"/>
    <w:rsid w:val="00AA2195"/>
    <w:rsid w:val="00AA2F28"/>
    <w:rsid w:val="00AA3A54"/>
    <w:rsid w:val="00AA3F3A"/>
    <w:rsid w:val="00AA4340"/>
    <w:rsid w:val="00AA437C"/>
    <w:rsid w:val="00AA4AF7"/>
    <w:rsid w:val="00AA5785"/>
    <w:rsid w:val="00AA5E90"/>
    <w:rsid w:val="00AA5EA6"/>
    <w:rsid w:val="00AA5EFD"/>
    <w:rsid w:val="00AA6052"/>
    <w:rsid w:val="00AA6BD8"/>
    <w:rsid w:val="00AA796E"/>
    <w:rsid w:val="00AA7E90"/>
    <w:rsid w:val="00AB00D7"/>
    <w:rsid w:val="00AB0E47"/>
    <w:rsid w:val="00AB1CC4"/>
    <w:rsid w:val="00AB1E2D"/>
    <w:rsid w:val="00AB2502"/>
    <w:rsid w:val="00AB2A86"/>
    <w:rsid w:val="00AB3C24"/>
    <w:rsid w:val="00AB4DAF"/>
    <w:rsid w:val="00AB4E4D"/>
    <w:rsid w:val="00AB582A"/>
    <w:rsid w:val="00AB6E9E"/>
    <w:rsid w:val="00AB7266"/>
    <w:rsid w:val="00AB7527"/>
    <w:rsid w:val="00AB77AF"/>
    <w:rsid w:val="00AB7A5C"/>
    <w:rsid w:val="00AC0B0C"/>
    <w:rsid w:val="00AC105A"/>
    <w:rsid w:val="00AC1CC7"/>
    <w:rsid w:val="00AC25BB"/>
    <w:rsid w:val="00AC26C6"/>
    <w:rsid w:val="00AC26DD"/>
    <w:rsid w:val="00AC27FB"/>
    <w:rsid w:val="00AC28AB"/>
    <w:rsid w:val="00AC38CA"/>
    <w:rsid w:val="00AC497A"/>
    <w:rsid w:val="00AC4E17"/>
    <w:rsid w:val="00AC4FFA"/>
    <w:rsid w:val="00AC5731"/>
    <w:rsid w:val="00AC61C4"/>
    <w:rsid w:val="00AC696C"/>
    <w:rsid w:val="00AC7573"/>
    <w:rsid w:val="00AC75BD"/>
    <w:rsid w:val="00AD0436"/>
    <w:rsid w:val="00AD0B36"/>
    <w:rsid w:val="00AD14D8"/>
    <w:rsid w:val="00AD1DD7"/>
    <w:rsid w:val="00AD233B"/>
    <w:rsid w:val="00AD2E59"/>
    <w:rsid w:val="00AD3865"/>
    <w:rsid w:val="00AD4A07"/>
    <w:rsid w:val="00AD4A41"/>
    <w:rsid w:val="00AD4C2C"/>
    <w:rsid w:val="00AD5F0D"/>
    <w:rsid w:val="00AD62E6"/>
    <w:rsid w:val="00AD6BE1"/>
    <w:rsid w:val="00AE074B"/>
    <w:rsid w:val="00AE1AF8"/>
    <w:rsid w:val="00AE1F87"/>
    <w:rsid w:val="00AE258C"/>
    <w:rsid w:val="00AE33E5"/>
    <w:rsid w:val="00AE3571"/>
    <w:rsid w:val="00AE3D09"/>
    <w:rsid w:val="00AE3DDB"/>
    <w:rsid w:val="00AE4CF4"/>
    <w:rsid w:val="00AE4F86"/>
    <w:rsid w:val="00AE58AF"/>
    <w:rsid w:val="00AE58E4"/>
    <w:rsid w:val="00AE681F"/>
    <w:rsid w:val="00AE6847"/>
    <w:rsid w:val="00AE6FDE"/>
    <w:rsid w:val="00AE71B3"/>
    <w:rsid w:val="00AE7361"/>
    <w:rsid w:val="00AE7840"/>
    <w:rsid w:val="00AF0665"/>
    <w:rsid w:val="00AF0891"/>
    <w:rsid w:val="00AF10FD"/>
    <w:rsid w:val="00AF21F3"/>
    <w:rsid w:val="00AF238F"/>
    <w:rsid w:val="00AF2E25"/>
    <w:rsid w:val="00AF2FB3"/>
    <w:rsid w:val="00AF3589"/>
    <w:rsid w:val="00AF39B4"/>
    <w:rsid w:val="00AF436B"/>
    <w:rsid w:val="00AF457F"/>
    <w:rsid w:val="00AF4C98"/>
    <w:rsid w:val="00AF62A0"/>
    <w:rsid w:val="00AF649A"/>
    <w:rsid w:val="00AF69FA"/>
    <w:rsid w:val="00AF7702"/>
    <w:rsid w:val="00AF7D3F"/>
    <w:rsid w:val="00B0009A"/>
    <w:rsid w:val="00B000EF"/>
    <w:rsid w:val="00B0087E"/>
    <w:rsid w:val="00B0091A"/>
    <w:rsid w:val="00B00ECC"/>
    <w:rsid w:val="00B01B2B"/>
    <w:rsid w:val="00B01E31"/>
    <w:rsid w:val="00B020C4"/>
    <w:rsid w:val="00B02515"/>
    <w:rsid w:val="00B0290B"/>
    <w:rsid w:val="00B029E8"/>
    <w:rsid w:val="00B03660"/>
    <w:rsid w:val="00B03798"/>
    <w:rsid w:val="00B03CB1"/>
    <w:rsid w:val="00B03FAE"/>
    <w:rsid w:val="00B0434F"/>
    <w:rsid w:val="00B0444B"/>
    <w:rsid w:val="00B046CA"/>
    <w:rsid w:val="00B05A1B"/>
    <w:rsid w:val="00B101FB"/>
    <w:rsid w:val="00B105AA"/>
    <w:rsid w:val="00B10877"/>
    <w:rsid w:val="00B11D12"/>
    <w:rsid w:val="00B12080"/>
    <w:rsid w:val="00B12495"/>
    <w:rsid w:val="00B12FB0"/>
    <w:rsid w:val="00B13196"/>
    <w:rsid w:val="00B131AC"/>
    <w:rsid w:val="00B135C2"/>
    <w:rsid w:val="00B13B9D"/>
    <w:rsid w:val="00B14606"/>
    <w:rsid w:val="00B15A71"/>
    <w:rsid w:val="00B15C17"/>
    <w:rsid w:val="00B15FE2"/>
    <w:rsid w:val="00B1656C"/>
    <w:rsid w:val="00B166E9"/>
    <w:rsid w:val="00B169AD"/>
    <w:rsid w:val="00B16E54"/>
    <w:rsid w:val="00B17610"/>
    <w:rsid w:val="00B17A74"/>
    <w:rsid w:val="00B17A7D"/>
    <w:rsid w:val="00B20A89"/>
    <w:rsid w:val="00B21AB1"/>
    <w:rsid w:val="00B22DA8"/>
    <w:rsid w:val="00B2303F"/>
    <w:rsid w:val="00B239EA"/>
    <w:rsid w:val="00B2417B"/>
    <w:rsid w:val="00B242CA"/>
    <w:rsid w:val="00B244BD"/>
    <w:rsid w:val="00B25039"/>
    <w:rsid w:val="00B25332"/>
    <w:rsid w:val="00B254DB"/>
    <w:rsid w:val="00B26C47"/>
    <w:rsid w:val="00B2796C"/>
    <w:rsid w:val="00B27DB5"/>
    <w:rsid w:val="00B3016F"/>
    <w:rsid w:val="00B303D3"/>
    <w:rsid w:val="00B3078A"/>
    <w:rsid w:val="00B30CC2"/>
    <w:rsid w:val="00B31585"/>
    <w:rsid w:val="00B3241E"/>
    <w:rsid w:val="00B33346"/>
    <w:rsid w:val="00B33BE6"/>
    <w:rsid w:val="00B34170"/>
    <w:rsid w:val="00B34B07"/>
    <w:rsid w:val="00B34E65"/>
    <w:rsid w:val="00B35193"/>
    <w:rsid w:val="00B354B2"/>
    <w:rsid w:val="00B35F4B"/>
    <w:rsid w:val="00B3609A"/>
    <w:rsid w:val="00B366A4"/>
    <w:rsid w:val="00B37025"/>
    <w:rsid w:val="00B375D4"/>
    <w:rsid w:val="00B37E51"/>
    <w:rsid w:val="00B40038"/>
    <w:rsid w:val="00B40873"/>
    <w:rsid w:val="00B40AE7"/>
    <w:rsid w:val="00B40F1B"/>
    <w:rsid w:val="00B4161C"/>
    <w:rsid w:val="00B41638"/>
    <w:rsid w:val="00B42222"/>
    <w:rsid w:val="00B42743"/>
    <w:rsid w:val="00B42970"/>
    <w:rsid w:val="00B4400B"/>
    <w:rsid w:val="00B449EA"/>
    <w:rsid w:val="00B44C7F"/>
    <w:rsid w:val="00B45613"/>
    <w:rsid w:val="00B45619"/>
    <w:rsid w:val="00B45BF3"/>
    <w:rsid w:val="00B46954"/>
    <w:rsid w:val="00B46E90"/>
    <w:rsid w:val="00B46F61"/>
    <w:rsid w:val="00B47294"/>
    <w:rsid w:val="00B4768A"/>
    <w:rsid w:val="00B5231D"/>
    <w:rsid w:val="00B52977"/>
    <w:rsid w:val="00B52C3B"/>
    <w:rsid w:val="00B537D3"/>
    <w:rsid w:val="00B538BB"/>
    <w:rsid w:val="00B53BD6"/>
    <w:rsid w:val="00B53F02"/>
    <w:rsid w:val="00B54498"/>
    <w:rsid w:val="00B546C5"/>
    <w:rsid w:val="00B54DDF"/>
    <w:rsid w:val="00B55368"/>
    <w:rsid w:val="00B557DB"/>
    <w:rsid w:val="00B55A35"/>
    <w:rsid w:val="00B560DC"/>
    <w:rsid w:val="00B575DF"/>
    <w:rsid w:val="00B60362"/>
    <w:rsid w:val="00B60F16"/>
    <w:rsid w:val="00B61386"/>
    <w:rsid w:val="00B61AAB"/>
    <w:rsid w:val="00B61CDC"/>
    <w:rsid w:val="00B61E01"/>
    <w:rsid w:val="00B62191"/>
    <w:rsid w:val="00B64009"/>
    <w:rsid w:val="00B64031"/>
    <w:rsid w:val="00B6456E"/>
    <w:rsid w:val="00B65130"/>
    <w:rsid w:val="00B652A0"/>
    <w:rsid w:val="00B66389"/>
    <w:rsid w:val="00B66DB5"/>
    <w:rsid w:val="00B67625"/>
    <w:rsid w:val="00B67D32"/>
    <w:rsid w:val="00B7031D"/>
    <w:rsid w:val="00B7103A"/>
    <w:rsid w:val="00B7131C"/>
    <w:rsid w:val="00B718E8"/>
    <w:rsid w:val="00B7192B"/>
    <w:rsid w:val="00B71A56"/>
    <w:rsid w:val="00B71A8B"/>
    <w:rsid w:val="00B71DA8"/>
    <w:rsid w:val="00B7288B"/>
    <w:rsid w:val="00B728F0"/>
    <w:rsid w:val="00B72907"/>
    <w:rsid w:val="00B72B24"/>
    <w:rsid w:val="00B754A8"/>
    <w:rsid w:val="00B754E9"/>
    <w:rsid w:val="00B75606"/>
    <w:rsid w:val="00B75F14"/>
    <w:rsid w:val="00B76148"/>
    <w:rsid w:val="00B770B5"/>
    <w:rsid w:val="00B77251"/>
    <w:rsid w:val="00B77EF2"/>
    <w:rsid w:val="00B816E6"/>
    <w:rsid w:val="00B820CD"/>
    <w:rsid w:val="00B82421"/>
    <w:rsid w:val="00B82A4D"/>
    <w:rsid w:val="00B82FC1"/>
    <w:rsid w:val="00B83063"/>
    <w:rsid w:val="00B83948"/>
    <w:rsid w:val="00B83E71"/>
    <w:rsid w:val="00B849A1"/>
    <w:rsid w:val="00B84C11"/>
    <w:rsid w:val="00B850F6"/>
    <w:rsid w:val="00B85EFC"/>
    <w:rsid w:val="00B8615C"/>
    <w:rsid w:val="00B86B22"/>
    <w:rsid w:val="00B86BFF"/>
    <w:rsid w:val="00B87F14"/>
    <w:rsid w:val="00B900B4"/>
    <w:rsid w:val="00B90372"/>
    <w:rsid w:val="00B90DE1"/>
    <w:rsid w:val="00B9108A"/>
    <w:rsid w:val="00B9345E"/>
    <w:rsid w:val="00B9368F"/>
    <w:rsid w:val="00B93A82"/>
    <w:rsid w:val="00B9439E"/>
    <w:rsid w:val="00B94440"/>
    <w:rsid w:val="00B944E3"/>
    <w:rsid w:val="00B95029"/>
    <w:rsid w:val="00B955E9"/>
    <w:rsid w:val="00B957D9"/>
    <w:rsid w:val="00B95B06"/>
    <w:rsid w:val="00B96739"/>
    <w:rsid w:val="00B96A1B"/>
    <w:rsid w:val="00B97999"/>
    <w:rsid w:val="00B97CA2"/>
    <w:rsid w:val="00BA0033"/>
    <w:rsid w:val="00BA022C"/>
    <w:rsid w:val="00BA09C0"/>
    <w:rsid w:val="00BA158F"/>
    <w:rsid w:val="00BA15EB"/>
    <w:rsid w:val="00BA1A19"/>
    <w:rsid w:val="00BA1A5A"/>
    <w:rsid w:val="00BA2514"/>
    <w:rsid w:val="00BA2CE9"/>
    <w:rsid w:val="00BA3568"/>
    <w:rsid w:val="00BA4608"/>
    <w:rsid w:val="00BA4936"/>
    <w:rsid w:val="00BA52B1"/>
    <w:rsid w:val="00BA60D4"/>
    <w:rsid w:val="00BA6E1A"/>
    <w:rsid w:val="00BA7BA0"/>
    <w:rsid w:val="00BA7BD7"/>
    <w:rsid w:val="00BB0872"/>
    <w:rsid w:val="00BB0B82"/>
    <w:rsid w:val="00BB0FE4"/>
    <w:rsid w:val="00BB1B16"/>
    <w:rsid w:val="00BB23D4"/>
    <w:rsid w:val="00BB2AE5"/>
    <w:rsid w:val="00BB3398"/>
    <w:rsid w:val="00BB4B80"/>
    <w:rsid w:val="00BB55AE"/>
    <w:rsid w:val="00BB626D"/>
    <w:rsid w:val="00BB673D"/>
    <w:rsid w:val="00BB7BF6"/>
    <w:rsid w:val="00BC09D3"/>
    <w:rsid w:val="00BC0CA2"/>
    <w:rsid w:val="00BC0FFE"/>
    <w:rsid w:val="00BC12DB"/>
    <w:rsid w:val="00BC19E1"/>
    <w:rsid w:val="00BC25FA"/>
    <w:rsid w:val="00BC27C2"/>
    <w:rsid w:val="00BC2BC9"/>
    <w:rsid w:val="00BC2DE6"/>
    <w:rsid w:val="00BC301A"/>
    <w:rsid w:val="00BC3165"/>
    <w:rsid w:val="00BC35C4"/>
    <w:rsid w:val="00BC4E07"/>
    <w:rsid w:val="00BC50CB"/>
    <w:rsid w:val="00BC57B2"/>
    <w:rsid w:val="00BC59D7"/>
    <w:rsid w:val="00BC59EE"/>
    <w:rsid w:val="00BC5A0B"/>
    <w:rsid w:val="00BC6783"/>
    <w:rsid w:val="00BC6AAF"/>
    <w:rsid w:val="00BC7469"/>
    <w:rsid w:val="00BC7D31"/>
    <w:rsid w:val="00BD059E"/>
    <w:rsid w:val="00BD2825"/>
    <w:rsid w:val="00BD3FB5"/>
    <w:rsid w:val="00BD4C3A"/>
    <w:rsid w:val="00BD53FF"/>
    <w:rsid w:val="00BD5481"/>
    <w:rsid w:val="00BD62AC"/>
    <w:rsid w:val="00BE061F"/>
    <w:rsid w:val="00BE0A7E"/>
    <w:rsid w:val="00BE10E3"/>
    <w:rsid w:val="00BE16F7"/>
    <w:rsid w:val="00BE2075"/>
    <w:rsid w:val="00BE2394"/>
    <w:rsid w:val="00BE2C1F"/>
    <w:rsid w:val="00BE3444"/>
    <w:rsid w:val="00BE43C8"/>
    <w:rsid w:val="00BE4D07"/>
    <w:rsid w:val="00BE4D92"/>
    <w:rsid w:val="00BE54D4"/>
    <w:rsid w:val="00BE54FD"/>
    <w:rsid w:val="00BE5761"/>
    <w:rsid w:val="00BE5F35"/>
    <w:rsid w:val="00BE60B7"/>
    <w:rsid w:val="00BE6D83"/>
    <w:rsid w:val="00BF0C5A"/>
    <w:rsid w:val="00BF157B"/>
    <w:rsid w:val="00BF169C"/>
    <w:rsid w:val="00BF2D5C"/>
    <w:rsid w:val="00BF305F"/>
    <w:rsid w:val="00BF31F3"/>
    <w:rsid w:val="00BF3344"/>
    <w:rsid w:val="00BF3900"/>
    <w:rsid w:val="00BF4257"/>
    <w:rsid w:val="00BF44A3"/>
    <w:rsid w:val="00BF4921"/>
    <w:rsid w:val="00BF4A84"/>
    <w:rsid w:val="00BF505F"/>
    <w:rsid w:val="00BF5749"/>
    <w:rsid w:val="00BF5FD8"/>
    <w:rsid w:val="00BF7230"/>
    <w:rsid w:val="00BF73FB"/>
    <w:rsid w:val="00BF75B5"/>
    <w:rsid w:val="00C00593"/>
    <w:rsid w:val="00C005E1"/>
    <w:rsid w:val="00C0060B"/>
    <w:rsid w:val="00C00D2F"/>
    <w:rsid w:val="00C00DF8"/>
    <w:rsid w:val="00C0183E"/>
    <w:rsid w:val="00C01C33"/>
    <w:rsid w:val="00C023CA"/>
    <w:rsid w:val="00C02DB2"/>
    <w:rsid w:val="00C02E0F"/>
    <w:rsid w:val="00C031F6"/>
    <w:rsid w:val="00C0365E"/>
    <w:rsid w:val="00C03BE9"/>
    <w:rsid w:val="00C03BEA"/>
    <w:rsid w:val="00C03D0F"/>
    <w:rsid w:val="00C0444D"/>
    <w:rsid w:val="00C05B04"/>
    <w:rsid w:val="00C05CE8"/>
    <w:rsid w:val="00C065B4"/>
    <w:rsid w:val="00C102FE"/>
    <w:rsid w:val="00C1045D"/>
    <w:rsid w:val="00C10C4F"/>
    <w:rsid w:val="00C11425"/>
    <w:rsid w:val="00C114AB"/>
    <w:rsid w:val="00C11737"/>
    <w:rsid w:val="00C12A48"/>
    <w:rsid w:val="00C13D43"/>
    <w:rsid w:val="00C13F1B"/>
    <w:rsid w:val="00C14510"/>
    <w:rsid w:val="00C151DA"/>
    <w:rsid w:val="00C1527B"/>
    <w:rsid w:val="00C1563B"/>
    <w:rsid w:val="00C15991"/>
    <w:rsid w:val="00C15B1F"/>
    <w:rsid w:val="00C16193"/>
    <w:rsid w:val="00C162CA"/>
    <w:rsid w:val="00C17C4B"/>
    <w:rsid w:val="00C2066B"/>
    <w:rsid w:val="00C20B35"/>
    <w:rsid w:val="00C2120D"/>
    <w:rsid w:val="00C2229A"/>
    <w:rsid w:val="00C22494"/>
    <w:rsid w:val="00C2298E"/>
    <w:rsid w:val="00C22BA2"/>
    <w:rsid w:val="00C230F3"/>
    <w:rsid w:val="00C2364A"/>
    <w:rsid w:val="00C23AB0"/>
    <w:rsid w:val="00C24152"/>
    <w:rsid w:val="00C2449D"/>
    <w:rsid w:val="00C2526F"/>
    <w:rsid w:val="00C25931"/>
    <w:rsid w:val="00C25A7D"/>
    <w:rsid w:val="00C25AC9"/>
    <w:rsid w:val="00C2630A"/>
    <w:rsid w:val="00C26359"/>
    <w:rsid w:val="00C26D43"/>
    <w:rsid w:val="00C3024E"/>
    <w:rsid w:val="00C31650"/>
    <w:rsid w:val="00C320E3"/>
    <w:rsid w:val="00C3293F"/>
    <w:rsid w:val="00C336D7"/>
    <w:rsid w:val="00C3394A"/>
    <w:rsid w:val="00C33C82"/>
    <w:rsid w:val="00C33DD4"/>
    <w:rsid w:val="00C34ABE"/>
    <w:rsid w:val="00C34D2E"/>
    <w:rsid w:val="00C34E3D"/>
    <w:rsid w:val="00C351A3"/>
    <w:rsid w:val="00C35389"/>
    <w:rsid w:val="00C35B5D"/>
    <w:rsid w:val="00C372A3"/>
    <w:rsid w:val="00C3754E"/>
    <w:rsid w:val="00C376D2"/>
    <w:rsid w:val="00C37E83"/>
    <w:rsid w:val="00C403CF"/>
    <w:rsid w:val="00C420BC"/>
    <w:rsid w:val="00C42939"/>
    <w:rsid w:val="00C42D6E"/>
    <w:rsid w:val="00C42EEF"/>
    <w:rsid w:val="00C43AC1"/>
    <w:rsid w:val="00C44576"/>
    <w:rsid w:val="00C44611"/>
    <w:rsid w:val="00C45A65"/>
    <w:rsid w:val="00C46C37"/>
    <w:rsid w:val="00C47312"/>
    <w:rsid w:val="00C477C2"/>
    <w:rsid w:val="00C479C8"/>
    <w:rsid w:val="00C47B60"/>
    <w:rsid w:val="00C47B8B"/>
    <w:rsid w:val="00C50AA3"/>
    <w:rsid w:val="00C52263"/>
    <w:rsid w:val="00C53A27"/>
    <w:rsid w:val="00C5433E"/>
    <w:rsid w:val="00C54752"/>
    <w:rsid w:val="00C54FA1"/>
    <w:rsid w:val="00C552B0"/>
    <w:rsid w:val="00C55FF5"/>
    <w:rsid w:val="00C56344"/>
    <w:rsid w:val="00C56F29"/>
    <w:rsid w:val="00C570DB"/>
    <w:rsid w:val="00C573C4"/>
    <w:rsid w:val="00C576C1"/>
    <w:rsid w:val="00C5775B"/>
    <w:rsid w:val="00C57F5E"/>
    <w:rsid w:val="00C60AC3"/>
    <w:rsid w:val="00C60AD0"/>
    <w:rsid w:val="00C60F94"/>
    <w:rsid w:val="00C610A4"/>
    <w:rsid w:val="00C61BD4"/>
    <w:rsid w:val="00C62543"/>
    <w:rsid w:val="00C637B8"/>
    <w:rsid w:val="00C64FCC"/>
    <w:rsid w:val="00C66A80"/>
    <w:rsid w:val="00C67446"/>
    <w:rsid w:val="00C677CC"/>
    <w:rsid w:val="00C678AA"/>
    <w:rsid w:val="00C67DB0"/>
    <w:rsid w:val="00C702E8"/>
    <w:rsid w:val="00C702FB"/>
    <w:rsid w:val="00C70D4A"/>
    <w:rsid w:val="00C736AB"/>
    <w:rsid w:val="00C740E6"/>
    <w:rsid w:val="00C74335"/>
    <w:rsid w:val="00C76D38"/>
    <w:rsid w:val="00C80758"/>
    <w:rsid w:val="00C81777"/>
    <w:rsid w:val="00C81BE0"/>
    <w:rsid w:val="00C81C25"/>
    <w:rsid w:val="00C81C95"/>
    <w:rsid w:val="00C834DD"/>
    <w:rsid w:val="00C84E8A"/>
    <w:rsid w:val="00C8526E"/>
    <w:rsid w:val="00C86E4D"/>
    <w:rsid w:val="00C8737E"/>
    <w:rsid w:val="00C875A1"/>
    <w:rsid w:val="00C87FF9"/>
    <w:rsid w:val="00C92A5E"/>
    <w:rsid w:val="00C92C71"/>
    <w:rsid w:val="00C92ED7"/>
    <w:rsid w:val="00C93366"/>
    <w:rsid w:val="00C93536"/>
    <w:rsid w:val="00C93598"/>
    <w:rsid w:val="00C9360E"/>
    <w:rsid w:val="00C93610"/>
    <w:rsid w:val="00C93688"/>
    <w:rsid w:val="00C94295"/>
    <w:rsid w:val="00C9478F"/>
    <w:rsid w:val="00C94C64"/>
    <w:rsid w:val="00C952F0"/>
    <w:rsid w:val="00C959CC"/>
    <w:rsid w:val="00C9615A"/>
    <w:rsid w:val="00CA0285"/>
    <w:rsid w:val="00CA0493"/>
    <w:rsid w:val="00CA05B2"/>
    <w:rsid w:val="00CA081A"/>
    <w:rsid w:val="00CA1825"/>
    <w:rsid w:val="00CA2392"/>
    <w:rsid w:val="00CA27DA"/>
    <w:rsid w:val="00CA348C"/>
    <w:rsid w:val="00CA42DB"/>
    <w:rsid w:val="00CA4616"/>
    <w:rsid w:val="00CA476F"/>
    <w:rsid w:val="00CA488D"/>
    <w:rsid w:val="00CA4F49"/>
    <w:rsid w:val="00CA5902"/>
    <w:rsid w:val="00CA6451"/>
    <w:rsid w:val="00CA73FA"/>
    <w:rsid w:val="00CA7520"/>
    <w:rsid w:val="00CA79BD"/>
    <w:rsid w:val="00CB0149"/>
    <w:rsid w:val="00CB06D3"/>
    <w:rsid w:val="00CB14C2"/>
    <w:rsid w:val="00CB1822"/>
    <w:rsid w:val="00CB20E7"/>
    <w:rsid w:val="00CB228C"/>
    <w:rsid w:val="00CB24C7"/>
    <w:rsid w:val="00CB2EA6"/>
    <w:rsid w:val="00CB3153"/>
    <w:rsid w:val="00CB3773"/>
    <w:rsid w:val="00CB3AC4"/>
    <w:rsid w:val="00CB4400"/>
    <w:rsid w:val="00CB45F6"/>
    <w:rsid w:val="00CB4C04"/>
    <w:rsid w:val="00CB4C67"/>
    <w:rsid w:val="00CB4E1F"/>
    <w:rsid w:val="00CB5A6B"/>
    <w:rsid w:val="00CB5D26"/>
    <w:rsid w:val="00CB64D8"/>
    <w:rsid w:val="00CB68B7"/>
    <w:rsid w:val="00CB6A98"/>
    <w:rsid w:val="00CC0447"/>
    <w:rsid w:val="00CC1107"/>
    <w:rsid w:val="00CC12D5"/>
    <w:rsid w:val="00CC1E26"/>
    <w:rsid w:val="00CC214A"/>
    <w:rsid w:val="00CC21D6"/>
    <w:rsid w:val="00CC253D"/>
    <w:rsid w:val="00CC2FDC"/>
    <w:rsid w:val="00CC3229"/>
    <w:rsid w:val="00CC3703"/>
    <w:rsid w:val="00CC3B60"/>
    <w:rsid w:val="00CC43FC"/>
    <w:rsid w:val="00CC58A5"/>
    <w:rsid w:val="00CC5B08"/>
    <w:rsid w:val="00CC72F4"/>
    <w:rsid w:val="00CC73DB"/>
    <w:rsid w:val="00CC7C0B"/>
    <w:rsid w:val="00CD00CB"/>
    <w:rsid w:val="00CD084B"/>
    <w:rsid w:val="00CD0DB9"/>
    <w:rsid w:val="00CD1603"/>
    <w:rsid w:val="00CD1694"/>
    <w:rsid w:val="00CD2187"/>
    <w:rsid w:val="00CD2654"/>
    <w:rsid w:val="00CD269E"/>
    <w:rsid w:val="00CD2C86"/>
    <w:rsid w:val="00CD3221"/>
    <w:rsid w:val="00CD3524"/>
    <w:rsid w:val="00CD4157"/>
    <w:rsid w:val="00CD4A0C"/>
    <w:rsid w:val="00CD57EA"/>
    <w:rsid w:val="00CD606F"/>
    <w:rsid w:val="00CD6179"/>
    <w:rsid w:val="00CD62CD"/>
    <w:rsid w:val="00CD68AD"/>
    <w:rsid w:val="00CD6DA7"/>
    <w:rsid w:val="00CE0960"/>
    <w:rsid w:val="00CE097B"/>
    <w:rsid w:val="00CE0D0C"/>
    <w:rsid w:val="00CE1DA0"/>
    <w:rsid w:val="00CE28B4"/>
    <w:rsid w:val="00CE2E97"/>
    <w:rsid w:val="00CE345B"/>
    <w:rsid w:val="00CE3BEA"/>
    <w:rsid w:val="00CE40D4"/>
    <w:rsid w:val="00CE42AE"/>
    <w:rsid w:val="00CE4836"/>
    <w:rsid w:val="00CE48A4"/>
    <w:rsid w:val="00CE603B"/>
    <w:rsid w:val="00CE64D3"/>
    <w:rsid w:val="00CE6813"/>
    <w:rsid w:val="00CE6B52"/>
    <w:rsid w:val="00CE7308"/>
    <w:rsid w:val="00CE75AB"/>
    <w:rsid w:val="00CE75CC"/>
    <w:rsid w:val="00CF10FD"/>
    <w:rsid w:val="00CF1FF4"/>
    <w:rsid w:val="00CF258A"/>
    <w:rsid w:val="00CF2825"/>
    <w:rsid w:val="00CF352D"/>
    <w:rsid w:val="00CF3619"/>
    <w:rsid w:val="00CF379A"/>
    <w:rsid w:val="00CF4C88"/>
    <w:rsid w:val="00CF4E5D"/>
    <w:rsid w:val="00CF5534"/>
    <w:rsid w:val="00CF6465"/>
    <w:rsid w:val="00CF7851"/>
    <w:rsid w:val="00D00275"/>
    <w:rsid w:val="00D00994"/>
    <w:rsid w:val="00D00C60"/>
    <w:rsid w:val="00D0162B"/>
    <w:rsid w:val="00D029C1"/>
    <w:rsid w:val="00D02EBF"/>
    <w:rsid w:val="00D034EB"/>
    <w:rsid w:val="00D0359D"/>
    <w:rsid w:val="00D038CB"/>
    <w:rsid w:val="00D041AA"/>
    <w:rsid w:val="00D043A5"/>
    <w:rsid w:val="00D049EA"/>
    <w:rsid w:val="00D04FFA"/>
    <w:rsid w:val="00D05ACA"/>
    <w:rsid w:val="00D072F0"/>
    <w:rsid w:val="00D07580"/>
    <w:rsid w:val="00D119D8"/>
    <w:rsid w:val="00D11DC1"/>
    <w:rsid w:val="00D11F89"/>
    <w:rsid w:val="00D1262E"/>
    <w:rsid w:val="00D1266D"/>
    <w:rsid w:val="00D127DF"/>
    <w:rsid w:val="00D1282F"/>
    <w:rsid w:val="00D12D19"/>
    <w:rsid w:val="00D133A1"/>
    <w:rsid w:val="00D13CC9"/>
    <w:rsid w:val="00D14DB0"/>
    <w:rsid w:val="00D14F7D"/>
    <w:rsid w:val="00D15309"/>
    <w:rsid w:val="00D1531B"/>
    <w:rsid w:val="00D1589B"/>
    <w:rsid w:val="00D15B32"/>
    <w:rsid w:val="00D1648F"/>
    <w:rsid w:val="00D1696C"/>
    <w:rsid w:val="00D16C4A"/>
    <w:rsid w:val="00D16D63"/>
    <w:rsid w:val="00D17324"/>
    <w:rsid w:val="00D17589"/>
    <w:rsid w:val="00D179FC"/>
    <w:rsid w:val="00D20144"/>
    <w:rsid w:val="00D2014E"/>
    <w:rsid w:val="00D20A0C"/>
    <w:rsid w:val="00D2181F"/>
    <w:rsid w:val="00D223D4"/>
    <w:rsid w:val="00D2257A"/>
    <w:rsid w:val="00D2344B"/>
    <w:rsid w:val="00D248BF"/>
    <w:rsid w:val="00D2586E"/>
    <w:rsid w:val="00D25A84"/>
    <w:rsid w:val="00D310BE"/>
    <w:rsid w:val="00D31449"/>
    <w:rsid w:val="00D31739"/>
    <w:rsid w:val="00D318FB"/>
    <w:rsid w:val="00D31A8E"/>
    <w:rsid w:val="00D32656"/>
    <w:rsid w:val="00D32DB6"/>
    <w:rsid w:val="00D33007"/>
    <w:rsid w:val="00D33797"/>
    <w:rsid w:val="00D34085"/>
    <w:rsid w:val="00D3533D"/>
    <w:rsid w:val="00D3586B"/>
    <w:rsid w:val="00D35D45"/>
    <w:rsid w:val="00D3619C"/>
    <w:rsid w:val="00D36971"/>
    <w:rsid w:val="00D3723E"/>
    <w:rsid w:val="00D372A7"/>
    <w:rsid w:val="00D37A6A"/>
    <w:rsid w:val="00D37F20"/>
    <w:rsid w:val="00D401C1"/>
    <w:rsid w:val="00D41155"/>
    <w:rsid w:val="00D416B1"/>
    <w:rsid w:val="00D41755"/>
    <w:rsid w:val="00D42AF8"/>
    <w:rsid w:val="00D43CC4"/>
    <w:rsid w:val="00D449A1"/>
    <w:rsid w:val="00D451E9"/>
    <w:rsid w:val="00D45394"/>
    <w:rsid w:val="00D4655C"/>
    <w:rsid w:val="00D46C85"/>
    <w:rsid w:val="00D46E6F"/>
    <w:rsid w:val="00D502A0"/>
    <w:rsid w:val="00D50A93"/>
    <w:rsid w:val="00D52423"/>
    <w:rsid w:val="00D534BC"/>
    <w:rsid w:val="00D53B34"/>
    <w:rsid w:val="00D53F1B"/>
    <w:rsid w:val="00D53FCA"/>
    <w:rsid w:val="00D54890"/>
    <w:rsid w:val="00D5542A"/>
    <w:rsid w:val="00D55F2D"/>
    <w:rsid w:val="00D55F52"/>
    <w:rsid w:val="00D56CFC"/>
    <w:rsid w:val="00D57410"/>
    <w:rsid w:val="00D57D28"/>
    <w:rsid w:val="00D57DC2"/>
    <w:rsid w:val="00D60C8F"/>
    <w:rsid w:val="00D60E00"/>
    <w:rsid w:val="00D6101A"/>
    <w:rsid w:val="00D61056"/>
    <w:rsid w:val="00D61554"/>
    <w:rsid w:val="00D61716"/>
    <w:rsid w:val="00D617CF"/>
    <w:rsid w:val="00D62BA0"/>
    <w:rsid w:val="00D62D82"/>
    <w:rsid w:val="00D62FB4"/>
    <w:rsid w:val="00D64834"/>
    <w:rsid w:val="00D64C7A"/>
    <w:rsid w:val="00D65869"/>
    <w:rsid w:val="00D663BF"/>
    <w:rsid w:val="00D67348"/>
    <w:rsid w:val="00D679DD"/>
    <w:rsid w:val="00D70205"/>
    <w:rsid w:val="00D70A74"/>
    <w:rsid w:val="00D70E06"/>
    <w:rsid w:val="00D70FD2"/>
    <w:rsid w:val="00D71BD7"/>
    <w:rsid w:val="00D71CB8"/>
    <w:rsid w:val="00D71EEE"/>
    <w:rsid w:val="00D75005"/>
    <w:rsid w:val="00D761D6"/>
    <w:rsid w:val="00D772AA"/>
    <w:rsid w:val="00D8165F"/>
    <w:rsid w:val="00D816AA"/>
    <w:rsid w:val="00D81881"/>
    <w:rsid w:val="00D8236A"/>
    <w:rsid w:val="00D82762"/>
    <w:rsid w:val="00D83003"/>
    <w:rsid w:val="00D83025"/>
    <w:rsid w:val="00D8458E"/>
    <w:rsid w:val="00D849E8"/>
    <w:rsid w:val="00D857AA"/>
    <w:rsid w:val="00D868B9"/>
    <w:rsid w:val="00D86B24"/>
    <w:rsid w:val="00D86FE2"/>
    <w:rsid w:val="00D87311"/>
    <w:rsid w:val="00D879DF"/>
    <w:rsid w:val="00D87BD7"/>
    <w:rsid w:val="00D87E93"/>
    <w:rsid w:val="00D90564"/>
    <w:rsid w:val="00D90B91"/>
    <w:rsid w:val="00D90CC0"/>
    <w:rsid w:val="00D912B2"/>
    <w:rsid w:val="00D92763"/>
    <w:rsid w:val="00D958F7"/>
    <w:rsid w:val="00D95931"/>
    <w:rsid w:val="00D95B93"/>
    <w:rsid w:val="00D9673C"/>
    <w:rsid w:val="00D97024"/>
    <w:rsid w:val="00D972F9"/>
    <w:rsid w:val="00D97E46"/>
    <w:rsid w:val="00D97FB0"/>
    <w:rsid w:val="00DA00CD"/>
    <w:rsid w:val="00DA037D"/>
    <w:rsid w:val="00DA0FC3"/>
    <w:rsid w:val="00DA1170"/>
    <w:rsid w:val="00DA1271"/>
    <w:rsid w:val="00DA15C4"/>
    <w:rsid w:val="00DA1792"/>
    <w:rsid w:val="00DA1AAB"/>
    <w:rsid w:val="00DA21F8"/>
    <w:rsid w:val="00DA2F36"/>
    <w:rsid w:val="00DA3089"/>
    <w:rsid w:val="00DA3A2D"/>
    <w:rsid w:val="00DA4937"/>
    <w:rsid w:val="00DA4B86"/>
    <w:rsid w:val="00DA5120"/>
    <w:rsid w:val="00DA5527"/>
    <w:rsid w:val="00DA5A98"/>
    <w:rsid w:val="00DA6E47"/>
    <w:rsid w:val="00DA6F8E"/>
    <w:rsid w:val="00DA7356"/>
    <w:rsid w:val="00DA7411"/>
    <w:rsid w:val="00DA7C70"/>
    <w:rsid w:val="00DB1EDB"/>
    <w:rsid w:val="00DB4F48"/>
    <w:rsid w:val="00DB5058"/>
    <w:rsid w:val="00DB556E"/>
    <w:rsid w:val="00DB68B2"/>
    <w:rsid w:val="00DB6AAB"/>
    <w:rsid w:val="00DB75FE"/>
    <w:rsid w:val="00DB7861"/>
    <w:rsid w:val="00DB7F3E"/>
    <w:rsid w:val="00DC1529"/>
    <w:rsid w:val="00DC1C1C"/>
    <w:rsid w:val="00DC23CF"/>
    <w:rsid w:val="00DC3AD6"/>
    <w:rsid w:val="00DC3D94"/>
    <w:rsid w:val="00DC3F1D"/>
    <w:rsid w:val="00DC44A1"/>
    <w:rsid w:val="00DC459B"/>
    <w:rsid w:val="00DC45A5"/>
    <w:rsid w:val="00DC487C"/>
    <w:rsid w:val="00DC68A3"/>
    <w:rsid w:val="00DC6918"/>
    <w:rsid w:val="00DC692A"/>
    <w:rsid w:val="00DC6977"/>
    <w:rsid w:val="00DC69B5"/>
    <w:rsid w:val="00DC7601"/>
    <w:rsid w:val="00DD0E88"/>
    <w:rsid w:val="00DD1243"/>
    <w:rsid w:val="00DD1E20"/>
    <w:rsid w:val="00DD20B1"/>
    <w:rsid w:val="00DD3349"/>
    <w:rsid w:val="00DD3650"/>
    <w:rsid w:val="00DD3F1E"/>
    <w:rsid w:val="00DD3F41"/>
    <w:rsid w:val="00DD543F"/>
    <w:rsid w:val="00DD6C65"/>
    <w:rsid w:val="00DD7C0D"/>
    <w:rsid w:val="00DE0D79"/>
    <w:rsid w:val="00DE12F0"/>
    <w:rsid w:val="00DE141F"/>
    <w:rsid w:val="00DE2AF4"/>
    <w:rsid w:val="00DE315C"/>
    <w:rsid w:val="00DE32DD"/>
    <w:rsid w:val="00DE360E"/>
    <w:rsid w:val="00DE3A85"/>
    <w:rsid w:val="00DE4754"/>
    <w:rsid w:val="00DE4B7E"/>
    <w:rsid w:val="00DE5633"/>
    <w:rsid w:val="00DE618E"/>
    <w:rsid w:val="00DE73B7"/>
    <w:rsid w:val="00DE7565"/>
    <w:rsid w:val="00DF040B"/>
    <w:rsid w:val="00DF0F32"/>
    <w:rsid w:val="00DF18D1"/>
    <w:rsid w:val="00DF255B"/>
    <w:rsid w:val="00DF28A0"/>
    <w:rsid w:val="00DF2A21"/>
    <w:rsid w:val="00DF2D8D"/>
    <w:rsid w:val="00DF366C"/>
    <w:rsid w:val="00DF3EE7"/>
    <w:rsid w:val="00DF41A2"/>
    <w:rsid w:val="00DF55C1"/>
    <w:rsid w:val="00DF58BB"/>
    <w:rsid w:val="00DF6A17"/>
    <w:rsid w:val="00DF702E"/>
    <w:rsid w:val="00DF7226"/>
    <w:rsid w:val="00DF7438"/>
    <w:rsid w:val="00DF7D65"/>
    <w:rsid w:val="00E001FC"/>
    <w:rsid w:val="00E00274"/>
    <w:rsid w:val="00E003A0"/>
    <w:rsid w:val="00E017F3"/>
    <w:rsid w:val="00E02124"/>
    <w:rsid w:val="00E0225B"/>
    <w:rsid w:val="00E02732"/>
    <w:rsid w:val="00E03160"/>
    <w:rsid w:val="00E032DB"/>
    <w:rsid w:val="00E04D4C"/>
    <w:rsid w:val="00E05430"/>
    <w:rsid w:val="00E05B36"/>
    <w:rsid w:val="00E06227"/>
    <w:rsid w:val="00E06A4D"/>
    <w:rsid w:val="00E1034C"/>
    <w:rsid w:val="00E104AE"/>
    <w:rsid w:val="00E10DDB"/>
    <w:rsid w:val="00E11085"/>
    <w:rsid w:val="00E1116E"/>
    <w:rsid w:val="00E117CF"/>
    <w:rsid w:val="00E119A3"/>
    <w:rsid w:val="00E1256F"/>
    <w:rsid w:val="00E129FD"/>
    <w:rsid w:val="00E12C1D"/>
    <w:rsid w:val="00E14C8A"/>
    <w:rsid w:val="00E14D06"/>
    <w:rsid w:val="00E14D3B"/>
    <w:rsid w:val="00E153F6"/>
    <w:rsid w:val="00E15728"/>
    <w:rsid w:val="00E1642C"/>
    <w:rsid w:val="00E16687"/>
    <w:rsid w:val="00E16EB7"/>
    <w:rsid w:val="00E201F9"/>
    <w:rsid w:val="00E21682"/>
    <w:rsid w:val="00E21D7D"/>
    <w:rsid w:val="00E22DB3"/>
    <w:rsid w:val="00E22F10"/>
    <w:rsid w:val="00E2329C"/>
    <w:rsid w:val="00E23418"/>
    <w:rsid w:val="00E23F68"/>
    <w:rsid w:val="00E2448B"/>
    <w:rsid w:val="00E24F16"/>
    <w:rsid w:val="00E253A5"/>
    <w:rsid w:val="00E26135"/>
    <w:rsid w:val="00E26AF6"/>
    <w:rsid w:val="00E26C5F"/>
    <w:rsid w:val="00E2710A"/>
    <w:rsid w:val="00E27593"/>
    <w:rsid w:val="00E3139F"/>
    <w:rsid w:val="00E31DA7"/>
    <w:rsid w:val="00E31DF4"/>
    <w:rsid w:val="00E325B3"/>
    <w:rsid w:val="00E331EA"/>
    <w:rsid w:val="00E33A28"/>
    <w:rsid w:val="00E33E18"/>
    <w:rsid w:val="00E34946"/>
    <w:rsid w:val="00E361C3"/>
    <w:rsid w:val="00E3641D"/>
    <w:rsid w:val="00E373C1"/>
    <w:rsid w:val="00E374BF"/>
    <w:rsid w:val="00E37BD4"/>
    <w:rsid w:val="00E4169D"/>
    <w:rsid w:val="00E41BDC"/>
    <w:rsid w:val="00E4210B"/>
    <w:rsid w:val="00E422A3"/>
    <w:rsid w:val="00E424D9"/>
    <w:rsid w:val="00E42674"/>
    <w:rsid w:val="00E42B55"/>
    <w:rsid w:val="00E43239"/>
    <w:rsid w:val="00E44002"/>
    <w:rsid w:val="00E44632"/>
    <w:rsid w:val="00E44B0D"/>
    <w:rsid w:val="00E44C15"/>
    <w:rsid w:val="00E44C70"/>
    <w:rsid w:val="00E4577E"/>
    <w:rsid w:val="00E4712E"/>
    <w:rsid w:val="00E47465"/>
    <w:rsid w:val="00E507CB"/>
    <w:rsid w:val="00E50873"/>
    <w:rsid w:val="00E512A4"/>
    <w:rsid w:val="00E51592"/>
    <w:rsid w:val="00E51F19"/>
    <w:rsid w:val="00E52591"/>
    <w:rsid w:val="00E52A2F"/>
    <w:rsid w:val="00E52A62"/>
    <w:rsid w:val="00E52E11"/>
    <w:rsid w:val="00E539BA"/>
    <w:rsid w:val="00E53BB6"/>
    <w:rsid w:val="00E53D2B"/>
    <w:rsid w:val="00E53F9B"/>
    <w:rsid w:val="00E5466F"/>
    <w:rsid w:val="00E55CCD"/>
    <w:rsid w:val="00E562CE"/>
    <w:rsid w:val="00E56AC0"/>
    <w:rsid w:val="00E57B97"/>
    <w:rsid w:val="00E57EAC"/>
    <w:rsid w:val="00E57ECD"/>
    <w:rsid w:val="00E57F07"/>
    <w:rsid w:val="00E61017"/>
    <w:rsid w:val="00E612D8"/>
    <w:rsid w:val="00E6231E"/>
    <w:rsid w:val="00E636B6"/>
    <w:rsid w:val="00E63824"/>
    <w:rsid w:val="00E63E61"/>
    <w:rsid w:val="00E646DE"/>
    <w:rsid w:val="00E6545B"/>
    <w:rsid w:val="00E65AD3"/>
    <w:rsid w:val="00E65DDC"/>
    <w:rsid w:val="00E6617B"/>
    <w:rsid w:val="00E66968"/>
    <w:rsid w:val="00E66AA7"/>
    <w:rsid w:val="00E6711F"/>
    <w:rsid w:val="00E6753C"/>
    <w:rsid w:val="00E709FB"/>
    <w:rsid w:val="00E7188B"/>
    <w:rsid w:val="00E72A0E"/>
    <w:rsid w:val="00E72DA7"/>
    <w:rsid w:val="00E73F98"/>
    <w:rsid w:val="00E74B4C"/>
    <w:rsid w:val="00E74DF4"/>
    <w:rsid w:val="00E75564"/>
    <w:rsid w:val="00E759C5"/>
    <w:rsid w:val="00E75CC8"/>
    <w:rsid w:val="00E7711B"/>
    <w:rsid w:val="00E801CF"/>
    <w:rsid w:val="00E80B9A"/>
    <w:rsid w:val="00E81973"/>
    <w:rsid w:val="00E827BB"/>
    <w:rsid w:val="00E830DE"/>
    <w:rsid w:val="00E830E1"/>
    <w:rsid w:val="00E838AB"/>
    <w:rsid w:val="00E83C0F"/>
    <w:rsid w:val="00E842B6"/>
    <w:rsid w:val="00E843C6"/>
    <w:rsid w:val="00E85F4C"/>
    <w:rsid w:val="00E8694F"/>
    <w:rsid w:val="00E86D38"/>
    <w:rsid w:val="00E87182"/>
    <w:rsid w:val="00E878BB"/>
    <w:rsid w:val="00E878CC"/>
    <w:rsid w:val="00E9016E"/>
    <w:rsid w:val="00E91FF2"/>
    <w:rsid w:val="00E922F9"/>
    <w:rsid w:val="00E926F1"/>
    <w:rsid w:val="00E931CF"/>
    <w:rsid w:val="00E9422C"/>
    <w:rsid w:val="00E95511"/>
    <w:rsid w:val="00E9569E"/>
    <w:rsid w:val="00E96813"/>
    <w:rsid w:val="00EA0950"/>
    <w:rsid w:val="00EA1044"/>
    <w:rsid w:val="00EA119D"/>
    <w:rsid w:val="00EA14D7"/>
    <w:rsid w:val="00EA1DDE"/>
    <w:rsid w:val="00EA1FF1"/>
    <w:rsid w:val="00EA2C83"/>
    <w:rsid w:val="00EA2EB2"/>
    <w:rsid w:val="00EA2F37"/>
    <w:rsid w:val="00EA3110"/>
    <w:rsid w:val="00EA51B4"/>
    <w:rsid w:val="00EA69F3"/>
    <w:rsid w:val="00EA757E"/>
    <w:rsid w:val="00EB0A33"/>
    <w:rsid w:val="00EB0E7A"/>
    <w:rsid w:val="00EB0EEC"/>
    <w:rsid w:val="00EB22A3"/>
    <w:rsid w:val="00EB233D"/>
    <w:rsid w:val="00EB236C"/>
    <w:rsid w:val="00EB27C5"/>
    <w:rsid w:val="00EB2BFE"/>
    <w:rsid w:val="00EB2D1E"/>
    <w:rsid w:val="00EB3370"/>
    <w:rsid w:val="00EB36CF"/>
    <w:rsid w:val="00EB377E"/>
    <w:rsid w:val="00EB4137"/>
    <w:rsid w:val="00EB41DF"/>
    <w:rsid w:val="00EB4909"/>
    <w:rsid w:val="00EB4ADB"/>
    <w:rsid w:val="00EB4BFD"/>
    <w:rsid w:val="00EB4C1A"/>
    <w:rsid w:val="00EB4EAC"/>
    <w:rsid w:val="00EB5459"/>
    <w:rsid w:val="00EB56C0"/>
    <w:rsid w:val="00EB5BD2"/>
    <w:rsid w:val="00EB6D91"/>
    <w:rsid w:val="00EB7441"/>
    <w:rsid w:val="00EC0B3F"/>
    <w:rsid w:val="00EC0BE7"/>
    <w:rsid w:val="00EC11B0"/>
    <w:rsid w:val="00EC1432"/>
    <w:rsid w:val="00EC27B3"/>
    <w:rsid w:val="00EC4290"/>
    <w:rsid w:val="00EC4F60"/>
    <w:rsid w:val="00EC5573"/>
    <w:rsid w:val="00EC66CE"/>
    <w:rsid w:val="00EC6878"/>
    <w:rsid w:val="00EC6CC2"/>
    <w:rsid w:val="00EC6D12"/>
    <w:rsid w:val="00EC7B77"/>
    <w:rsid w:val="00ED016F"/>
    <w:rsid w:val="00ED097A"/>
    <w:rsid w:val="00ED0A8A"/>
    <w:rsid w:val="00ED27F3"/>
    <w:rsid w:val="00ED2ABF"/>
    <w:rsid w:val="00ED323C"/>
    <w:rsid w:val="00ED350D"/>
    <w:rsid w:val="00ED364B"/>
    <w:rsid w:val="00ED3A04"/>
    <w:rsid w:val="00ED4313"/>
    <w:rsid w:val="00ED5374"/>
    <w:rsid w:val="00ED540C"/>
    <w:rsid w:val="00ED5BB7"/>
    <w:rsid w:val="00ED7F1F"/>
    <w:rsid w:val="00EE034F"/>
    <w:rsid w:val="00EE13CF"/>
    <w:rsid w:val="00EE191D"/>
    <w:rsid w:val="00EE263D"/>
    <w:rsid w:val="00EE2B3E"/>
    <w:rsid w:val="00EE34F5"/>
    <w:rsid w:val="00EE369D"/>
    <w:rsid w:val="00EE3F03"/>
    <w:rsid w:val="00EE544B"/>
    <w:rsid w:val="00EE57BA"/>
    <w:rsid w:val="00EE5940"/>
    <w:rsid w:val="00EE601A"/>
    <w:rsid w:val="00EE6D35"/>
    <w:rsid w:val="00EE6E17"/>
    <w:rsid w:val="00EE7440"/>
    <w:rsid w:val="00EE7774"/>
    <w:rsid w:val="00EE7A5A"/>
    <w:rsid w:val="00EF025B"/>
    <w:rsid w:val="00EF0489"/>
    <w:rsid w:val="00EF0C4C"/>
    <w:rsid w:val="00EF1EA1"/>
    <w:rsid w:val="00EF2591"/>
    <w:rsid w:val="00EF3985"/>
    <w:rsid w:val="00EF449F"/>
    <w:rsid w:val="00EF46F7"/>
    <w:rsid w:val="00EF51C3"/>
    <w:rsid w:val="00EF578D"/>
    <w:rsid w:val="00EF5C12"/>
    <w:rsid w:val="00EF5CC8"/>
    <w:rsid w:val="00EF5D04"/>
    <w:rsid w:val="00EF69ED"/>
    <w:rsid w:val="00EF6B9A"/>
    <w:rsid w:val="00EF7E77"/>
    <w:rsid w:val="00F0007D"/>
    <w:rsid w:val="00F00B7D"/>
    <w:rsid w:val="00F0133B"/>
    <w:rsid w:val="00F013CD"/>
    <w:rsid w:val="00F017F5"/>
    <w:rsid w:val="00F0198E"/>
    <w:rsid w:val="00F01C7F"/>
    <w:rsid w:val="00F026D3"/>
    <w:rsid w:val="00F02EE8"/>
    <w:rsid w:val="00F0377E"/>
    <w:rsid w:val="00F0423A"/>
    <w:rsid w:val="00F04272"/>
    <w:rsid w:val="00F04BAC"/>
    <w:rsid w:val="00F04C84"/>
    <w:rsid w:val="00F053DB"/>
    <w:rsid w:val="00F06727"/>
    <w:rsid w:val="00F07861"/>
    <w:rsid w:val="00F07B49"/>
    <w:rsid w:val="00F1068F"/>
    <w:rsid w:val="00F10832"/>
    <w:rsid w:val="00F11734"/>
    <w:rsid w:val="00F11CCF"/>
    <w:rsid w:val="00F132E2"/>
    <w:rsid w:val="00F13CBD"/>
    <w:rsid w:val="00F148C8"/>
    <w:rsid w:val="00F14994"/>
    <w:rsid w:val="00F14CF4"/>
    <w:rsid w:val="00F1692A"/>
    <w:rsid w:val="00F1729A"/>
    <w:rsid w:val="00F17761"/>
    <w:rsid w:val="00F179FD"/>
    <w:rsid w:val="00F17C31"/>
    <w:rsid w:val="00F20A92"/>
    <w:rsid w:val="00F214E3"/>
    <w:rsid w:val="00F2200C"/>
    <w:rsid w:val="00F223A9"/>
    <w:rsid w:val="00F2359B"/>
    <w:rsid w:val="00F24D3B"/>
    <w:rsid w:val="00F25ADB"/>
    <w:rsid w:val="00F26CB1"/>
    <w:rsid w:val="00F2724B"/>
    <w:rsid w:val="00F27B11"/>
    <w:rsid w:val="00F300CF"/>
    <w:rsid w:val="00F30723"/>
    <w:rsid w:val="00F3102C"/>
    <w:rsid w:val="00F31F24"/>
    <w:rsid w:val="00F3206A"/>
    <w:rsid w:val="00F322E4"/>
    <w:rsid w:val="00F33A84"/>
    <w:rsid w:val="00F3404D"/>
    <w:rsid w:val="00F346A1"/>
    <w:rsid w:val="00F3509D"/>
    <w:rsid w:val="00F360A3"/>
    <w:rsid w:val="00F36563"/>
    <w:rsid w:val="00F36EEA"/>
    <w:rsid w:val="00F37C60"/>
    <w:rsid w:val="00F37EEE"/>
    <w:rsid w:val="00F41AE2"/>
    <w:rsid w:val="00F429C4"/>
    <w:rsid w:val="00F42E68"/>
    <w:rsid w:val="00F4380B"/>
    <w:rsid w:val="00F4385C"/>
    <w:rsid w:val="00F46794"/>
    <w:rsid w:val="00F47066"/>
    <w:rsid w:val="00F471C7"/>
    <w:rsid w:val="00F50510"/>
    <w:rsid w:val="00F506D8"/>
    <w:rsid w:val="00F507B0"/>
    <w:rsid w:val="00F51A7D"/>
    <w:rsid w:val="00F52424"/>
    <w:rsid w:val="00F52DE6"/>
    <w:rsid w:val="00F52F30"/>
    <w:rsid w:val="00F5437D"/>
    <w:rsid w:val="00F55485"/>
    <w:rsid w:val="00F55A02"/>
    <w:rsid w:val="00F55F48"/>
    <w:rsid w:val="00F5632F"/>
    <w:rsid w:val="00F565DE"/>
    <w:rsid w:val="00F56C24"/>
    <w:rsid w:val="00F57C4C"/>
    <w:rsid w:val="00F60E55"/>
    <w:rsid w:val="00F61174"/>
    <w:rsid w:val="00F611AC"/>
    <w:rsid w:val="00F61CCA"/>
    <w:rsid w:val="00F62424"/>
    <w:rsid w:val="00F62774"/>
    <w:rsid w:val="00F633AD"/>
    <w:rsid w:val="00F638F0"/>
    <w:rsid w:val="00F63921"/>
    <w:rsid w:val="00F646C7"/>
    <w:rsid w:val="00F65667"/>
    <w:rsid w:val="00F66029"/>
    <w:rsid w:val="00F66367"/>
    <w:rsid w:val="00F66512"/>
    <w:rsid w:val="00F675AF"/>
    <w:rsid w:val="00F67997"/>
    <w:rsid w:val="00F70382"/>
    <w:rsid w:val="00F70DC7"/>
    <w:rsid w:val="00F71078"/>
    <w:rsid w:val="00F71393"/>
    <w:rsid w:val="00F715FC"/>
    <w:rsid w:val="00F721E1"/>
    <w:rsid w:val="00F72642"/>
    <w:rsid w:val="00F72CFE"/>
    <w:rsid w:val="00F73474"/>
    <w:rsid w:val="00F74ABA"/>
    <w:rsid w:val="00F74D75"/>
    <w:rsid w:val="00F7573B"/>
    <w:rsid w:val="00F76AA9"/>
    <w:rsid w:val="00F76BE6"/>
    <w:rsid w:val="00F76CC9"/>
    <w:rsid w:val="00F773CF"/>
    <w:rsid w:val="00F77528"/>
    <w:rsid w:val="00F77880"/>
    <w:rsid w:val="00F77D31"/>
    <w:rsid w:val="00F80BAA"/>
    <w:rsid w:val="00F81025"/>
    <w:rsid w:val="00F84BB0"/>
    <w:rsid w:val="00F84BEC"/>
    <w:rsid w:val="00F84D9A"/>
    <w:rsid w:val="00F852B9"/>
    <w:rsid w:val="00F85CF4"/>
    <w:rsid w:val="00F879F4"/>
    <w:rsid w:val="00F900A0"/>
    <w:rsid w:val="00F90149"/>
    <w:rsid w:val="00F9159C"/>
    <w:rsid w:val="00F91FEE"/>
    <w:rsid w:val="00F93033"/>
    <w:rsid w:val="00F93135"/>
    <w:rsid w:val="00F93A5C"/>
    <w:rsid w:val="00F94426"/>
    <w:rsid w:val="00F94E89"/>
    <w:rsid w:val="00F952F9"/>
    <w:rsid w:val="00F9548D"/>
    <w:rsid w:val="00F958BB"/>
    <w:rsid w:val="00F958C7"/>
    <w:rsid w:val="00F9594B"/>
    <w:rsid w:val="00F97B94"/>
    <w:rsid w:val="00F97BBF"/>
    <w:rsid w:val="00FA0C2D"/>
    <w:rsid w:val="00FA10A9"/>
    <w:rsid w:val="00FA17A6"/>
    <w:rsid w:val="00FA23DB"/>
    <w:rsid w:val="00FA2478"/>
    <w:rsid w:val="00FA280B"/>
    <w:rsid w:val="00FA3DF4"/>
    <w:rsid w:val="00FA4337"/>
    <w:rsid w:val="00FA4E15"/>
    <w:rsid w:val="00FA5118"/>
    <w:rsid w:val="00FA52A3"/>
    <w:rsid w:val="00FA52F9"/>
    <w:rsid w:val="00FA5BA2"/>
    <w:rsid w:val="00FA6161"/>
    <w:rsid w:val="00FA754B"/>
    <w:rsid w:val="00FA78BE"/>
    <w:rsid w:val="00FA7989"/>
    <w:rsid w:val="00FB07C0"/>
    <w:rsid w:val="00FB0B67"/>
    <w:rsid w:val="00FB0D47"/>
    <w:rsid w:val="00FB1663"/>
    <w:rsid w:val="00FB1683"/>
    <w:rsid w:val="00FB26F0"/>
    <w:rsid w:val="00FB2A7D"/>
    <w:rsid w:val="00FB4AA6"/>
    <w:rsid w:val="00FB4B9F"/>
    <w:rsid w:val="00FB4CB8"/>
    <w:rsid w:val="00FB5EED"/>
    <w:rsid w:val="00FB6228"/>
    <w:rsid w:val="00FB697E"/>
    <w:rsid w:val="00FB7974"/>
    <w:rsid w:val="00FB7C95"/>
    <w:rsid w:val="00FC002B"/>
    <w:rsid w:val="00FC00A6"/>
    <w:rsid w:val="00FC0700"/>
    <w:rsid w:val="00FC12A7"/>
    <w:rsid w:val="00FC1B13"/>
    <w:rsid w:val="00FC1D6B"/>
    <w:rsid w:val="00FC2748"/>
    <w:rsid w:val="00FC2DEE"/>
    <w:rsid w:val="00FC2FDB"/>
    <w:rsid w:val="00FC324C"/>
    <w:rsid w:val="00FC33DA"/>
    <w:rsid w:val="00FC5D43"/>
    <w:rsid w:val="00FC5D8E"/>
    <w:rsid w:val="00FC6277"/>
    <w:rsid w:val="00FC68F9"/>
    <w:rsid w:val="00FC6938"/>
    <w:rsid w:val="00FC7131"/>
    <w:rsid w:val="00FD06D3"/>
    <w:rsid w:val="00FD0721"/>
    <w:rsid w:val="00FD0D36"/>
    <w:rsid w:val="00FD0FC6"/>
    <w:rsid w:val="00FD18A7"/>
    <w:rsid w:val="00FD1F92"/>
    <w:rsid w:val="00FD25CD"/>
    <w:rsid w:val="00FD2E22"/>
    <w:rsid w:val="00FD2E39"/>
    <w:rsid w:val="00FD3356"/>
    <w:rsid w:val="00FD3569"/>
    <w:rsid w:val="00FD361E"/>
    <w:rsid w:val="00FD371E"/>
    <w:rsid w:val="00FD37A4"/>
    <w:rsid w:val="00FD3EC9"/>
    <w:rsid w:val="00FD4123"/>
    <w:rsid w:val="00FD41C2"/>
    <w:rsid w:val="00FD4374"/>
    <w:rsid w:val="00FD48B7"/>
    <w:rsid w:val="00FD4F0B"/>
    <w:rsid w:val="00FD52BB"/>
    <w:rsid w:val="00FD5937"/>
    <w:rsid w:val="00FD5F5F"/>
    <w:rsid w:val="00FD7087"/>
    <w:rsid w:val="00FD77E3"/>
    <w:rsid w:val="00FE022F"/>
    <w:rsid w:val="00FE0C5F"/>
    <w:rsid w:val="00FE1095"/>
    <w:rsid w:val="00FE109E"/>
    <w:rsid w:val="00FE1256"/>
    <w:rsid w:val="00FE1862"/>
    <w:rsid w:val="00FE25C2"/>
    <w:rsid w:val="00FE264E"/>
    <w:rsid w:val="00FE32AB"/>
    <w:rsid w:val="00FE333E"/>
    <w:rsid w:val="00FE354D"/>
    <w:rsid w:val="00FE4C0C"/>
    <w:rsid w:val="00FE4DEE"/>
    <w:rsid w:val="00FE4F32"/>
    <w:rsid w:val="00FE5117"/>
    <w:rsid w:val="00FE59A8"/>
    <w:rsid w:val="00FE5DF5"/>
    <w:rsid w:val="00FE7B30"/>
    <w:rsid w:val="00FF0228"/>
    <w:rsid w:val="00FF02FE"/>
    <w:rsid w:val="00FF395A"/>
    <w:rsid w:val="00FF4C23"/>
    <w:rsid w:val="00FF5153"/>
    <w:rsid w:val="00FF57BA"/>
    <w:rsid w:val="00FF610C"/>
    <w:rsid w:val="00FF640C"/>
    <w:rsid w:val="00FF64AB"/>
    <w:rsid w:val="00FF6CF4"/>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834DA0"/>
  <w15:docId w15:val="{DE13BEDE-8A9A-4B36-B56D-F2EBD754A6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qFormat="1"/>
    <w:lsdException w:name="List Number" w:semiHidden="1" w:unhideWhenUsed="1"/>
    <w:lsdException w:name="List 2" w:semiHidden="1" w:unhideWhenUsed="1" w:qFormat="1"/>
    <w:lsdException w:name="List 3" w:semiHidden="1" w:unhideWhenUsed="1" w:qFormat="1"/>
    <w:lsdException w:name="List 4" w:semiHidden="1" w:unhideWhenUsed="1" w:qFormat="1"/>
    <w:lsdException w:name="List 5" w:semiHidden="1" w:unhideWhenUsed="1" w:qFormat="1"/>
    <w:lsdException w:name="List Bullet 2" w:semiHidden="1" w:unhideWhenUsed="1" w:qFormat="1"/>
    <w:lsdException w:name="List Bullet 3" w:semiHidden="1"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qFormat="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31585"/>
    <w:rPr>
      <w:sz w:val="20"/>
    </w:rPr>
  </w:style>
  <w:style w:type="paragraph" w:styleId="Heading1">
    <w:name w:val="heading 1"/>
    <w:basedOn w:val="Normal"/>
    <w:next w:val="Heading2"/>
    <w:link w:val="Heading1Char"/>
    <w:uiPriority w:val="9"/>
    <w:qFormat/>
    <w:rsid w:val="00E201F9"/>
    <w:pPr>
      <w:keepNext/>
      <w:pageBreakBefore/>
      <w:numPr>
        <w:numId w:val="6"/>
      </w:numPr>
      <w:spacing w:after="480" w:line="0" w:lineRule="atLeast"/>
      <w:outlineLvl w:val="0"/>
    </w:pPr>
    <w:rPr>
      <w:rFonts w:eastAsiaTheme="majorEastAsia" w:cstheme="majorBidi"/>
      <w:b/>
      <w:bCs/>
      <w:i/>
      <w:color w:val="002D86"/>
      <w:sz w:val="36"/>
      <w:szCs w:val="28"/>
    </w:rPr>
  </w:style>
  <w:style w:type="paragraph" w:styleId="Heading2">
    <w:name w:val="heading 2"/>
    <w:basedOn w:val="Normal"/>
    <w:next w:val="BodyText"/>
    <w:link w:val="Heading2Char"/>
    <w:autoRedefine/>
    <w:uiPriority w:val="9"/>
    <w:unhideWhenUsed/>
    <w:qFormat/>
    <w:rsid w:val="008E1D19"/>
    <w:pPr>
      <w:keepNext/>
      <w:keepLines/>
      <w:numPr>
        <w:ilvl w:val="1"/>
        <w:numId w:val="6"/>
      </w:numPr>
      <w:spacing w:after="240" w:line="240" w:lineRule="auto"/>
      <w:ind w:left="450"/>
      <w:outlineLvl w:val="1"/>
      <w:pPrChange w:id="0" w:author="Geetali Baruah" w:date="2020-12-28T22:17:00Z">
        <w:pPr>
          <w:keepNext/>
          <w:keepLines/>
          <w:numPr>
            <w:ilvl w:val="1"/>
            <w:numId w:val="6"/>
          </w:numPr>
          <w:spacing w:after="240"/>
          <w:ind w:left="972" w:hanging="612"/>
          <w:outlineLvl w:val="1"/>
        </w:pPr>
      </w:pPrChange>
    </w:pPr>
    <w:rPr>
      <w:rFonts w:eastAsiaTheme="majorEastAsia" w:cstheme="majorBidi"/>
      <w:b/>
      <w:bCs/>
      <w:i/>
      <w:color w:val="C00000"/>
      <w:sz w:val="32"/>
      <w:szCs w:val="26"/>
      <w:rPrChange w:id="0" w:author="Geetali Baruah" w:date="2020-12-28T22:17:00Z">
        <w:rPr>
          <w:rFonts w:asciiTheme="minorHAnsi" w:eastAsiaTheme="majorEastAsia" w:hAnsiTheme="minorHAnsi" w:cstheme="majorBidi"/>
          <w:b/>
          <w:bCs/>
          <w:i/>
          <w:color w:val="C00000"/>
          <w:sz w:val="32"/>
          <w:szCs w:val="26"/>
          <w:lang w:val="en-US" w:eastAsia="en-US" w:bidi="ar-SA"/>
        </w:rPr>
      </w:rPrChange>
    </w:rPr>
  </w:style>
  <w:style w:type="paragraph" w:styleId="Heading3">
    <w:name w:val="heading 3"/>
    <w:basedOn w:val="Normal"/>
    <w:next w:val="BodyText"/>
    <w:link w:val="Heading3Char"/>
    <w:uiPriority w:val="9"/>
    <w:unhideWhenUsed/>
    <w:qFormat/>
    <w:rsid w:val="00FE59A8"/>
    <w:pPr>
      <w:keepNext/>
      <w:keepLines/>
      <w:numPr>
        <w:ilvl w:val="2"/>
        <w:numId w:val="6"/>
      </w:numPr>
      <w:spacing w:after="240" w:line="240" w:lineRule="auto"/>
      <w:outlineLvl w:val="2"/>
    </w:pPr>
    <w:rPr>
      <w:rFonts w:eastAsiaTheme="majorEastAsia" w:cstheme="majorBidi"/>
      <w:b/>
      <w:bCs/>
      <w:i/>
      <w:color w:val="1CADE4" w:themeColor="accent1"/>
      <w:sz w:val="28"/>
    </w:rPr>
  </w:style>
  <w:style w:type="paragraph" w:styleId="Heading4">
    <w:name w:val="heading 4"/>
    <w:basedOn w:val="Normal"/>
    <w:next w:val="BodyText"/>
    <w:link w:val="Heading4Char"/>
    <w:uiPriority w:val="9"/>
    <w:unhideWhenUsed/>
    <w:qFormat/>
    <w:rsid w:val="00FE59A8"/>
    <w:pPr>
      <w:keepNext/>
      <w:keepLines/>
      <w:numPr>
        <w:ilvl w:val="3"/>
        <w:numId w:val="6"/>
      </w:numPr>
      <w:spacing w:after="240" w:line="240" w:lineRule="auto"/>
      <w:outlineLvl w:val="3"/>
    </w:pPr>
    <w:rPr>
      <w:rFonts w:eastAsiaTheme="majorEastAsia" w:cstheme="majorBidi"/>
      <w:bCs/>
      <w:i/>
      <w:iCs/>
      <w:color w:val="1CADE4" w:themeColor="accent1"/>
      <w:sz w:val="28"/>
    </w:rPr>
  </w:style>
  <w:style w:type="paragraph" w:styleId="Heading5">
    <w:name w:val="heading 5"/>
    <w:basedOn w:val="Normal"/>
    <w:next w:val="BodyText"/>
    <w:link w:val="Heading5Char"/>
    <w:uiPriority w:val="9"/>
    <w:unhideWhenUsed/>
    <w:qFormat/>
    <w:rsid w:val="00FE59A8"/>
    <w:pPr>
      <w:keepNext/>
      <w:keepLines/>
      <w:numPr>
        <w:ilvl w:val="4"/>
        <w:numId w:val="6"/>
      </w:numPr>
      <w:spacing w:after="240" w:line="240" w:lineRule="auto"/>
      <w:outlineLvl w:val="4"/>
    </w:pPr>
    <w:rPr>
      <w:rFonts w:eastAsiaTheme="majorEastAsia" w:cstheme="majorBidi"/>
      <w:i/>
      <w:color w:val="335B74" w:themeColor="text2"/>
      <w:sz w:val="24"/>
    </w:rPr>
  </w:style>
  <w:style w:type="paragraph" w:styleId="Heading6">
    <w:name w:val="heading 6"/>
    <w:basedOn w:val="Normal"/>
    <w:next w:val="BodyText"/>
    <w:link w:val="Heading6Char"/>
    <w:uiPriority w:val="9"/>
    <w:unhideWhenUsed/>
    <w:qFormat/>
    <w:rsid w:val="00FE59A8"/>
    <w:pPr>
      <w:keepNext/>
      <w:keepLines/>
      <w:spacing w:after="240" w:line="240" w:lineRule="auto"/>
      <w:outlineLvl w:val="5"/>
    </w:pPr>
    <w:rPr>
      <w:rFonts w:eastAsiaTheme="majorEastAsia" w:cstheme="majorBidi"/>
      <w:iCs/>
      <w:color w:val="335B74" w:themeColor="text2"/>
      <w:sz w:val="24"/>
    </w:rPr>
  </w:style>
  <w:style w:type="paragraph" w:styleId="Heading7">
    <w:name w:val="heading 7"/>
    <w:basedOn w:val="Normal"/>
    <w:next w:val="BodyText"/>
    <w:link w:val="Heading7Char"/>
    <w:uiPriority w:val="9"/>
    <w:unhideWhenUsed/>
    <w:qFormat/>
    <w:rsid w:val="00FE59A8"/>
    <w:pPr>
      <w:keepNext/>
      <w:keepLines/>
      <w:spacing w:after="240" w:line="240" w:lineRule="auto"/>
      <w:outlineLvl w:val="6"/>
    </w:pPr>
    <w:rPr>
      <w:rFonts w:eastAsiaTheme="majorEastAsia" w:cstheme="majorBidi"/>
      <w:i/>
      <w:iCs/>
      <w:color w:val="404040" w:themeColor="text1" w:themeTint="BF"/>
    </w:rPr>
  </w:style>
  <w:style w:type="paragraph" w:styleId="Heading8">
    <w:name w:val="heading 8"/>
    <w:basedOn w:val="Normal"/>
    <w:next w:val="BodyText"/>
    <w:link w:val="Heading8Char"/>
    <w:uiPriority w:val="9"/>
    <w:unhideWhenUsed/>
    <w:qFormat/>
    <w:rsid w:val="00FE59A8"/>
    <w:pPr>
      <w:keepNext/>
      <w:keepLines/>
      <w:spacing w:after="240" w:line="240" w:lineRule="auto"/>
      <w:outlineLvl w:val="7"/>
    </w:pPr>
    <w:rPr>
      <w:rFonts w:eastAsiaTheme="majorEastAsia" w:cstheme="majorBidi"/>
      <w:color w:val="404040" w:themeColor="text1" w:themeTint="BF"/>
      <w:szCs w:val="20"/>
    </w:rPr>
  </w:style>
  <w:style w:type="paragraph" w:styleId="Heading9">
    <w:name w:val="heading 9"/>
    <w:basedOn w:val="Normal"/>
    <w:next w:val="BodyText"/>
    <w:link w:val="Heading9Char"/>
    <w:uiPriority w:val="9"/>
    <w:unhideWhenUsed/>
    <w:qFormat/>
    <w:rsid w:val="00FE59A8"/>
    <w:pPr>
      <w:keepNext/>
      <w:keepLines/>
      <w:spacing w:after="240" w:line="240" w:lineRule="auto"/>
      <w:outlineLvl w:val="8"/>
    </w:pPr>
    <w:rPr>
      <w:rFonts w:eastAsiaTheme="majorEastAsia"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rsid w:val="0099600B"/>
    <w:pPr>
      <w:spacing w:after="0" w:line="240" w:lineRule="auto"/>
    </w:pPr>
    <w:rPr>
      <w:rFonts w:ascii="Arial" w:hAnsi="Arial"/>
      <w:color w:val="000000" w:themeColor="text1"/>
      <w:sz w:val="16"/>
    </w:rPr>
  </w:style>
  <w:style w:type="character" w:customStyle="1" w:styleId="HeaderChar">
    <w:name w:val="Header Char"/>
    <w:basedOn w:val="DefaultParagraphFont"/>
    <w:link w:val="Header"/>
    <w:uiPriority w:val="99"/>
    <w:rsid w:val="0099600B"/>
    <w:rPr>
      <w:rFonts w:ascii="Arial" w:hAnsi="Arial"/>
      <w:color w:val="000000" w:themeColor="text1"/>
      <w:sz w:val="16"/>
    </w:rPr>
  </w:style>
  <w:style w:type="paragraph" w:styleId="Footer">
    <w:name w:val="footer"/>
    <w:aliases w:val="|| Footer"/>
    <w:basedOn w:val="Normal"/>
    <w:link w:val="FooterChar"/>
    <w:uiPriority w:val="99"/>
    <w:unhideWhenUsed/>
    <w:rsid w:val="00675D04"/>
    <w:pPr>
      <w:spacing w:after="0" w:line="240" w:lineRule="auto"/>
    </w:pPr>
    <w:rPr>
      <w:rFonts w:ascii="Arial" w:hAnsi="Arial"/>
      <w:color w:val="000000" w:themeColor="text1"/>
      <w:sz w:val="16"/>
    </w:rPr>
  </w:style>
  <w:style w:type="character" w:customStyle="1" w:styleId="FooterChar">
    <w:name w:val="Footer Char"/>
    <w:aliases w:val="|| Footer Char"/>
    <w:basedOn w:val="DefaultParagraphFont"/>
    <w:link w:val="Footer"/>
    <w:uiPriority w:val="99"/>
    <w:rsid w:val="00675D04"/>
    <w:rPr>
      <w:rFonts w:ascii="Arial" w:hAnsi="Arial"/>
      <w:color w:val="000000" w:themeColor="text1"/>
      <w:sz w:val="16"/>
    </w:rPr>
  </w:style>
  <w:style w:type="paragraph" w:customStyle="1" w:styleId="Address">
    <w:name w:val="Address"/>
    <w:basedOn w:val="Normal"/>
    <w:link w:val="AddressChar"/>
    <w:uiPriority w:val="99"/>
    <w:qFormat/>
    <w:rsid w:val="001D1450"/>
    <w:pPr>
      <w:spacing w:after="0" w:line="200" w:lineRule="atLeast"/>
    </w:pPr>
    <w:rPr>
      <w:i/>
      <w:noProof/>
      <w:sz w:val="18"/>
      <w:szCs w:val="18"/>
    </w:rPr>
  </w:style>
  <w:style w:type="paragraph" w:styleId="BalloonText">
    <w:name w:val="Balloon Text"/>
    <w:basedOn w:val="Normal"/>
    <w:link w:val="BalloonTextChar"/>
    <w:uiPriority w:val="99"/>
    <w:unhideWhenUsed/>
    <w:rsid w:val="001D1450"/>
    <w:pPr>
      <w:spacing w:after="0" w:line="240" w:lineRule="auto"/>
    </w:pPr>
    <w:rPr>
      <w:rFonts w:ascii="Tahoma" w:hAnsi="Tahoma" w:cs="Tahoma"/>
      <w:sz w:val="16"/>
      <w:szCs w:val="16"/>
    </w:rPr>
  </w:style>
  <w:style w:type="character" w:customStyle="1" w:styleId="AddressChar">
    <w:name w:val="Address Char"/>
    <w:basedOn w:val="DefaultParagraphFont"/>
    <w:link w:val="Address"/>
    <w:uiPriority w:val="99"/>
    <w:rsid w:val="001D1450"/>
    <w:rPr>
      <w:rFonts w:asciiTheme="majorHAnsi" w:hAnsiTheme="majorHAnsi"/>
      <w:i/>
      <w:noProof/>
      <w:color w:val="000000" w:themeColor="text1"/>
      <w:sz w:val="18"/>
      <w:szCs w:val="18"/>
    </w:rPr>
  </w:style>
  <w:style w:type="character" w:customStyle="1" w:styleId="BalloonTextChar">
    <w:name w:val="Balloon Text Char"/>
    <w:basedOn w:val="DefaultParagraphFont"/>
    <w:link w:val="BalloonText"/>
    <w:uiPriority w:val="99"/>
    <w:rsid w:val="001D1450"/>
    <w:rPr>
      <w:rFonts w:ascii="Tahoma" w:hAnsi="Tahoma" w:cs="Tahoma"/>
      <w:color w:val="000000" w:themeColor="text1"/>
      <w:sz w:val="16"/>
      <w:szCs w:val="16"/>
    </w:rPr>
  </w:style>
  <w:style w:type="paragraph" w:styleId="Bibliography">
    <w:name w:val="Bibliography"/>
    <w:basedOn w:val="Normal"/>
    <w:next w:val="Normal"/>
    <w:uiPriority w:val="37"/>
    <w:unhideWhenUsed/>
    <w:rsid w:val="001D1450"/>
  </w:style>
  <w:style w:type="paragraph" w:styleId="BlockText">
    <w:name w:val="Block Text"/>
    <w:basedOn w:val="Normal"/>
    <w:uiPriority w:val="99"/>
    <w:unhideWhenUsed/>
    <w:rsid w:val="000F0A2F"/>
    <w:pPr>
      <w:pBdr>
        <w:top w:val="single" w:sz="8" w:space="10" w:color="D2D7DA" w:themeColor="background2" w:themeShade="F2"/>
        <w:left w:val="single" w:sz="8" w:space="10" w:color="D2D7DA" w:themeColor="background2" w:themeShade="F2"/>
        <w:bottom w:val="single" w:sz="8" w:space="10" w:color="D2D7DA" w:themeColor="background2" w:themeShade="F2"/>
        <w:right w:val="single" w:sz="8" w:space="10" w:color="D2D7DA" w:themeColor="background2" w:themeShade="F2"/>
      </w:pBdr>
      <w:shd w:val="clear" w:color="auto" w:fill="D2D7DA" w:themeFill="background2" w:themeFillShade="F2"/>
      <w:spacing w:after="240" w:line="240" w:lineRule="auto"/>
      <w:ind w:left="233" w:right="233"/>
    </w:pPr>
    <w:rPr>
      <w:i/>
      <w:iCs/>
      <w:color w:val="1CADE4" w:themeColor="accent1"/>
      <w:sz w:val="96"/>
    </w:rPr>
  </w:style>
  <w:style w:type="paragraph" w:styleId="BodyText2">
    <w:name w:val="Body Text 2"/>
    <w:basedOn w:val="Normal"/>
    <w:link w:val="BodyText2Char"/>
    <w:uiPriority w:val="99"/>
    <w:unhideWhenUsed/>
    <w:rsid w:val="000F0A2F"/>
    <w:pPr>
      <w:spacing w:after="120" w:line="480" w:lineRule="auto"/>
    </w:pPr>
  </w:style>
  <w:style w:type="character" w:customStyle="1" w:styleId="BodyText2Char">
    <w:name w:val="Body Text 2 Char"/>
    <w:basedOn w:val="DefaultParagraphFont"/>
    <w:link w:val="BodyText2"/>
    <w:uiPriority w:val="99"/>
    <w:rsid w:val="000F0A2F"/>
    <w:rPr>
      <w:rFonts w:asciiTheme="majorHAnsi" w:hAnsiTheme="majorHAnsi"/>
      <w:color w:val="000000" w:themeColor="text1"/>
      <w:sz w:val="20"/>
    </w:rPr>
  </w:style>
  <w:style w:type="paragraph" w:customStyle="1" w:styleId="BlockText2">
    <w:name w:val="Block Text 2"/>
    <w:basedOn w:val="Normal"/>
    <w:qFormat/>
    <w:rsid w:val="000F0A2F"/>
    <w:pPr>
      <w:pBdr>
        <w:top w:val="single" w:sz="8" w:space="10" w:color="335B74" w:themeColor="text2"/>
        <w:left w:val="single" w:sz="8" w:space="10" w:color="335B74" w:themeColor="text2"/>
        <w:bottom w:val="single" w:sz="8" w:space="10" w:color="335B74" w:themeColor="text2"/>
        <w:right w:val="single" w:sz="8" w:space="10" w:color="335B74" w:themeColor="text2"/>
      </w:pBdr>
      <w:shd w:val="clear" w:color="auto" w:fill="335B74" w:themeFill="text2"/>
      <w:spacing w:after="240" w:line="264" w:lineRule="auto"/>
      <w:ind w:left="227" w:right="227"/>
    </w:pPr>
    <w:rPr>
      <w:i/>
      <w:color w:val="DFE3E5" w:themeColor="background2"/>
      <w:sz w:val="48"/>
    </w:rPr>
  </w:style>
  <w:style w:type="paragraph" w:styleId="BodyText">
    <w:name w:val="Body Text"/>
    <w:aliases w:val="bt,Body,heading_txt,bodytxy2,heading3,Body Text - Level 2,1body,BodText,body text,Body Txt,contents,by,b,1st Bullet,Body Text Char Char, bt,RFQ Text,RFQ,Orig Qstn,Original Question,bd,Body Text x,block,OC Body Text,3 indent,heading31,t1,body,B"/>
    <w:basedOn w:val="Normal"/>
    <w:link w:val="BodyTextChar"/>
    <w:uiPriority w:val="99"/>
    <w:unhideWhenUsed/>
    <w:qFormat/>
    <w:rsid w:val="00967E9F"/>
  </w:style>
  <w:style w:type="paragraph" w:customStyle="1" w:styleId="BlockText3">
    <w:name w:val="Block Text 3"/>
    <w:basedOn w:val="Normal"/>
    <w:qFormat/>
    <w:rsid w:val="000F0A2F"/>
    <w:pPr>
      <w:spacing w:after="240" w:line="264" w:lineRule="auto"/>
    </w:pPr>
    <w:rPr>
      <w:b/>
      <w:i/>
      <w:color w:val="335B74" w:themeColor="text2"/>
      <w:sz w:val="48"/>
    </w:rPr>
  </w:style>
  <w:style w:type="character" w:customStyle="1" w:styleId="BodyTextChar">
    <w:name w:val="Body Text Char"/>
    <w:aliases w:val="bt Char,Body Char,heading_txt Char,bodytxy2 Char,heading3 Char,Body Text - Level 2 Char,1body Char,BodText Char,body text Char1,Body Txt Char,contents Char,by Char,b Char,1st Bullet Char,Body Text Char Char Char, bt Char,RFQ Text Char"/>
    <w:basedOn w:val="DefaultParagraphFont"/>
    <w:link w:val="BodyText"/>
    <w:uiPriority w:val="99"/>
    <w:rsid w:val="00967E9F"/>
    <w:rPr>
      <w:sz w:val="20"/>
    </w:rPr>
  </w:style>
  <w:style w:type="paragraph" w:styleId="BodyText3">
    <w:name w:val="Body Text 3"/>
    <w:basedOn w:val="Normal"/>
    <w:link w:val="BodyText3Char"/>
    <w:uiPriority w:val="99"/>
    <w:unhideWhenUsed/>
    <w:rsid w:val="000F0A2F"/>
    <w:pPr>
      <w:spacing w:after="120" w:line="240" w:lineRule="atLeast"/>
    </w:pPr>
    <w:rPr>
      <w:sz w:val="16"/>
      <w:szCs w:val="16"/>
    </w:rPr>
  </w:style>
  <w:style w:type="paragraph" w:customStyle="1" w:styleId="BodySingle">
    <w:name w:val="Body Single"/>
    <w:basedOn w:val="Normal"/>
    <w:qFormat/>
    <w:rsid w:val="005E0A52"/>
    <w:pPr>
      <w:spacing w:after="0"/>
    </w:pPr>
    <w:rPr>
      <w:color w:val="000000" w:themeColor="text1"/>
    </w:rPr>
  </w:style>
  <w:style w:type="character" w:customStyle="1" w:styleId="BodyText3Char">
    <w:name w:val="Body Text 3 Char"/>
    <w:basedOn w:val="DefaultParagraphFont"/>
    <w:link w:val="BodyText3"/>
    <w:uiPriority w:val="99"/>
    <w:rsid w:val="000F0A2F"/>
    <w:rPr>
      <w:rFonts w:asciiTheme="majorHAnsi" w:hAnsiTheme="majorHAnsi"/>
      <w:color w:val="000000" w:themeColor="text1"/>
      <w:sz w:val="16"/>
      <w:szCs w:val="16"/>
    </w:rPr>
  </w:style>
  <w:style w:type="paragraph" w:styleId="BodyTextIndent">
    <w:name w:val="Body Text Indent"/>
    <w:basedOn w:val="Normal"/>
    <w:link w:val="BodyTextIndentChar"/>
    <w:uiPriority w:val="99"/>
    <w:semiHidden/>
    <w:unhideWhenUsed/>
    <w:rsid w:val="001D1450"/>
    <w:pPr>
      <w:spacing w:after="120"/>
      <w:ind w:left="360"/>
    </w:pPr>
  </w:style>
  <w:style w:type="character" w:customStyle="1" w:styleId="BodyTextIndentChar">
    <w:name w:val="Body Text Indent Char"/>
    <w:basedOn w:val="DefaultParagraphFont"/>
    <w:link w:val="BodyTextIndent"/>
    <w:uiPriority w:val="99"/>
    <w:semiHidden/>
    <w:rsid w:val="001D1450"/>
    <w:rPr>
      <w:rFonts w:asciiTheme="majorHAnsi" w:hAnsiTheme="majorHAnsi"/>
      <w:color w:val="000000" w:themeColor="text1"/>
      <w:sz w:val="20"/>
    </w:rPr>
  </w:style>
  <w:style w:type="paragraph" w:styleId="Date">
    <w:name w:val="Date"/>
    <w:basedOn w:val="Normal"/>
    <w:next w:val="Normal"/>
    <w:link w:val="DateChar"/>
    <w:uiPriority w:val="99"/>
    <w:unhideWhenUsed/>
    <w:rsid w:val="007F6B24"/>
    <w:pPr>
      <w:ind w:left="2546"/>
    </w:pPr>
    <w:rPr>
      <w:sz w:val="48"/>
    </w:rPr>
  </w:style>
  <w:style w:type="character" w:customStyle="1" w:styleId="DateChar">
    <w:name w:val="Date Char"/>
    <w:basedOn w:val="DefaultParagraphFont"/>
    <w:link w:val="Date"/>
    <w:uiPriority w:val="99"/>
    <w:rsid w:val="007F6B24"/>
    <w:rPr>
      <w:sz w:val="48"/>
    </w:rPr>
  </w:style>
  <w:style w:type="paragraph" w:customStyle="1" w:styleId="Disclaimer">
    <w:name w:val="Disclaimer"/>
    <w:basedOn w:val="Normal"/>
    <w:link w:val="DisclaimerChar"/>
    <w:qFormat/>
    <w:rsid w:val="003A154E"/>
    <w:pPr>
      <w:spacing w:after="0" w:line="140" w:lineRule="atLeast"/>
    </w:pPr>
    <w:rPr>
      <w:rFonts w:cstheme="minorHAnsi"/>
      <w:sz w:val="12"/>
      <w:szCs w:val="12"/>
    </w:rPr>
  </w:style>
  <w:style w:type="paragraph" w:styleId="BodyTextFirstIndent">
    <w:name w:val="Body Text First Indent"/>
    <w:basedOn w:val="Normal"/>
    <w:link w:val="BodyTextFirstIndentChar"/>
    <w:uiPriority w:val="99"/>
    <w:semiHidden/>
    <w:unhideWhenUsed/>
    <w:rsid w:val="005E0A52"/>
    <w:pPr>
      <w:ind w:firstLine="360"/>
    </w:pPr>
    <w:rPr>
      <w:color w:val="000000" w:themeColor="text1"/>
    </w:rPr>
  </w:style>
  <w:style w:type="character" w:customStyle="1" w:styleId="DisclaimerChar">
    <w:name w:val="Disclaimer Char"/>
    <w:basedOn w:val="DefaultParagraphFont"/>
    <w:link w:val="Disclaimer"/>
    <w:rsid w:val="003A154E"/>
    <w:rPr>
      <w:rFonts w:cstheme="minorHAnsi"/>
      <w:color w:val="000000" w:themeColor="text1"/>
      <w:sz w:val="12"/>
      <w:szCs w:val="12"/>
    </w:rPr>
  </w:style>
  <w:style w:type="character" w:customStyle="1" w:styleId="BodyTextFirstIndentChar">
    <w:name w:val="Body Text First Indent Char"/>
    <w:basedOn w:val="DefaultParagraphFont"/>
    <w:link w:val="BodyTextFirstIndent"/>
    <w:uiPriority w:val="99"/>
    <w:semiHidden/>
    <w:rsid w:val="005E0A52"/>
  </w:style>
  <w:style w:type="paragraph" w:styleId="BodyTextFirstIndent2">
    <w:name w:val="Body Text First Indent 2"/>
    <w:basedOn w:val="BodyTextIndent"/>
    <w:link w:val="BodyTextFirstIndent2Char"/>
    <w:uiPriority w:val="99"/>
    <w:semiHidden/>
    <w:unhideWhenUsed/>
    <w:rsid w:val="001D1450"/>
    <w:pPr>
      <w:spacing w:after="200"/>
      <w:ind w:firstLine="360"/>
    </w:pPr>
  </w:style>
  <w:style w:type="character" w:customStyle="1" w:styleId="BodyTextFirstIndent2Char">
    <w:name w:val="Body Text First Indent 2 Char"/>
    <w:basedOn w:val="BodyTextIndentChar"/>
    <w:link w:val="BodyTextFirstIndent2"/>
    <w:uiPriority w:val="99"/>
    <w:semiHidden/>
    <w:rsid w:val="001D1450"/>
    <w:rPr>
      <w:rFonts w:asciiTheme="majorHAnsi" w:hAnsiTheme="majorHAnsi"/>
      <w:color w:val="000000" w:themeColor="text1"/>
      <w:sz w:val="20"/>
    </w:rPr>
  </w:style>
  <w:style w:type="paragraph" w:styleId="BodyTextIndent2">
    <w:name w:val="Body Text Indent 2"/>
    <w:basedOn w:val="Normal"/>
    <w:link w:val="BodyTextIndent2Char"/>
    <w:uiPriority w:val="99"/>
    <w:semiHidden/>
    <w:unhideWhenUsed/>
    <w:rsid w:val="001D1450"/>
    <w:pPr>
      <w:spacing w:after="120" w:line="480" w:lineRule="auto"/>
      <w:ind w:left="360"/>
    </w:pPr>
  </w:style>
  <w:style w:type="character" w:customStyle="1" w:styleId="BodyTextIndent2Char">
    <w:name w:val="Body Text Indent 2 Char"/>
    <w:basedOn w:val="DefaultParagraphFont"/>
    <w:link w:val="BodyTextIndent2"/>
    <w:uiPriority w:val="99"/>
    <w:semiHidden/>
    <w:rsid w:val="001D1450"/>
    <w:rPr>
      <w:rFonts w:asciiTheme="majorHAnsi" w:hAnsiTheme="majorHAnsi"/>
      <w:color w:val="000000" w:themeColor="text1"/>
      <w:sz w:val="20"/>
    </w:rPr>
  </w:style>
  <w:style w:type="paragraph" w:styleId="BodyTextIndent3">
    <w:name w:val="Body Text Indent 3"/>
    <w:basedOn w:val="Normal"/>
    <w:link w:val="BodyTextIndent3Char"/>
    <w:uiPriority w:val="99"/>
    <w:semiHidden/>
    <w:unhideWhenUsed/>
    <w:rsid w:val="001D1450"/>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1D1450"/>
    <w:rPr>
      <w:rFonts w:asciiTheme="majorHAnsi" w:hAnsiTheme="majorHAnsi"/>
      <w:color w:val="000000" w:themeColor="text1"/>
      <w:sz w:val="16"/>
      <w:szCs w:val="16"/>
    </w:rPr>
  </w:style>
  <w:style w:type="paragraph" w:styleId="Caption">
    <w:name w:val="caption"/>
    <w:basedOn w:val="Normal"/>
    <w:next w:val="Normal"/>
    <w:uiPriority w:val="35"/>
    <w:unhideWhenUsed/>
    <w:qFormat/>
    <w:rsid w:val="002D6331"/>
    <w:pPr>
      <w:spacing w:line="240" w:lineRule="auto"/>
    </w:pPr>
    <w:rPr>
      <w:b/>
      <w:bCs/>
      <w:color w:val="1CADE4" w:themeColor="accent1"/>
      <w:szCs w:val="18"/>
    </w:rPr>
  </w:style>
  <w:style w:type="paragraph" w:styleId="Closing">
    <w:name w:val="Closing"/>
    <w:basedOn w:val="Normal"/>
    <w:link w:val="ClosingChar"/>
    <w:uiPriority w:val="99"/>
    <w:semiHidden/>
    <w:unhideWhenUsed/>
    <w:rsid w:val="001D1450"/>
    <w:pPr>
      <w:spacing w:after="0" w:line="240" w:lineRule="auto"/>
      <w:ind w:left="4320"/>
    </w:pPr>
  </w:style>
  <w:style w:type="character" w:customStyle="1" w:styleId="ClosingChar">
    <w:name w:val="Closing Char"/>
    <w:basedOn w:val="DefaultParagraphFont"/>
    <w:link w:val="Closing"/>
    <w:uiPriority w:val="99"/>
    <w:semiHidden/>
    <w:rsid w:val="001D1450"/>
    <w:rPr>
      <w:rFonts w:asciiTheme="majorHAnsi" w:hAnsiTheme="majorHAnsi"/>
      <w:color w:val="000000" w:themeColor="text1"/>
      <w:sz w:val="20"/>
    </w:rPr>
  </w:style>
  <w:style w:type="paragraph" w:styleId="CommentText">
    <w:name w:val="annotation text"/>
    <w:basedOn w:val="Normal"/>
    <w:link w:val="CommentTextChar"/>
    <w:uiPriority w:val="99"/>
    <w:semiHidden/>
    <w:unhideWhenUsed/>
    <w:rsid w:val="001D1450"/>
    <w:pPr>
      <w:spacing w:line="240" w:lineRule="auto"/>
    </w:pPr>
    <w:rPr>
      <w:szCs w:val="20"/>
    </w:rPr>
  </w:style>
  <w:style w:type="character" w:customStyle="1" w:styleId="CommentTextChar">
    <w:name w:val="Comment Text Char"/>
    <w:basedOn w:val="DefaultParagraphFont"/>
    <w:link w:val="CommentText"/>
    <w:uiPriority w:val="99"/>
    <w:semiHidden/>
    <w:rsid w:val="001D1450"/>
    <w:rPr>
      <w:rFonts w:asciiTheme="majorHAnsi" w:hAnsiTheme="majorHAnsi"/>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1D1450"/>
    <w:rPr>
      <w:b/>
      <w:bCs/>
    </w:rPr>
  </w:style>
  <w:style w:type="character" w:customStyle="1" w:styleId="CommentSubjectChar">
    <w:name w:val="Comment Subject Char"/>
    <w:basedOn w:val="CommentTextChar"/>
    <w:link w:val="CommentSubject"/>
    <w:uiPriority w:val="99"/>
    <w:semiHidden/>
    <w:rsid w:val="001D1450"/>
    <w:rPr>
      <w:rFonts w:asciiTheme="majorHAnsi" w:hAnsiTheme="majorHAnsi"/>
      <w:b/>
      <w:bCs/>
      <w:color w:val="000000" w:themeColor="text1"/>
      <w:sz w:val="20"/>
      <w:szCs w:val="20"/>
    </w:rPr>
  </w:style>
  <w:style w:type="paragraph" w:customStyle="1" w:styleId="DividerPage">
    <w:name w:val="Divider Page"/>
    <w:qFormat/>
    <w:rsid w:val="0089432A"/>
    <w:pPr>
      <w:spacing w:after="240" w:line="240" w:lineRule="atLeast"/>
    </w:pPr>
    <w:rPr>
      <w:rFonts w:asciiTheme="majorHAnsi" w:hAnsiTheme="majorHAnsi"/>
      <w:i/>
      <w:color w:val="DFE3E5" w:themeColor="background2"/>
      <w:sz w:val="66"/>
      <w:szCs w:val="66"/>
    </w:rPr>
  </w:style>
  <w:style w:type="paragraph" w:styleId="E-mailSignature">
    <w:name w:val="E-mail Signature"/>
    <w:basedOn w:val="Normal"/>
    <w:link w:val="E-mailSignatureChar"/>
    <w:uiPriority w:val="99"/>
    <w:semiHidden/>
    <w:unhideWhenUsed/>
    <w:rsid w:val="001D1450"/>
    <w:pPr>
      <w:spacing w:after="0" w:line="240" w:lineRule="auto"/>
    </w:pPr>
  </w:style>
  <w:style w:type="character" w:customStyle="1" w:styleId="E-mailSignatureChar">
    <w:name w:val="E-mail Signature Char"/>
    <w:basedOn w:val="DefaultParagraphFont"/>
    <w:link w:val="E-mailSignature"/>
    <w:uiPriority w:val="99"/>
    <w:semiHidden/>
    <w:rsid w:val="001D1450"/>
    <w:rPr>
      <w:rFonts w:asciiTheme="majorHAnsi" w:hAnsiTheme="majorHAnsi"/>
      <w:color w:val="000000" w:themeColor="text1"/>
      <w:sz w:val="20"/>
    </w:rPr>
  </w:style>
  <w:style w:type="paragraph" w:styleId="EndnoteText">
    <w:name w:val="endnote text"/>
    <w:basedOn w:val="Normal"/>
    <w:link w:val="EndnoteTextChar"/>
    <w:uiPriority w:val="99"/>
    <w:semiHidden/>
    <w:unhideWhenUsed/>
    <w:rsid w:val="001D1450"/>
    <w:pPr>
      <w:spacing w:after="0" w:line="240" w:lineRule="auto"/>
    </w:pPr>
    <w:rPr>
      <w:szCs w:val="20"/>
    </w:rPr>
  </w:style>
  <w:style w:type="character" w:customStyle="1" w:styleId="EndnoteTextChar">
    <w:name w:val="Endnote Text Char"/>
    <w:basedOn w:val="DefaultParagraphFont"/>
    <w:link w:val="EndnoteText"/>
    <w:uiPriority w:val="99"/>
    <w:semiHidden/>
    <w:rsid w:val="001D1450"/>
    <w:rPr>
      <w:rFonts w:asciiTheme="majorHAnsi" w:hAnsiTheme="majorHAnsi"/>
      <w:color w:val="000000" w:themeColor="text1"/>
      <w:sz w:val="20"/>
      <w:szCs w:val="20"/>
    </w:rPr>
  </w:style>
  <w:style w:type="character" w:styleId="FollowedHyperlink">
    <w:name w:val="FollowedHyperlink"/>
    <w:basedOn w:val="DefaultParagraphFont"/>
    <w:uiPriority w:val="99"/>
    <w:semiHidden/>
    <w:unhideWhenUsed/>
    <w:rsid w:val="00B575DF"/>
    <w:rPr>
      <w:color w:val="92D050"/>
      <w:u w:val="single"/>
    </w:rPr>
  </w:style>
  <w:style w:type="paragraph" w:styleId="FootnoteText">
    <w:name w:val="footnote text"/>
    <w:basedOn w:val="Normal"/>
    <w:link w:val="FootnoteTextChar"/>
    <w:uiPriority w:val="99"/>
    <w:unhideWhenUsed/>
    <w:rsid w:val="00A006CD"/>
    <w:pPr>
      <w:spacing w:after="0" w:line="240" w:lineRule="auto"/>
    </w:pPr>
    <w:rPr>
      <w:sz w:val="18"/>
      <w:szCs w:val="20"/>
    </w:rPr>
  </w:style>
  <w:style w:type="character" w:customStyle="1" w:styleId="FootnoteTextChar">
    <w:name w:val="Footnote Text Char"/>
    <w:basedOn w:val="DefaultParagraphFont"/>
    <w:link w:val="FootnoteText"/>
    <w:uiPriority w:val="99"/>
    <w:rsid w:val="00A006CD"/>
    <w:rPr>
      <w:rFonts w:asciiTheme="majorHAnsi" w:hAnsiTheme="majorHAnsi"/>
      <w:color w:val="000000" w:themeColor="text1"/>
      <w:sz w:val="18"/>
      <w:szCs w:val="20"/>
    </w:rPr>
  </w:style>
  <w:style w:type="paragraph" w:customStyle="1" w:styleId="Guidance">
    <w:name w:val="Guidance"/>
    <w:basedOn w:val="Normal"/>
    <w:link w:val="GuidanceChar"/>
    <w:uiPriority w:val="99"/>
    <w:qFormat/>
    <w:rsid w:val="0084550A"/>
    <w:pPr>
      <w:spacing w:after="0"/>
    </w:pPr>
    <w:rPr>
      <w:rFonts w:ascii="Arial" w:hAnsi="Arial"/>
      <w:color w:val="00A5FF"/>
      <w:sz w:val="16"/>
    </w:rPr>
  </w:style>
  <w:style w:type="character" w:customStyle="1" w:styleId="Heading1Char">
    <w:name w:val="Heading 1 Char"/>
    <w:basedOn w:val="DefaultParagraphFont"/>
    <w:link w:val="Heading1"/>
    <w:uiPriority w:val="9"/>
    <w:rsid w:val="00E201F9"/>
    <w:rPr>
      <w:rFonts w:eastAsiaTheme="majorEastAsia" w:cstheme="majorBidi"/>
      <w:b/>
      <w:bCs/>
      <w:i/>
      <w:color w:val="002D86"/>
      <w:sz w:val="36"/>
      <w:szCs w:val="28"/>
    </w:rPr>
  </w:style>
  <w:style w:type="character" w:customStyle="1" w:styleId="GuidanceChar">
    <w:name w:val="Guidance Char"/>
    <w:basedOn w:val="DefaultParagraphFont"/>
    <w:link w:val="Guidance"/>
    <w:uiPriority w:val="99"/>
    <w:rsid w:val="0084550A"/>
    <w:rPr>
      <w:rFonts w:ascii="Arial" w:hAnsi="Arial"/>
      <w:color w:val="00A5FF"/>
      <w:sz w:val="16"/>
    </w:rPr>
  </w:style>
  <w:style w:type="character" w:customStyle="1" w:styleId="Heading2Char">
    <w:name w:val="Heading 2 Char"/>
    <w:basedOn w:val="DefaultParagraphFont"/>
    <w:link w:val="Heading2"/>
    <w:uiPriority w:val="9"/>
    <w:rsid w:val="008E1D19"/>
    <w:rPr>
      <w:rFonts w:eastAsiaTheme="majorEastAsia" w:cstheme="majorBidi"/>
      <w:b/>
      <w:bCs/>
      <w:i/>
      <w:color w:val="C00000"/>
      <w:sz w:val="32"/>
      <w:szCs w:val="26"/>
    </w:rPr>
  </w:style>
  <w:style w:type="character" w:customStyle="1" w:styleId="Heading3Char">
    <w:name w:val="Heading 3 Char"/>
    <w:basedOn w:val="DefaultParagraphFont"/>
    <w:link w:val="Heading3"/>
    <w:uiPriority w:val="9"/>
    <w:rsid w:val="001135EF"/>
    <w:rPr>
      <w:rFonts w:eastAsiaTheme="majorEastAsia" w:cstheme="majorBidi"/>
      <w:b/>
      <w:bCs/>
      <w:i/>
      <w:color w:val="1CADE4" w:themeColor="accent1"/>
      <w:sz w:val="28"/>
    </w:rPr>
  </w:style>
  <w:style w:type="character" w:customStyle="1" w:styleId="Heading4Char">
    <w:name w:val="Heading 4 Char"/>
    <w:basedOn w:val="DefaultParagraphFont"/>
    <w:link w:val="Heading4"/>
    <w:uiPriority w:val="9"/>
    <w:rsid w:val="000857E3"/>
    <w:rPr>
      <w:rFonts w:eastAsiaTheme="majorEastAsia" w:cstheme="majorBidi"/>
      <w:bCs/>
      <w:i/>
      <w:iCs/>
      <w:color w:val="1CADE4" w:themeColor="accent1"/>
      <w:sz w:val="28"/>
    </w:rPr>
  </w:style>
  <w:style w:type="character" w:customStyle="1" w:styleId="Heading5Char">
    <w:name w:val="Heading 5 Char"/>
    <w:basedOn w:val="DefaultParagraphFont"/>
    <w:link w:val="Heading5"/>
    <w:uiPriority w:val="9"/>
    <w:rsid w:val="000857E3"/>
    <w:rPr>
      <w:rFonts w:eastAsiaTheme="majorEastAsia" w:cstheme="majorBidi"/>
      <w:i/>
      <w:color w:val="335B74" w:themeColor="text2"/>
      <w:sz w:val="24"/>
    </w:rPr>
  </w:style>
  <w:style w:type="character" w:customStyle="1" w:styleId="Heading6Char">
    <w:name w:val="Heading 6 Char"/>
    <w:basedOn w:val="DefaultParagraphFont"/>
    <w:link w:val="Heading6"/>
    <w:uiPriority w:val="9"/>
    <w:rsid w:val="000857E3"/>
    <w:rPr>
      <w:rFonts w:eastAsiaTheme="majorEastAsia" w:cstheme="majorBidi"/>
      <w:iCs/>
      <w:color w:val="335B74" w:themeColor="text2"/>
      <w:sz w:val="24"/>
    </w:rPr>
  </w:style>
  <w:style w:type="character" w:customStyle="1" w:styleId="Heading7Char">
    <w:name w:val="Heading 7 Char"/>
    <w:basedOn w:val="DefaultParagraphFont"/>
    <w:link w:val="Heading7"/>
    <w:uiPriority w:val="9"/>
    <w:rsid w:val="00BC301A"/>
    <w:rPr>
      <w:rFonts w:eastAsiaTheme="majorEastAsia" w:cstheme="majorBidi"/>
      <w:i/>
      <w:iCs/>
      <w:color w:val="404040" w:themeColor="text1" w:themeTint="BF"/>
      <w:sz w:val="20"/>
    </w:rPr>
  </w:style>
  <w:style w:type="character" w:customStyle="1" w:styleId="Heading8Char">
    <w:name w:val="Heading 8 Char"/>
    <w:basedOn w:val="DefaultParagraphFont"/>
    <w:link w:val="Heading8"/>
    <w:uiPriority w:val="9"/>
    <w:rsid w:val="00D9673C"/>
    <w:rPr>
      <w:rFonts w:eastAsiaTheme="majorEastAsia" w:cstheme="majorBidi"/>
      <w:color w:val="404040" w:themeColor="text1" w:themeTint="BF"/>
      <w:sz w:val="20"/>
      <w:szCs w:val="20"/>
    </w:rPr>
  </w:style>
  <w:style w:type="character" w:customStyle="1" w:styleId="Heading9Char">
    <w:name w:val="Heading 9 Char"/>
    <w:basedOn w:val="DefaultParagraphFont"/>
    <w:link w:val="Heading9"/>
    <w:uiPriority w:val="9"/>
    <w:rsid w:val="00D9673C"/>
    <w:rPr>
      <w:rFonts w:eastAsiaTheme="majorEastAsia" w:cstheme="majorBidi"/>
      <w:i/>
      <w:iCs/>
      <w:color w:val="404040" w:themeColor="text1" w:themeTint="BF"/>
      <w:sz w:val="20"/>
      <w:szCs w:val="20"/>
    </w:rPr>
  </w:style>
  <w:style w:type="paragraph" w:customStyle="1" w:styleId="AppendixHeading5">
    <w:name w:val="Appendix Heading 5"/>
    <w:basedOn w:val="Normal"/>
    <w:next w:val="BodyText"/>
    <w:link w:val="AppendixHeading5Char"/>
    <w:qFormat/>
    <w:rsid w:val="00063F2F"/>
    <w:pPr>
      <w:numPr>
        <w:ilvl w:val="4"/>
        <w:numId w:val="1"/>
      </w:numPr>
      <w:spacing w:after="240" w:line="240" w:lineRule="auto"/>
    </w:pPr>
    <w:rPr>
      <w:i/>
      <w:color w:val="335B74" w:themeColor="text2"/>
      <w:sz w:val="24"/>
      <w:szCs w:val="24"/>
    </w:rPr>
  </w:style>
  <w:style w:type="paragraph" w:styleId="ListParagraph">
    <w:name w:val="List Paragraph"/>
    <w:aliases w:val="Citation List,List Paragraph1,List Paragraph Char Char,Bullets,Graphic,Table of contents numbered,Resume Title,lp1,List Paragraph11,List Paragraph1 Char Char,Figure_name,Ha,ADB paragraph numbering,Bullet List,FooterText,numbered,heading 4"/>
    <w:basedOn w:val="Normal"/>
    <w:link w:val="ListParagraphChar"/>
    <w:uiPriority w:val="34"/>
    <w:qFormat/>
    <w:rsid w:val="00A303D8"/>
    <w:pPr>
      <w:spacing w:after="240" w:line="240" w:lineRule="atLeast"/>
      <w:ind w:left="720"/>
      <w:contextualSpacing/>
    </w:pPr>
  </w:style>
  <w:style w:type="paragraph" w:customStyle="1" w:styleId="AppendixHeading1">
    <w:name w:val="Appendix Heading 1"/>
    <w:basedOn w:val="Normal"/>
    <w:next w:val="AppendixHeading2"/>
    <w:link w:val="AppendixHeading1Char"/>
    <w:qFormat/>
    <w:rsid w:val="00205AF3"/>
    <w:pPr>
      <w:keepNext/>
      <w:pageBreakBefore/>
      <w:spacing w:after="480" w:line="0" w:lineRule="atLeast"/>
    </w:pPr>
    <w:rPr>
      <w:b/>
      <w:i/>
      <w:sz w:val="48"/>
      <w:szCs w:val="48"/>
    </w:rPr>
  </w:style>
  <w:style w:type="paragraph" w:customStyle="1" w:styleId="AppendixHeading2">
    <w:name w:val="Appendix Heading 2"/>
    <w:basedOn w:val="Normal"/>
    <w:next w:val="BodyText"/>
    <w:link w:val="AppendixHeading2Char"/>
    <w:qFormat/>
    <w:rsid w:val="001B6E37"/>
    <w:pPr>
      <w:keepNext/>
      <w:keepLines/>
      <w:numPr>
        <w:ilvl w:val="1"/>
        <w:numId w:val="1"/>
      </w:numPr>
    </w:pPr>
    <w:rPr>
      <w:b/>
      <w:i/>
      <w:color w:val="C00000"/>
      <w:sz w:val="32"/>
      <w:szCs w:val="32"/>
    </w:rPr>
  </w:style>
  <w:style w:type="character" w:customStyle="1" w:styleId="AppendixHeading1Char">
    <w:name w:val="Appendix Heading 1 Char"/>
    <w:basedOn w:val="DefaultParagraphFont"/>
    <w:link w:val="AppendixHeading1"/>
    <w:rsid w:val="00205AF3"/>
    <w:rPr>
      <w:b/>
      <w:i/>
      <w:sz w:val="48"/>
      <w:szCs w:val="48"/>
    </w:rPr>
  </w:style>
  <w:style w:type="paragraph" w:customStyle="1" w:styleId="AppendixHeading3">
    <w:name w:val="Appendix Heading 3"/>
    <w:basedOn w:val="Normal"/>
    <w:next w:val="BodyText"/>
    <w:link w:val="AppendixHeading3Char"/>
    <w:qFormat/>
    <w:rsid w:val="005E2E20"/>
    <w:pPr>
      <w:keepNext/>
      <w:keepLines/>
      <w:numPr>
        <w:ilvl w:val="2"/>
        <w:numId w:val="1"/>
      </w:numPr>
      <w:spacing w:after="240" w:line="240" w:lineRule="auto"/>
    </w:pPr>
    <w:rPr>
      <w:b/>
      <w:i/>
      <w:color w:val="335B74" w:themeColor="text2"/>
      <w:sz w:val="28"/>
      <w:szCs w:val="28"/>
    </w:rPr>
  </w:style>
  <w:style w:type="character" w:customStyle="1" w:styleId="AppendixHeading2Char">
    <w:name w:val="Appendix Heading 2 Char"/>
    <w:basedOn w:val="DefaultParagraphFont"/>
    <w:link w:val="AppendixHeading2"/>
    <w:rsid w:val="001B6E37"/>
    <w:rPr>
      <w:b/>
      <w:i/>
      <w:color w:val="C00000"/>
      <w:sz w:val="32"/>
      <w:szCs w:val="32"/>
    </w:rPr>
  </w:style>
  <w:style w:type="paragraph" w:customStyle="1" w:styleId="AppendixHeading4">
    <w:name w:val="Appendix Heading 4"/>
    <w:basedOn w:val="Normal"/>
    <w:next w:val="BodyText"/>
    <w:link w:val="AppendixHeading4Char"/>
    <w:qFormat/>
    <w:rsid w:val="007720D9"/>
    <w:pPr>
      <w:numPr>
        <w:ilvl w:val="3"/>
        <w:numId w:val="1"/>
      </w:numPr>
      <w:spacing w:after="240" w:line="240" w:lineRule="atLeast"/>
    </w:pPr>
    <w:rPr>
      <w:i/>
      <w:color w:val="335B74" w:themeColor="text2"/>
      <w:sz w:val="28"/>
      <w:szCs w:val="28"/>
    </w:rPr>
  </w:style>
  <w:style w:type="character" w:customStyle="1" w:styleId="AppendixHeading3Char">
    <w:name w:val="Appendix Heading 3 Char"/>
    <w:basedOn w:val="DefaultParagraphFont"/>
    <w:link w:val="AppendixHeading3"/>
    <w:rsid w:val="005E2E20"/>
    <w:rPr>
      <w:b/>
      <w:i/>
      <w:color w:val="335B74" w:themeColor="text2"/>
      <w:sz w:val="28"/>
      <w:szCs w:val="28"/>
    </w:rPr>
  </w:style>
  <w:style w:type="paragraph" w:customStyle="1" w:styleId="ExhibitHeading1">
    <w:name w:val="Exhibit Heading 1"/>
    <w:basedOn w:val="Normal"/>
    <w:next w:val="ExhibitHeading2"/>
    <w:link w:val="ExhibitHeading1Char"/>
    <w:qFormat/>
    <w:rsid w:val="00621CE0"/>
    <w:pPr>
      <w:keepNext/>
      <w:pageBreakBefore/>
      <w:spacing w:after="480" w:line="0" w:lineRule="atLeast"/>
    </w:pPr>
    <w:rPr>
      <w:b/>
      <w:i/>
      <w:sz w:val="48"/>
      <w:szCs w:val="48"/>
    </w:rPr>
  </w:style>
  <w:style w:type="character" w:customStyle="1" w:styleId="AppendixHeading4Char">
    <w:name w:val="Appendix Heading 4 Char"/>
    <w:basedOn w:val="DefaultParagraphFont"/>
    <w:link w:val="AppendixHeading4"/>
    <w:rsid w:val="007720D9"/>
    <w:rPr>
      <w:i/>
      <w:color w:val="335B74" w:themeColor="text2"/>
      <w:sz w:val="28"/>
      <w:szCs w:val="28"/>
    </w:rPr>
  </w:style>
  <w:style w:type="character" w:customStyle="1" w:styleId="AppendixHeading5Char">
    <w:name w:val="Appendix Heading 5 Char"/>
    <w:basedOn w:val="DefaultParagraphFont"/>
    <w:link w:val="AppendixHeading5"/>
    <w:rsid w:val="00063F2F"/>
    <w:rPr>
      <w:i/>
      <w:color w:val="335B74" w:themeColor="text2"/>
      <w:sz w:val="24"/>
      <w:szCs w:val="24"/>
    </w:rPr>
  </w:style>
  <w:style w:type="paragraph" w:customStyle="1" w:styleId="ExhibitHeading2">
    <w:name w:val="Exhibit Heading 2"/>
    <w:basedOn w:val="Normal"/>
    <w:next w:val="BodyText"/>
    <w:link w:val="ExhibitHeading2Char"/>
    <w:qFormat/>
    <w:rsid w:val="004876DC"/>
    <w:pPr>
      <w:numPr>
        <w:ilvl w:val="1"/>
        <w:numId w:val="2"/>
      </w:numPr>
      <w:spacing w:after="240" w:line="240" w:lineRule="auto"/>
      <w:ind w:left="357" w:hanging="357"/>
    </w:pPr>
    <w:rPr>
      <w:b/>
      <w:i/>
      <w:color w:val="335B74" w:themeColor="text2"/>
      <w:sz w:val="32"/>
      <w:szCs w:val="32"/>
    </w:rPr>
  </w:style>
  <w:style w:type="character" w:customStyle="1" w:styleId="ExhibitHeading1Char">
    <w:name w:val="Exhibit Heading 1 Char"/>
    <w:basedOn w:val="DefaultParagraphFont"/>
    <w:link w:val="ExhibitHeading1"/>
    <w:rsid w:val="00621CE0"/>
    <w:rPr>
      <w:b/>
      <w:i/>
      <w:sz w:val="48"/>
      <w:szCs w:val="48"/>
    </w:rPr>
  </w:style>
  <w:style w:type="paragraph" w:customStyle="1" w:styleId="ExhibitHeading3">
    <w:name w:val="Exhibit Heading 3"/>
    <w:basedOn w:val="Normal"/>
    <w:next w:val="BodyText"/>
    <w:link w:val="ExhibitHeading3Char"/>
    <w:qFormat/>
    <w:rsid w:val="00357749"/>
    <w:pPr>
      <w:numPr>
        <w:ilvl w:val="2"/>
        <w:numId w:val="3"/>
      </w:numPr>
      <w:spacing w:after="240" w:line="240" w:lineRule="auto"/>
      <w:ind w:left="357" w:hanging="357"/>
    </w:pPr>
    <w:rPr>
      <w:b/>
      <w:i/>
      <w:color w:val="335B74" w:themeColor="text2"/>
      <w:sz w:val="28"/>
      <w:szCs w:val="24"/>
    </w:rPr>
  </w:style>
  <w:style w:type="character" w:customStyle="1" w:styleId="ExhibitHeading2Char">
    <w:name w:val="Exhibit Heading 2 Char"/>
    <w:basedOn w:val="DefaultParagraphFont"/>
    <w:link w:val="ExhibitHeading2"/>
    <w:rsid w:val="004876DC"/>
    <w:rPr>
      <w:b/>
      <w:i/>
      <w:color w:val="335B74" w:themeColor="text2"/>
      <w:sz w:val="32"/>
      <w:szCs w:val="32"/>
    </w:rPr>
  </w:style>
  <w:style w:type="paragraph" w:customStyle="1" w:styleId="ExhibitHeading4">
    <w:name w:val="Exhibit Heading 4"/>
    <w:basedOn w:val="Normal"/>
    <w:next w:val="BodyText"/>
    <w:link w:val="ExhibitHeading4Char"/>
    <w:qFormat/>
    <w:rsid w:val="00D31A8E"/>
    <w:pPr>
      <w:numPr>
        <w:ilvl w:val="3"/>
        <w:numId w:val="4"/>
      </w:numPr>
      <w:spacing w:after="240" w:line="240" w:lineRule="auto"/>
      <w:ind w:left="357" w:hanging="357"/>
    </w:pPr>
    <w:rPr>
      <w:i/>
      <w:color w:val="335B74" w:themeColor="text2"/>
      <w:sz w:val="28"/>
      <w:szCs w:val="28"/>
    </w:rPr>
  </w:style>
  <w:style w:type="character" w:customStyle="1" w:styleId="ExhibitHeading3Char">
    <w:name w:val="Exhibit Heading 3 Char"/>
    <w:basedOn w:val="DefaultParagraphFont"/>
    <w:link w:val="ExhibitHeading3"/>
    <w:rsid w:val="00357749"/>
    <w:rPr>
      <w:b/>
      <w:i/>
      <w:color w:val="335B74" w:themeColor="text2"/>
      <w:sz w:val="28"/>
      <w:szCs w:val="24"/>
    </w:rPr>
  </w:style>
  <w:style w:type="paragraph" w:customStyle="1" w:styleId="ExhibitHeading5">
    <w:name w:val="Exhibit Heading 5"/>
    <w:basedOn w:val="Normal"/>
    <w:next w:val="BodyText"/>
    <w:link w:val="ExhibitHeading5Char"/>
    <w:qFormat/>
    <w:rsid w:val="00D31A8E"/>
    <w:pPr>
      <w:numPr>
        <w:ilvl w:val="4"/>
        <w:numId w:val="5"/>
      </w:numPr>
      <w:spacing w:after="240" w:line="240" w:lineRule="auto"/>
      <w:ind w:left="357" w:hanging="357"/>
    </w:pPr>
    <w:rPr>
      <w:rFonts w:cstheme="minorHAnsi"/>
      <w:i/>
      <w:color w:val="335B74" w:themeColor="text2"/>
      <w:sz w:val="24"/>
      <w:szCs w:val="24"/>
    </w:rPr>
  </w:style>
  <w:style w:type="character" w:customStyle="1" w:styleId="ExhibitHeading4Char">
    <w:name w:val="Exhibit Heading 4 Char"/>
    <w:basedOn w:val="DefaultParagraphFont"/>
    <w:link w:val="ExhibitHeading4"/>
    <w:rsid w:val="00D31A8E"/>
    <w:rPr>
      <w:i/>
      <w:color w:val="335B74" w:themeColor="text2"/>
      <w:sz w:val="28"/>
      <w:szCs w:val="28"/>
    </w:rPr>
  </w:style>
  <w:style w:type="paragraph" w:styleId="HTMLAddress">
    <w:name w:val="HTML Address"/>
    <w:basedOn w:val="Normal"/>
    <w:link w:val="HTMLAddressChar"/>
    <w:uiPriority w:val="99"/>
    <w:semiHidden/>
    <w:unhideWhenUsed/>
    <w:rsid w:val="00462B57"/>
    <w:pPr>
      <w:spacing w:after="0" w:line="240" w:lineRule="auto"/>
    </w:pPr>
    <w:rPr>
      <w:i/>
      <w:iCs/>
    </w:rPr>
  </w:style>
  <w:style w:type="character" w:customStyle="1" w:styleId="ExhibitHeading5Char">
    <w:name w:val="Exhibit Heading 5 Char"/>
    <w:basedOn w:val="DefaultParagraphFont"/>
    <w:link w:val="ExhibitHeading5"/>
    <w:rsid w:val="00D31A8E"/>
    <w:rPr>
      <w:rFonts w:cstheme="minorHAnsi"/>
      <w:i/>
      <w:color w:val="335B74" w:themeColor="text2"/>
      <w:sz w:val="24"/>
      <w:szCs w:val="24"/>
    </w:rPr>
  </w:style>
  <w:style w:type="character" w:customStyle="1" w:styleId="HTMLAddressChar">
    <w:name w:val="HTML Address Char"/>
    <w:basedOn w:val="DefaultParagraphFont"/>
    <w:link w:val="HTMLAddress"/>
    <w:uiPriority w:val="99"/>
    <w:semiHidden/>
    <w:rsid w:val="00462B57"/>
    <w:rPr>
      <w:rFonts w:asciiTheme="majorHAnsi" w:hAnsiTheme="majorHAnsi"/>
      <w:i/>
      <w:iCs/>
      <w:color w:val="000000" w:themeColor="text1"/>
      <w:sz w:val="20"/>
    </w:rPr>
  </w:style>
  <w:style w:type="character" w:styleId="HTMLAcronym">
    <w:name w:val="HTML Acronym"/>
    <w:basedOn w:val="DefaultParagraphFont"/>
    <w:uiPriority w:val="99"/>
    <w:semiHidden/>
    <w:unhideWhenUsed/>
    <w:rsid w:val="00462B57"/>
    <w:rPr>
      <w:color w:val="000000" w:themeColor="text1"/>
    </w:rPr>
  </w:style>
  <w:style w:type="character" w:styleId="HTMLCite">
    <w:name w:val="HTML Cite"/>
    <w:basedOn w:val="DefaultParagraphFont"/>
    <w:uiPriority w:val="99"/>
    <w:semiHidden/>
    <w:unhideWhenUsed/>
    <w:rsid w:val="006713B6"/>
    <w:rPr>
      <w:i/>
      <w:iCs/>
      <w:color w:val="000000" w:themeColor="text1"/>
    </w:rPr>
  </w:style>
  <w:style w:type="character" w:styleId="HTMLDefinition">
    <w:name w:val="HTML Definition"/>
    <w:basedOn w:val="DefaultParagraphFont"/>
    <w:uiPriority w:val="99"/>
    <w:semiHidden/>
    <w:unhideWhenUsed/>
    <w:rsid w:val="008D0E08"/>
    <w:rPr>
      <w:i/>
      <w:iCs/>
      <w:color w:val="000000" w:themeColor="text1"/>
    </w:rPr>
  </w:style>
  <w:style w:type="character" w:styleId="HTMLKeyboard">
    <w:name w:val="HTML Keyboard"/>
    <w:basedOn w:val="DefaultParagraphFont"/>
    <w:uiPriority w:val="99"/>
    <w:semiHidden/>
    <w:unhideWhenUsed/>
    <w:rsid w:val="008D0E08"/>
    <w:rPr>
      <w:rFonts w:ascii="Consolas" w:hAnsi="Consolas"/>
      <w:color w:val="000000" w:themeColor="text1"/>
      <w:sz w:val="20"/>
      <w:szCs w:val="20"/>
    </w:rPr>
  </w:style>
  <w:style w:type="paragraph" w:styleId="HTMLPreformatted">
    <w:name w:val="HTML Preformatted"/>
    <w:basedOn w:val="Normal"/>
    <w:link w:val="HTMLPreformattedChar"/>
    <w:uiPriority w:val="99"/>
    <w:semiHidden/>
    <w:unhideWhenUsed/>
    <w:rsid w:val="008D0E08"/>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8D0E08"/>
    <w:rPr>
      <w:rFonts w:ascii="Consolas" w:hAnsi="Consolas"/>
      <w:color w:val="000000" w:themeColor="text1"/>
      <w:sz w:val="20"/>
      <w:szCs w:val="20"/>
    </w:rPr>
  </w:style>
  <w:style w:type="character" w:styleId="HTMLSample">
    <w:name w:val="HTML Sample"/>
    <w:basedOn w:val="DefaultParagraphFont"/>
    <w:uiPriority w:val="99"/>
    <w:semiHidden/>
    <w:unhideWhenUsed/>
    <w:rsid w:val="008D0E08"/>
    <w:rPr>
      <w:rFonts w:ascii="Consolas" w:hAnsi="Consolas"/>
      <w:color w:val="000000" w:themeColor="text1"/>
      <w:sz w:val="24"/>
      <w:szCs w:val="24"/>
    </w:rPr>
  </w:style>
  <w:style w:type="character" w:styleId="HTMLTypewriter">
    <w:name w:val="HTML Typewriter"/>
    <w:basedOn w:val="DefaultParagraphFont"/>
    <w:uiPriority w:val="99"/>
    <w:semiHidden/>
    <w:unhideWhenUsed/>
    <w:rsid w:val="008D0E08"/>
    <w:rPr>
      <w:rFonts w:ascii="Consolas" w:hAnsi="Consolas"/>
      <w:color w:val="000000" w:themeColor="text1"/>
      <w:sz w:val="20"/>
      <w:szCs w:val="20"/>
    </w:rPr>
  </w:style>
  <w:style w:type="character" w:styleId="HTMLVariable">
    <w:name w:val="HTML Variable"/>
    <w:basedOn w:val="DefaultParagraphFont"/>
    <w:uiPriority w:val="99"/>
    <w:semiHidden/>
    <w:unhideWhenUsed/>
    <w:rsid w:val="008D0E08"/>
    <w:rPr>
      <w:i/>
      <w:iCs/>
      <w:color w:val="000000" w:themeColor="text1"/>
    </w:rPr>
  </w:style>
  <w:style w:type="character" w:styleId="Hyperlink">
    <w:name w:val="Hyperlink"/>
    <w:basedOn w:val="DefaultParagraphFont"/>
    <w:uiPriority w:val="99"/>
    <w:unhideWhenUsed/>
    <w:rsid w:val="00391BDA"/>
    <w:rPr>
      <w:color w:val="0070C0"/>
      <w:u w:val="single"/>
    </w:rPr>
  </w:style>
  <w:style w:type="paragraph" w:styleId="Index1">
    <w:name w:val="index 1"/>
    <w:basedOn w:val="Normal"/>
    <w:next w:val="Normal"/>
    <w:autoRedefine/>
    <w:uiPriority w:val="99"/>
    <w:semiHidden/>
    <w:unhideWhenUsed/>
    <w:rsid w:val="00391BDA"/>
    <w:pPr>
      <w:spacing w:after="0" w:line="240" w:lineRule="auto"/>
      <w:ind w:left="200" w:hanging="200"/>
    </w:pPr>
  </w:style>
  <w:style w:type="paragraph" w:styleId="Index2">
    <w:name w:val="index 2"/>
    <w:basedOn w:val="Normal"/>
    <w:next w:val="Normal"/>
    <w:autoRedefine/>
    <w:uiPriority w:val="99"/>
    <w:semiHidden/>
    <w:unhideWhenUsed/>
    <w:rsid w:val="00391BDA"/>
    <w:pPr>
      <w:spacing w:after="0" w:line="240" w:lineRule="auto"/>
      <w:ind w:left="400" w:hanging="200"/>
    </w:pPr>
  </w:style>
  <w:style w:type="paragraph" w:styleId="Index3">
    <w:name w:val="index 3"/>
    <w:basedOn w:val="Normal"/>
    <w:next w:val="Normal"/>
    <w:autoRedefine/>
    <w:uiPriority w:val="99"/>
    <w:semiHidden/>
    <w:unhideWhenUsed/>
    <w:rsid w:val="00A211B8"/>
    <w:pPr>
      <w:spacing w:after="0" w:line="240" w:lineRule="auto"/>
      <w:ind w:left="600" w:hanging="200"/>
    </w:pPr>
  </w:style>
  <w:style w:type="paragraph" w:styleId="Index4">
    <w:name w:val="index 4"/>
    <w:basedOn w:val="Normal"/>
    <w:next w:val="Normal"/>
    <w:autoRedefine/>
    <w:uiPriority w:val="99"/>
    <w:semiHidden/>
    <w:unhideWhenUsed/>
    <w:rsid w:val="00A211B8"/>
    <w:pPr>
      <w:spacing w:after="0" w:line="240" w:lineRule="auto"/>
      <w:ind w:left="800" w:hanging="200"/>
    </w:pPr>
  </w:style>
  <w:style w:type="paragraph" w:styleId="Index5">
    <w:name w:val="index 5"/>
    <w:basedOn w:val="Normal"/>
    <w:next w:val="Normal"/>
    <w:autoRedefine/>
    <w:uiPriority w:val="99"/>
    <w:semiHidden/>
    <w:unhideWhenUsed/>
    <w:rsid w:val="00A211B8"/>
    <w:pPr>
      <w:spacing w:after="0" w:line="240" w:lineRule="auto"/>
      <w:ind w:left="1000" w:hanging="200"/>
    </w:pPr>
  </w:style>
  <w:style w:type="paragraph" w:styleId="Index6">
    <w:name w:val="index 6"/>
    <w:basedOn w:val="Normal"/>
    <w:next w:val="Normal"/>
    <w:autoRedefine/>
    <w:uiPriority w:val="99"/>
    <w:semiHidden/>
    <w:unhideWhenUsed/>
    <w:rsid w:val="00A211B8"/>
    <w:pPr>
      <w:spacing w:after="0" w:line="240" w:lineRule="auto"/>
      <w:ind w:left="1200" w:hanging="200"/>
    </w:pPr>
  </w:style>
  <w:style w:type="paragraph" w:styleId="Index7">
    <w:name w:val="index 7"/>
    <w:basedOn w:val="Normal"/>
    <w:next w:val="Normal"/>
    <w:autoRedefine/>
    <w:uiPriority w:val="99"/>
    <w:semiHidden/>
    <w:unhideWhenUsed/>
    <w:rsid w:val="00A211B8"/>
    <w:pPr>
      <w:spacing w:after="0" w:line="240" w:lineRule="auto"/>
      <w:ind w:left="1400" w:hanging="200"/>
    </w:pPr>
  </w:style>
  <w:style w:type="paragraph" w:styleId="Index8">
    <w:name w:val="index 8"/>
    <w:basedOn w:val="Normal"/>
    <w:next w:val="Normal"/>
    <w:autoRedefine/>
    <w:uiPriority w:val="99"/>
    <w:semiHidden/>
    <w:unhideWhenUsed/>
    <w:rsid w:val="00A211B8"/>
    <w:pPr>
      <w:spacing w:after="0" w:line="240" w:lineRule="auto"/>
      <w:ind w:left="1600" w:hanging="200"/>
    </w:pPr>
  </w:style>
  <w:style w:type="paragraph" w:styleId="Index9">
    <w:name w:val="index 9"/>
    <w:basedOn w:val="Normal"/>
    <w:next w:val="Normal"/>
    <w:autoRedefine/>
    <w:uiPriority w:val="99"/>
    <w:semiHidden/>
    <w:unhideWhenUsed/>
    <w:rsid w:val="00A211B8"/>
    <w:pPr>
      <w:spacing w:after="0" w:line="240" w:lineRule="auto"/>
      <w:ind w:left="1800" w:hanging="200"/>
    </w:pPr>
  </w:style>
  <w:style w:type="character" w:styleId="BookTitle">
    <w:name w:val="Book Title"/>
    <w:basedOn w:val="DefaultParagraphFont"/>
    <w:uiPriority w:val="33"/>
    <w:qFormat/>
    <w:rsid w:val="001D1450"/>
    <w:rPr>
      <w:b/>
      <w:bCs/>
      <w:smallCaps/>
      <w:color w:val="000000" w:themeColor="text1"/>
      <w:spacing w:val="5"/>
    </w:rPr>
  </w:style>
  <w:style w:type="character" w:styleId="CommentReference">
    <w:name w:val="annotation reference"/>
    <w:basedOn w:val="DefaultParagraphFont"/>
    <w:uiPriority w:val="99"/>
    <w:semiHidden/>
    <w:unhideWhenUsed/>
    <w:rsid w:val="001D1450"/>
    <w:rPr>
      <w:color w:val="000000" w:themeColor="text1"/>
      <w:sz w:val="16"/>
      <w:szCs w:val="16"/>
    </w:rPr>
  </w:style>
  <w:style w:type="paragraph" w:styleId="DocumentMap">
    <w:name w:val="Document Map"/>
    <w:basedOn w:val="Normal"/>
    <w:link w:val="DocumentMapChar"/>
    <w:uiPriority w:val="99"/>
    <w:semiHidden/>
    <w:unhideWhenUsed/>
    <w:rsid w:val="001D145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D1450"/>
    <w:rPr>
      <w:rFonts w:ascii="Tahoma" w:hAnsi="Tahoma" w:cs="Tahoma"/>
      <w:color w:val="000000" w:themeColor="text1"/>
      <w:sz w:val="16"/>
      <w:szCs w:val="16"/>
    </w:rPr>
  </w:style>
  <w:style w:type="character" w:styleId="Emphasis">
    <w:name w:val="Emphasis"/>
    <w:basedOn w:val="DefaultParagraphFont"/>
    <w:uiPriority w:val="99"/>
    <w:qFormat/>
    <w:rsid w:val="001D1450"/>
    <w:rPr>
      <w:i/>
      <w:iCs/>
      <w:color w:val="000000" w:themeColor="text1"/>
    </w:rPr>
  </w:style>
  <w:style w:type="character" w:styleId="EndnoteReference">
    <w:name w:val="endnote reference"/>
    <w:basedOn w:val="DefaultParagraphFont"/>
    <w:uiPriority w:val="99"/>
    <w:semiHidden/>
    <w:unhideWhenUsed/>
    <w:rsid w:val="001D1450"/>
    <w:rPr>
      <w:color w:val="000000" w:themeColor="text1"/>
      <w:vertAlign w:val="superscript"/>
    </w:rPr>
  </w:style>
  <w:style w:type="paragraph" w:styleId="EnvelopeAddress">
    <w:name w:val="envelope address"/>
    <w:basedOn w:val="Normal"/>
    <w:uiPriority w:val="99"/>
    <w:semiHidden/>
    <w:unhideWhenUsed/>
    <w:rsid w:val="001D1450"/>
    <w:pPr>
      <w:framePr w:w="7920" w:h="1980" w:hRule="exact" w:hSpace="180" w:wrap="auto" w:hAnchor="page" w:xAlign="center" w:yAlign="bottom"/>
      <w:spacing w:after="0" w:line="240" w:lineRule="auto"/>
      <w:ind w:left="2880"/>
    </w:pPr>
    <w:rPr>
      <w:rFonts w:eastAsiaTheme="majorEastAsia" w:cstheme="majorBidi"/>
      <w:sz w:val="24"/>
      <w:szCs w:val="24"/>
    </w:rPr>
  </w:style>
  <w:style w:type="paragraph" w:styleId="EnvelopeReturn">
    <w:name w:val="envelope return"/>
    <w:basedOn w:val="Normal"/>
    <w:uiPriority w:val="99"/>
    <w:semiHidden/>
    <w:unhideWhenUsed/>
    <w:rsid w:val="001D1450"/>
    <w:pPr>
      <w:spacing w:after="0" w:line="240" w:lineRule="auto"/>
    </w:pPr>
    <w:rPr>
      <w:rFonts w:eastAsiaTheme="majorEastAsia" w:cstheme="majorBidi"/>
      <w:szCs w:val="20"/>
    </w:rPr>
  </w:style>
  <w:style w:type="character" w:styleId="FootnoteReference">
    <w:name w:val="footnote reference"/>
    <w:basedOn w:val="DefaultParagraphFont"/>
    <w:uiPriority w:val="99"/>
    <w:semiHidden/>
    <w:unhideWhenUsed/>
    <w:rsid w:val="001D1450"/>
    <w:rPr>
      <w:color w:val="000000" w:themeColor="text1"/>
      <w:vertAlign w:val="superscript"/>
    </w:rPr>
  </w:style>
  <w:style w:type="character" w:styleId="HTMLCode">
    <w:name w:val="HTML Code"/>
    <w:basedOn w:val="DefaultParagraphFont"/>
    <w:uiPriority w:val="99"/>
    <w:semiHidden/>
    <w:unhideWhenUsed/>
    <w:rsid w:val="001D1450"/>
    <w:rPr>
      <w:rFonts w:ascii="Consolas" w:hAnsi="Consolas"/>
      <w:color w:val="000000" w:themeColor="text1"/>
      <w:sz w:val="20"/>
      <w:szCs w:val="20"/>
    </w:rPr>
  </w:style>
  <w:style w:type="paragraph" w:styleId="IndexHeading">
    <w:name w:val="index heading"/>
    <w:basedOn w:val="Normal"/>
    <w:next w:val="Index1"/>
    <w:uiPriority w:val="99"/>
    <w:semiHidden/>
    <w:unhideWhenUsed/>
    <w:rsid w:val="001D1450"/>
    <w:rPr>
      <w:rFonts w:eastAsiaTheme="majorEastAsia" w:cstheme="majorBidi"/>
      <w:b/>
      <w:bCs/>
    </w:rPr>
  </w:style>
  <w:style w:type="paragraph" w:styleId="IntenseQuote">
    <w:name w:val="Intense Quote"/>
    <w:basedOn w:val="Normal"/>
    <w:next w:val="Normal"/>
    <w:link w:val="IntenseQuoteChar"/>
    <w:uiPriority w:val="30"/>
    <w:qFormat/>
    <w:rsid w:val="006252E3"/>
    <w:pPr>
      <w:pBdr>
        <w:bottom w:val="single" w:sz="4" w:space="4" w:color="1CADE4" w:themeColor="accent1"/>
      </w:pBdr>
      <w:spacing w:before="200" w:after="280"/>
      <w:ind w:left="936" w:right="936"/>
    </w:pPr>
    <w:rPr>
      <w:b/>
      <w:bCs/>
      <w:i/>
      <w:iCs/>
      <w:color w:val="1CADE4" w:themeColor="accent1"/>
    </w:rPr>
  </w:style>
  <w:style w:type="character" w:customStyle="1" w:styleId="IntenseQuoteChar">
    <w:name w:val="Intense Quote Char"/>
    <w:basedOn w:val="DefaultParagraphFont"/>
    <w:link w:val="IntenseQuote"/>
    <w:uiPriority w:val="30"/>
    <w:rsid w:val="006252E3"/>
    <w:rPr>
      <w:rFonts w:asciiTheme="majorHAnsi" w:hAnsiTheme="majorHAnsi"/>
      <w:b/>
      <w:bCs/>
      <w:i/>
      <w:iCs/>
      <w:color w:val="1CADE4" w:themeColor="accent1"/>
      <w:sz w:val="20"/>
    </w:rPr>
  </w:style>
  <w:style w:type="character" w:styleId="LineNumber">
    <w:name w:val="line number"/>
    <w:basedOn w:val="DefaultParagraphFont"/>
    <w:uiPriority w:val="99"/>
    <w:semiHidden/>
    <w:unhideWhenUsed/>
    <w:rsid w:val="006252E3"/>
    <w:rPr>
      <w:color w:val="000000" w:themeColor="text1"/>
    </w:rPr>
  </w:style>
  <w:style w:type="paragraph" w:styleId="List">
    <w:name w:val="List"/>
    <w:basedOn w:val="Normal"/>
    <w:uiPriority w:val="99"/>
    <w:unhideWhenUsed/>
    <w:qFormat/>
    <w:rsid w:val="00CA4616"/>
    <w:pPr>
      <w:spacing w:before="60" w:after="60" w:line="240" w:lineRule="atLeast"/>
      <w:contextualSpacing/>
    </w:pPr>
  </w:style>
  <w:style w:type="paragraph" w:styleId="List2">
    <w:name w:val="List 2"/>
    <w:basedOn w:val="List"/>
    <w:uiPriority w:val="99"/>
    <w:unhideWhenUsed/>
    <w:qFormat/>
    <w:rsid w:val="00CA4616"/>
    <w:pPr>
      <w:ind w:left="397"/>
    </w:pPr>
  </w:style>
  <w:style w:type="paragraph" w:styleId="List3">
    <w:name w:val="List 3"/>
    <w:basedOn w:val="List2"/>
    <w:uiPriority w:val="99"/>
    <w:unhideWhenUsed/>
    <w:qFormat/>
    <w:rsid w:val="00CA4616"/>
    <w:pPr>
      <w:ind w:left="1985" w:hanging="1191"/>
    </w:pPr>
  </w:style>
  <w:style w:type="paragraph" w:styleId="List4">
    <w:name w:val="List 4"/>
    <w:basedOn w:val="List3"/>
    <w:uiPriority w:val="99"/>
    <w:unhideWhenUsed/>
    <w:qFormat/>
    <w:rsid w:val="00CA4616"/>
    <w:pPr>
      <w:ind w:left="1191" w:firstLine="0"/>
    </w:pPr>
  </w:style>
  <w:style w:type="paragraph" w:styleId="List5">
    <w:name w:val="List 5"/>
    <w:basedOn w:val="List4"/>
    <w:uiPriority w:val="99"/>
    <w:unhideWhenUsed/>
    <w:qFormat/>
    <w:rsid w:val="00CA4616"/>
    <w:pPr>
      <w:ind w:left="1588"/>
    </w:pPr>
  </w:style>
  <w:style w:type="paragraph" w:customStyle="1" w:styleId="List6">
    <w:name w:val="List 6"/>
    <w:basedOn w:val="List5"/>
    <w:qFormat/>
    <w:rsid w:val="00CA4616"/>
    <w:pPr>
      <w:ind w:left="1985"/>
    </w:pPr>
  </w:style>
  <w:style w:type="paragraph" w:customStyle="1" w:styleId="List7">
    <w:name w:val="List 7"/>
    <w:basedOn w:val="List6"/>
    <w:qFormat/>
    <w:rsid w:val="00CA4616"/>
    <w:pPr>
      <w:ind w:left="2381"/>
    </w:pPr>
  </w:style>
  <w:style w:type="paragraph" w:customStyle="1" w:styleId="List8">
    <w:name w:val="List 8"/>
    <w:basedOn w:val="List7"/>
    <w:qFormat/>
    <w:rsid w:val="00CA4616"/>
    <w:pPr>
      <w:ind w:left="2778"/>
    </w:pPr>
  </w:style>
  <w:style w:type="paragraph" w:customStyle="1" w:styleId="List9">
    <w:name w:val="List 9"/>
    <w:basedOn w:val="List8"/>
    <w:qFormat/>
    <w:rsid w:val="00CA4616"/>
    <w:pPr>
      <w:ind w:left="3175"/>
    </w:pPr>
  </w:style>
  <w:style w:type="paragraph" w:customStyle="1" w:styleId="ListAlpha">
    <w:name w:val="List Alpha"/>
    <w:basedOn w:val="Normal"/>
    <w:qFormat/>
    <w:rsid w:val="00CA4616"/>
    <w:pPr>
      <w:numPr>
        <w:numId w:val="7"/>
      </w:numPr>
      <w:spacing w:before="60" w:after="60" w:line="240" w:lineRule="atLeast"/>
      <w:contextualSpacing/>
    </w:pPr>
  </w:style>
  <w:style w:type="paragraph" w:customStyle="1" w:styleId="ListAlpha2">
    <w:name w:val="List Alpha 2"/>
    <w:basedOn w:val="ListAlpha"/>
    <w:qFormat/>
    <w:rsid w:val="00CA4616"/>
    <w:pPr>
      <w:numPr>
        <w:ilvl w:val="1"/>
      </w:numPr>
    </w:pPr>
  </w:style>
  <w:style w:type="paragraph" w:customStyle="1" w:styleId="ListAlpha3">
    <w:name w:val="List Alpha 3"/>
    <w:basedOn w:val="ListAlpha2"/>
    <w:qFormat/>
    <w:rsid w:val="00CA4616"/>
    <w:pPr>
      <w:numPr>
        <w:ilvl w:val="2"/>
      </w:numPr>
    </w:pPr>
  </w:style>
  <w:style w:type="paragraph" w:customStyle="1" w:styleId="ListAlpha5">
    <w:name w:val="List Alpha 5"/>
    <w:basedOn w:val="ListAlpha4"/>
    <w:qFormat/>
    <w:rsid w:val="00CA4616"/>
    <w:pPr>
      <w:numPr>
        <w:ilvl w:val="4"/>
      </w:numPr>
    </w:pPr>
  </w:style>
  <w:style w:type="paragraph" w:customStyle="1" w:styleId="ListAlpha4">
    <w:name w:val="List Alpha 4"/>
    <w:basedOn w:val="ListAlpha3"/>
    <w:qFormat/>
    <w:rsid w:val="00CA4616"/>
    <w:pPr>
      <w:numPr>
        <w:ilvl w:val="3"/>
      </w:numPr>
    </w:pPr>
  </w:style>
  <w:style w:type="paragraph" w:customStyle="1" w:styleId="ListAlpha6">
    <w:name w:val="List Alpha 6"/>
    <w:basedOn w:val="ListAlpha5"/>
    <w:qFormat/>
    <w:rsid w:val="00CA4616"/>
    <w:pPr>
      <w:numPr>
        <w:ilvl w:val="5"/>
      </w:numPr>
    </w:pPr>
  </w:style>
  <w:style w:type="paragraph" w:customStyle="1" w:styleId="ListAlpha7">
    <w:name w:val="List Alpha 7"/>
    <w:basedOn w:val="ListAlpha6"/>
    <w:qFormat/>
    <w:rsid w:val="00CA4616"/>
    <w:pPr>
      <w:numPr>
        <w:ilvl w:val="6"/>
      </w:numPr>
    </w:pPr>
  </w:style>
  <w:style w:type="paragraph" w:customStyle="1" w:styleId="ListAlpha8">
    <w:name w:val="List Alpha 8"/>
    <w:basedOn w:val="ListAlpha7"/>
    <w:qFormat/>
    <w:rsid w:val="00CA4616"/>
    <w:pPr>
      <w:numPr>
        <w:ilvl w:val="7"/>
      </w:numPr>
    </w:pPr>
  </w:style>
  <w:style w:type="paragraph" w:customStyle="1" w:styleId="ListAlpha9">
    <w:name w:val="List Alpha 9"/>
    <w:basedOn w:val="ListAlpha8"/>
    <w:qFormat/>
    <w:rsid w:val="00CA4616"/>
    <w:pPr>
      <w:numPr>
        <w:ilvl w:val="8"/>
      </w:numPr>
    </w:pPr>
  </w:style>
  <w:style w:type="paragraph" w:styleId="ListBullet">
    <w:name w:val="List Bullet"/>
    <w:basedOn w:val="Normal"/>
    <w:uiPriority w:val="99"/>
    <w:unhideWhenUsed/>
    <w:qFormat/>
    <w:rsid w:val="00CA4616"/>
    <w:pPr>
      <w:numPr>
        <w:numId w:val="8"/>
      </w:numPr>
      <w:spacing w:before="60" w:after="60" w:line="240" w:lineRule="atLeast"/>
      <w:contextualSpacing/>
    </w:pPr>
  </w:style>
  <w:style w:type="paragraph" w:styleId="ListBullet2">
    <w:name w:val="List Bullet 2"/>
    <w:basedOn w:val="ListBullet"/>
    <w:uiPriority w:val="99"/>
    <w:unhideWhenUsed/>
    <w:qFormat/>
    <w:rsid w:val="00CA4616"/>
    <w:pPr>
      <w:numPr>
        <w:ilvl w:val="1"/>
      </w:numPr>
    </w:pPr>
  </w:style>
  <w:style w:type="paragraph" w:styleId="ListBullet3">
    <w:name w:val="List Bullet 3"/>
    <w:basedOn w:val="ListBullet2"/>
    <w:uiPriority w:val="99"/>
    <w:unhideWhenUsed/>
    <w:qFormat/>
    <w:rsid w:val="00CA4616"/>
    <w:pPr>
      <w:numPr>
        <w:ilvl w:val="2"/>
      </w:numPr>
    </w:pPr>
  </w:style>
  <w:style w:type="paragraph" w:styleId="ListBullet4">
    <w:name w:val="List Bullet 4"/>
    <w:basedOn w:val="ListBullet3"/>
    <w:uiPriority w:val="99"/>
    <w:unhideWhenUsed/>
    <w:rsid w:val="00CA4616"/>
    <w:pPr>
      <w:numPr>
        <w:ilvl w:val="3"/>
      </w:numPr>
    </w:pPr>
  </w:style>
  <w:style w:type="paragraph" w:styleId="ListBullet5">
    <w:name w:val="List Bullet 5"/>
    <w:basedOn w:val="ListBullet4"/>
    <w:next w:val="ListBullet4"/>
    <w:uiPriority w:val="99"/>
    <w:unhideWhenUsed/>
    <w:rsid w:val="00CA4616"/>
    <w:pPr>
      <w:numPr>
        <w:ilvl w:val="4"/>
      </w:numPr>
    </w:pPr>
  </w:style>
  <w:style w:type="paragraph" w:customStyle="1" w:styleId="ListBullet6">
    <w:name w:val="List Bullet 6"/>
    <w:basedOn w:val="ListBullet5"/>
    <w:qFormat/>
    <w:rsid w:val="00CA4616"/>
    <w:pPr>
      <w:numPr>
        <w:ilvl w:val="5"/>
      </w:numPr>
    </w:pPr>
  </w:style>
  <w:style w:type="paragraph" w:customStyle="1" w:styleId="ListBullet7">
    <w:name w:val="List Bullet 7"/>
    <w:basedOn w:val="ListBullet6"/>
    <w:qFormat/>
    <w:rsid w:val="00CA4616"/>
    <w:pPr>
      <w:numPr>
        <w:ilvl w:val="6"/>
      </w:numPr>
    </w:pPr>
  </w:style>
  <w:style w:type="paragraph" w:customStyle="1" w:styleId="ListBullet8">
    <w:name w:val="List Bullet 8"/>
    <w:basedOn w:val="ListBullet7"/>
    <w:qFormat/>
    <w:rsid w:val="00CA4616"/>
    <w:pPr>
      <w:numPr>
        <w:ilvl w:val="7"/>
      </w:numPr>
    </w:pPr>
  </w:style>
  <w:style w:type="paragraph" w:customStyle="1" w:styleId="ListBullet9">
    <w:name w:val="List Bullet 9"/>
    <w:basedOn w:val="ListBullet8"/>
    <w:qFormat/>
    <w:rsid w:val="00CA4616"/>
    <w:pPr>
      <w:numPr>
        <w:ilvl w:val="8"/>
      </w:numPr>
    </w:pPr>
  </w:style>
  <w:style w:type="paragraph" w:styleId="ListContinue">
    <w:name w:val="List Continue"/>
    <w:basedOn w:val="Normal"/>
    <w:uiPriority w:val="99"/>
    <w:unhideWhenUsed/>
    <w:rsid w:val="00CA4616"/>
    <w:pPr>
      <w:spacing w:before="60" w:after="60" w:line="240" w:lineRule="atLeast"/>
      <w:ind w:left="397"/>
      <w:contextualSpacing/>
    </w:pPr>
  </w:style>
  <w:style w:type="paragraph" w:styleId="ListContinue2">
    <w:name w:val="List Continue 2"/>
    <w:basedOn w:val="ListContinue"/>
    <w:uiPriority w:val="99"/>
    <w:unhideWhenUsed/>
    <w:rsid w:val="00CA4616"/>
    <w:pPr>
      <w:ind w:left="794"/>
    </w:pPr>
  </w:style>
  <w:style w:type="paragraph" w:styleId="ListContinue3">
    <w:name w:val="List Continue 3"/>
    <w:basedOn w:val="ListContinue2"/>
    <w:uiPriority w:val="99"/>
    <w:unhideWhenUsed/>
    <w:rsid w:val="00CA4616"/>
    <w:pPr>
      <w:ind w:left="1191"/>
    </w:pPr>
  </w:style>
  <w:style w:type="paragraph" w:styleId="ListContinue4">
    <w:name w:val="List Continue 4"/>
    <w:basedOn w:val="ListContinue3"/>
    <w:uiPriority w:val="99"/>
    <w:unhideWhenUsed/>
    <w:rsid w:val="00CA4616"/>
    <w:pPr>
      <w:ind w:left="1588"/>
    </w:pPr>
  </w:style>
  <w:style w:type="paragraph" w:styleId="ListContinue5">
    <w:name w:val="List Continue 5"/>
    <w:basedOn w:val="ListContinue4"/>
    <w:uiPriority w:val="99"/>
    <w:unhideWhenUsed/>
    <w:rsid w:val="00CA4616"/>
    <w:pPr>
      <w:ind w:left="1985"/>
    </w:pPr>
  </w:style>
  <w:style w:type="paragraph" w:customStyle="1" w:styleId="ListContinue6">
    <w:name w:val="List Continue 6"/>
    <w:basedOn w:val="ListContinue4"/>
    <w:qFormat/>
    <w:rsid w:val="00CA4616"/>
    <w:pPr>
      <w:ind w:left="2381"/>
    </w:pPr>
  </w:style>
  <w:style w:type="paragraph" w:customStyle="1" w:styleId="ListContinue7">
    <w:name w:val="List Continue 7"/>
    <w:basedOn w:val="ListContinue6"/>
    <w:qFormat/>
    <w:rsid w:val="00CA4616"/>
    <w:pPr>
      <w:ind w:left="2778"/>
    </w:pPr>
  </w:style>
  <w:style w:type="paragraph" w:customStyle="1" w:styleId="ListContinue8">
    <w:name w:val="List Continue 8"/>
    <w:basedOn w:val="ListContinue7"/>
    <w:qFormat/>
    <w:rsid w:val="00CA4616"/>
    <w:pPr>
      <w:ind w:left="3175"/>
    </w:pPr>
  </w:style>
  <w:style w:type="paragraph" w:customStyle="1" w:styleId="ListContinue9">
    <w:name w:val="List Continue 9"/>
    <w:basedOn w:val="ListContinue8"/>
    <w:qFormat/>
    <w:rsid w:val="00CA4616"/>
    <w:pPr>
      <w:ind w:left="3572"/>
    </w:pPr>
  </w:style>
  <w:style w:type="paragraph" w:styleId="ListNumber">
    <w:name w:val="List Number"/>
    <w:basedOn w:val="Normal"/>
    <w:uiPriority w:val="99"/>
    <w:unhideWhenUsed/>
    <w:rsid w:val="000C06E8"/>
    <w:pPr>
      <w:numPr>
        <w:numId w:val="9"/>
      </w:numPr>
      <w:spacing w:before="60" w:after="60" w:line="240" w:lineRule="atLeast"/>
      <w:contextualSpacing/>
    </w:pPr>
  </w:style>
  <w:style w:type="paragraph" w:styleId="ListNumber3">
    <w:name w:val="List Number 3"/>
    <w:basedOn w:val="ListNumber2"/>
    <w:uiPriority w:val="99"/>
    <w:unhideWhenUsed/>
    <w:qFormat/>
    <w:rsid w:val="00CA4616"/>
    <w:pPr>
      <w:numPr>
        <w:ilvl w:val="2"/>
      </w:numPr>
    </w:pPr>
  </w:style>
  <w:style w:type="paragraph" w:styleId="ListNumber2">
    <w:name w:val="List Number 2"/>
    <w:basedOn w:val="ListNumber"/>
    <w:uiPriority w:val="99"/>
    <w:unhideWhenUsed/>
    <w:rsid w:val="00CA4616"/>
    <w:pPr>
      <w:numPr>
        <w:ilvl w:val="1"/>
      </w:numPr>
    </w:pPr>
  </w:style>
  <w:style w:type="paragraph" w:styleId="ListNumber4">
    <w:name w:val="List Number 4"/>
    <w:basedOn w:val="ListNumber3"/>
    <w:uiPriority w:val="99"/>
    <w:unhideWhenUsed/>
    <w:rsid w:val="00CA4616"/>
    <w:pPr>
      <w:numPr>
        <w:ilvl w:val="3"/>
      </w:numPr>
    </w:pPr>
  </w:style>
  <w:style w:type="paragraph" w:styleId="ListNumber5">
    <w:name w:val="List Number 5"/>
    <w:basedOn w:val="ListNumber4"/>
    <w:uiPriority w:val="99"/>
    <w:unhideWhenUsed/>
    <w:rsid w:val="00CA4616"/>
    <w:pPr>
      <w:numPr>
        <w:ilvl w:val="4"/>
      </w:numPr>
    </w:pPr>
  </w:style>
  <w:style w:type="paragraph" w:customStyle="1" w:styleId="ListNumber6">
    <w:name w:val="List Number 6"/>
    <w:basedOn w:val="ListNumber5"/>
    <w:qFormat/>
    <w:rsid w:val="00CA4616"/>
    <w:pPr>
      <w:numPr>
        <w:ilvl w:val="5"/>
      </w:numPr>
    </w:pPr>
  </w:style>
  <w:style w:type="paragraph" w:customStyle="1" w:styleId="ListNumber7">
    <w:name w:val="List Number 7"/>
    <w:basedOn w:val="ListNumber6"/>
    <w:qFormat/>
    <w:rsid w:val="00CA4616"/>
    <w:pPr>
      <w:numPr>
        <w:ilvl w:val="6"/>
      </w:numPr>
    </w:pPr>
  </w:style>
  <w:style w:type="paragraph" w:customStyle="1" w:styleId="ListNumber8">
    <w:name w:val="List Number 8"/>
    <w:basedOn w:val="ListNumber7"/>
    <w:qFormat/>
    <w:rsid w:val="00CA4616"/>
    <w:pPr>
      <w:numPr>
        <w:ilvl w:val="7"/>
      </w:numPr>
    </w:pPr>
  </w:style>
  <w:style w:type="paragraph" w:customStyle="1" w:styleId="ListNumber9">
    <w:name w:val="List Number 9"/>
    <w:basedOn w:val="ListNumber8"/>
    <w:qFormat/>
    <w:rsid w:val="00CA4616"/>
    <w:pPr>
      <w:numPr>
        <w:ilvl w:val="8"/>
      </w:numPr>
    </w:pPr>
  </w:style>
  <w:style w:type="paragraph" w:customStyle="1" w:styleId="ListRoman">
    <w:name w:val="List Roman"/>
    <w:basedOn w:val="BodyText"/>
    <w:qFormat/>
    <w:rsid w:val="00CA4616"/>
    <w:pPr>
      <w:numPr>
        <w:numId w:val="10"/>
      </w:numPr>
      <w:spacing w:before="60" w:after="60" w:line="240" w:lineRule="atLeast"/>
      <w:contextualSpacing/>
    </w:pPr>
  </w:style>
  <w:style w:type="paragraph" w:customStyle="1" w:styleId="ListRoman2">
    <w:name w:val="List Roman 2"/>
    <w:basedOn w:val="ListRoman"/>
    <w:qFormat/>
    <w:rsid w:val="00CA4616"/>
    <w:pPr>
      <w:numPr>
        <w:ilvl w:val="1"/>
      </w:numPr>
    </w:pPr>
  </w:style>
  <w:style w:type="paragraph" w:customStyle="1" w:styleId="ListRoman3">
    <w:name w:val="List Roman 3"/>
    <w:basedOn w:val="ListRoman2"/>
    <w:qFormat/>
    <w:rsid w:val="00CA4616"/>
    <w:pPr>
      <w:numPr>
        <w:ilvl w:val="2"/>
      </w:numPr>
    </w:pPr>
  </w:style>
  <w:style w:type="paragraph" w:customStyle="1" w:styleId="ListRoman4">
    <w:name w:val="List Roman 4"/>
    <w:basedOn w:val="ListRoman3"/>
    <w:qFormat/>
    <w:rsid w:val="00CA4616"/>
    <w:pPr>
      <w:numPr>
        <w:ilvl w:val="3"/>
      </w:numPr>
    </w:pPr>
  </w:style>
  <w:style w:type="paragraph" w:customStyle="1" w:styleId="ListRoman5">
    <w:name w:val="List Roman 5"/>
    <w:basedOn w:val="ListRoman4"/>
    <w:qFormat/>
    <w:rsid w:val="00CA4616"/>
    <w:pPr>
      <w:numPr>
        <w:ilvl w:val="4"/>
      </w:numPr>
    </w:pPr>
  </w:style>
  <w:style w:type="paragraph" w:customStyle="1" w:styleId="ListRoman6">
    <w:name w:val="List Roman 6"/>
    <w:basedOn w:val="ListRoman5"/>
    <w:qFormat/>
    <w:rsid w:val="00CA4616"/>
    <w:pPr>
      <w:numPr>
        <w:ilvl w:val="5"/>
      </w:numPr>
    </w:pPr>
  </w:style>
  <w:style w:type="paragraph" w:customStyle="1" w:styleId="ListRoman7">
    <w:name w:val="List Roman 7"/>
    <w:basedOn w:val="ListRoman6"/>
    <w:qFormat/>
    <w:rsid w:val="00CA4616"/>
    <w:pPr>
      <w:numPr>
        <w:ilvl w:val="6"/>
      </w:numPr>
    </w:pPr>
  </w:style>
  <w:style w:type="paragraph" w:customStyle="1" w:styleId="ListRoman8">
    <w:name w:val="List Roman 8"/>
    <w:basedOn w:val="ListRoman7"/>
    <w:qFormat/>
    <w:rsid w:val="00CA4616"/>
    <w:pPr>
      <w:numPr>
        <w:ilvl w:val="7"/>
      </w:numPr>
    </w:pPr>
  </w:style>
  <w:style w:type="paragraph" w:customStyle="1" w:styleId="ListRoman9">
    <w:name w:val="List Roman 9"/>
    <w:basedOn w:val="ListRoman8"/>
    <w:qFormat/>
    <w:rsid w:val="00CA4616"/>
    <w:pPr>
      <w:numPr>
        <w:ilvl w:val="8"/>
      </w:numPr>
    </w:pPr>
  </w:style>
  <w:style w:type="paragraph" w:styleId="MacroText">
    <w:name w:val="macro"/>
    <w:link w:val="MacroTextChar"/>
    <w:uiPriority w:val="99"/>
    <w:semiHidden/>
    <w:unhideWhenUsed/>
    <w:rsid w:val="000D335E"/>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olor w:val="000000" w:themeColor="text1"/>
      <w:sz w:val="20"/>
      <w:szCs w:val="20"/>
    </w:rPr>
  </w:style>
  <w:style w:type="character" w:customStyle="1" w:styleId="MacroTextChar">
    <w:name w:val="Macro Text Char"/>
    <w:basedOn w:val="DefaultParagraphFont"/>
    <w:link w:val="MacroText"/>
    <w:uiPriority w:val="99"/>
    <w:semiHidden/>
    <w:rsid w:val="000D335E"/>
    <w:rPr>
      <w:rFonts w:ascii="Consolas" w:hAnsi="Consolas"/>
      <w:color w:val="000000" w:themeColor="text1"/>
      <w:sz w:val="20"/>
      <w:szCs w:val="20"/>
    </w:rPr>
  </w:style>
  <w:style w:type="paragraph" w:styleId="MessageHeader">
    <w:name w:val="Message Header"/>
    <w:basedOn w:val="Normal"/>
    <w:link w:val="MessageHeaderChar"/>
    <w:uiPriority w:val="99"/>
    <w:unhideWhenUsed/>
    <w:rsid w:val="003C5C2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eastAsiaTheme="majorEastAsia" w:cstheme="majorBidi"/>
      <w:sz w:val="24"/>
      <w:szCs w:val="24"/>
    </w:rPr>
  </w:style>
  <w:style w:type="character" w:customStyle="1" w:styleId="MessageHeaderChar">
    <w:name w:val="Message Header Char"/>
    <w:basedOn w:val="DefaultParagraphFont"/>
    <w:link w:val="MessageHeader"/>
    <w:uiPriority w:val="99"/>
    <w:rsid w:val="003C5C22"/>
    <w:rPr>
      <w:rFonts w:asciiTheme="majorHAnsi" w:eastAsiaTheme="majorEastAsia" w:hAnsiTheme="majorHAnsi" w:cstheme="majorBidi"/>
      <w:color w:val="000000" w:themeColor="text1"/>
      <w:sz w:val="24"/>
      <w:szCs w:val="24"/>
      <w:shd w:val="pct20" w:color="auto" w:fill="auto"/>
    </w:rPr>
  </w:style>
  <w:style w:type="paragraph" w:styleId="NoSpacing">
    <w:name w:val="No Spacing"/>
    <w:uiPriority w:val="1"/>
    <w:qFormat/>
    <w:rsid w:val="004B5337"/>
    <w:pPr>
      <w:spacing w:after="0" w:line="240" w:lineRule="auto"/>
    </w:pPr>
    <w:rPr>
      <w:rFonts w:asciiTheme="majorHAnsi" w:hAnsiTheme="majorHAnsi"/>
      <w:color w:val="000000" w:themeColor="text1"/>
      <w:sz w:val="20"/>
    </w:rPr>
  </w:style>
  <w:style w:type="paragraph" w:styleId="NormalWeb">
    <w:name w:val="Normal (Web)"/>
    <w:basedOn w:val="Normal"/>
    <w:uiPriority w:val="99"/>
    <w:unhideWhenUsed/>
    <w:rsid w:val="000E4C13"/>
    <w:rPr>
      <w:rFonts w:ascii="Times New Roman" w:hAnsi="Times New Roman" w:cs="Times New Roman"/>
      <w:sz w:val="24"/>
      <w:szCs w:val="24"/>
    </w:rPr>
  </w:style>
  <w:style w:type="paragraph" w:customStyle="1" w:styleId="PageTitle">
    <w:name w:val="Page Title"/>
    <w:basedOn w:val="Heading1"/>
    <w:qFormat/>
    <w:rsid w:val="00AF62A0"/>
    <w:pPr>
      <w:numPr>
        <w:numId w:val="0"/>
      </w:numPr>
    </w:pPr>
    <w:rPr>
      <w:szCs w:val="48"/>
    </w:rPr>
  </w:style>
  <w:style w:type="character" w:styleId="PlaceholderText">
    <w:name w:val="Placeholder Text"/>
    <w:basedOn w:val="DefaultParagraphFont"/>
    <w:uiPriority w:val="99"/>
    <w:semiHidden/>
    <w:rsid w:val="00AF62A0"/>
    <w:rPr>
      <w:color w:val="808080"/>
    </w:rPr>
  </w:style>
  <w:style w:type="paragraph" w:styleId="PlainText">
    <w:name w:val="Plain Text"/>
    <w:basedOn w:val="Normal"/>
    <w:link w:val="PlainTextChar"/>
    <w:uiPriority w:val="99"/>
    <w:unhideWhenUsed/>
    <w:rsid w:val="00AF62A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AF62A0"/>
    <w:rPr>
      <w:rFonts w:ascii="Consolas" w:hAnsi="Consolas"/>
      <w:color w:val="000000" w:themeColor="text1"/>
      <w:sz w:val="21"/>
      <w:szCs w:val="21"/>
    </w:rPr>
  </w:style>
  <w:style w:type="paragraph" w:styleId="Quote">
    <w:name w:val="Quote"/>
    <w:basedOn w:val="Normal"/>
    <w:next w:val="Normal"/>
    <w:link w:val="QuoteChar"/>
    <w:uiPriority w:val="29"/>
    <w:qFormat/>
    <w:rsid w:val="00AF62A0"/>
    <w:rPr>
      <w:i/>
      <w:iCs/>
    </w:rPr>
  </w:style>
  <w:style w:type="character" w:customStyle="1" w:styleId="QuoteChar">
    <w:name w:val="Quote Char"/>
    <w:basedOn w:val="DefaultParagraphFont"/>
    <w:link w:val="Quote"/>
    <w:uiPriority w:val="29"/>
    <w:rsid w:val="00AF62A0"/>
    <w:rPr>
      <w:rFonts w:asciiTheme="majorHAnsi" w:hAnsiTheme="majorHAnsi"/>
      <w:i/>
      <w:iCs/>
      <w:color w:val="000000" w:themeColor="text1"/>
      <w:sz w:val="20"/>
    </w:rPr>
  </w:style>
  <w:style w:type="paragraph" w:customStyle="1" w:styleId="Pre-Section1Heading1">
    <w:name w:val="Pre-Section 1 Heading 1"/>
    <w:basedOn w:val="PageTitle"/>
    <w:next w:val="Pre-Section1Heading2"/>
    <w:qFormat/>
    <w:rsid w:val="00B31585"/>
  </w:style>
  <w:style w:type="paragraph" w:customStyle="1" w:styleId="Pre-Section1Heading2">
    <w:name w:val="Pre-Section 1 Heading 2"/>
    <w:basedOn w:val="Normal"/>
    <w:next w:val="BodyText"/>
    <w:qFormat/>
    <w:rsid w:val="00B31585"/>
    <w:pPr>
      <w:spacing w:after="240" w:line="240" w:lineRule="auto"/>
    </w:pPr>
    <w:rPr>
      <w:b/>
      <w:i/>
      <w:color w:val="335B74" w:themeColor="text2"/>
      <w:sz w:val="32"/>
      <w:szCs w:val="32"/>
    </w:rPr>
  </w:style>
  <w:style w:type="paragraph" w:customStyle="1" w:styleId="Pre-Section1Heading3">
    <w:name w:val="Pre-Section 1 Heading 3"/>
    <w:basedOn w:val="Normal"/>
    <w:next w:val="BodyText"/>
    <w:qFormat/>
    <w:rsid w:val="00B31585"/>
    <w:pPr>
      <w:spacing w:after="240" w:line="240" w:lineRule="auto"/>
    </w:pPr>
    <w:rPr>
      <w:b/>
      <w:i/>
      <w:color w:val="335B74" w:themeColor="text2"/>
      <w:sz w:val="28"/>
      <w:szCs w:val="28"/>
    </w:rPr>
  </w:style>
  <w:style w:type="paragraph" w:customStyle="1" w:styleId="Pre-Section1Heading4">
    <w:name w:val="Pre-Section 1 Heading 4"/>
    <w:basedOn w:val="Normal"/>
    <w:next w:val="BodyText"/>
    <w:qFormat/>
    <w:rsid w:val="00B31585"/>
    <w:pPr>
      <w:spacing w:after="240" w:line="240" w:lineRule="auto"/>
    </w:pPr>
    <w:rPr>
      <w:i/>
      <w:color w:val="335B74" w:themeColor="text2"/>
      <w:sz w:val="28"/>
      <w:szCs w:val="28"/>
    </w:rPr>
  </w:style>
  <w:style w:type="paragraph" w:customStyle="1" w:styleId="PwCAddress">
    <w:name w:val="PwC Address"/>
    <w:basedOn w:val="Normal"/>
    <w:qFormat/>
    <w:rsid w:val="00D53FCA"/>
    <w:pPr>
      <w:spacing w:after="0" w:line="200" w:lineRule="atLeast"/>
    </w:pPr>
    <w:rPr>
      <w:i/>
      <w:sz w:val="18"/>
    </w:rPr>
  </w:style>
  <w:style w:type="paragraph" w:customStyle="1" w:styleId="SubHeading">
    <w:name w:val="Sub Heading"/>
    <w:basedOn w:val="Normal"/>
    <w:uiPriority w:val="99"/>
    <w:qFormat/>
    <w:rsid w:val="002E2573"/>
    <w:pPr>
      <w:spacing w:after="480" w:line="0" w:lineRule="atLeast"/>
    </w:pPr>
    <w:rPr>
      <w:sz w:val="48"/>
    </w:rPr>
  </w:style>
  <w:style w:type="paragraph" w:styleId="Subtitle">
    <w:name w:val="Subtitle"/>
    <w:basedOn w:val="Normal"/>
    <w:next w:val="Normal"/>
    <w:link w:val="SubtitleChar"/>
    <w:uiPriority w:val="99"/>
    <w:qFormat/>
    <w:rsid w:val="002E5A37"/>
    <w:pPr>
      <w:numPr>
        <w:ilvl w:val="1"/>
      </w:numPr>
      <w:spacing w:after="1200" w:line="240" w:lineRule="auto"/>
    </w:pPr>
    <w:rPr>
      <w:rFonts w:eastAsiaTheme="majorEastAsia" w:cstheme="majorBidi"/>
      <w:iCs/>
      <w:spacing w:val="15"/>
      <w:sz w:val="80"/>
      <w:szCs w:val="24"/>
    </w:rPr>
  </w:style>
  <w:style w:type="character" w:customStyle="1" w:styleId="SubtitleChar">
    <w:name w:val="Subtitle Char"/>
    <w:basedOn w:val="DefaultParagraphFont"/>
    <w:link w:val="Subtitle"/>
    <w:uiPriority w:val="99"/>
    <w:rsid w:val="002E5A37"/>
    <w:rPr>
      <w:rFonts w:asciiTheme="majorHAnsi" w:eastAsiaTheme="majorEastAsia" w:hAnsiTheme="majorHAnsi" w:cstheme="majorBidi"/>
      <w:iCs/>
      <w:color w:val="000000" w:themeColor="text1"/>
      <w:spacing w:val="15"/>
      <w:sz w:val="80"/>
      <w:szCs w:val="24"/>
    </w:rPr>
  </w:style>
  <w:style w:type="character" w:styleId="SubtleReference">
    <w:name w:val="Subtle Reference"/>
    <w:basedOn w:val="DefaultParagraphFont"/>
    <w:uiPriority w:val="31"/>
    <w:qFormat/>
    <w:rsid w:val="00214C82"/>
    <w:rPr>
      <w:smallCaps/>
      <w:color w:val="2683C6" w:themeColor="accent2"/>
      <w:u w:val="single"/>
    </w:rPr>
  </w:style>
  <w:style w:type="paragraph" w:styleId="TableofAuthorities">
    <w:name w:val="table of authorities"/>
    <w:basedOn w:val="Normal"/>
    <w:next w:val="Normal"/>
    <w:uiPriority w:val="99"/>
    <w:unhideWhenUsed/>
    <w:rsid w:val="00214C82"/>
    <w:pPr>
      <w:spacing w:after="0"/>
    </w:pPr>
  </w:style>
  <w:style w:type="paragraph" w:styleId="TableofFigures">
    <w:name w:val="table of figures"/>
    <w:basedOn w:val="Normal"/>
    <w:next w:val="Normal"/>
    <w:uiPriority w:val="99"/>
    <w:unhideWhenUsed/>
    <w:rsid w:val="00214C82"/>
    <w:pPr>
      <w:spacing w:after="0"/>
    </w:pPr>
  </w:style>
  <w:style w:type="paragraph" w:styleId="Title">
    <w:name w:val="Title"/>
    <w:basedOn w:val="Normal"/>
    <w:next w:val="Subtitle"/>
    <w:link w:val="TitleChar"/>
    <w:uiPriority w:val="99"/>
    <w:qFormat/>
    <w:rsid w:val="00214C82"/>
    <w:pPr>
      <w:spacing w:after="0" w:line="240" w:lineRule="auto"/>
      <w:contextualSpacing/>
    </w:pPr>
    <w:rPr>
      <w:rFonts w:eastAsiaTheme="majorEastAsia" w:cstheme="majorBidi"/>
      <w:b/>
      <w:i/>
      <w:spacing w:val="5"/>
      <w:kern w:val="28"/>
      <w:sz w:val="80"/>
      <w:szCs w:val="52"/>
    </w:rPr>
  </w:style>
  <w:style w:type="character" w:customStyle="1" w:styleId="TitleChar">
    <w:name w:val="Title Char"/>
    <w:basedOn w:val="DefaultParagraphFont"/>
    <w:link w:val="Title"/>
    <w:uiPriority w:val="99"/>
    <w:rsid w:val="00214C82"/>
    <w:rPr>
      <w:rFonts w:asciiTheme="majorHAnsi" w:eastAsiaTheme="majorEastAsia" w:hAnsiTheme="majorHAnsi" w:cstheme="majorBidi"/>
      <w:b/>
      <w:i/>
      <w:color w:val="000000" w:themeColor="text1"/>
      <w:spacing w:val="5"/>
      <w:kern w:val="28"/>
      <w:sz w:val="80"/>
      <w:szCs w:val="52"/>
    </w:rPr>
  </w:style>
  <w:style w:type="paragraph" w:styleId="TOAHeading">
    <w:name w:val="toa heading"/>
    <w:basedOn w:val="Normal"/>
    <w:next w:val="Normal"/>
    <w:uiPriority w:val="99"/>
    <w:unhideWhenUsed/>
    <w:rsid w:val="003369C9"/>
    <w:pPr>
      <w:spacing w:before="120"/>
    </w:pPr>
    <w:rPr>
      <w:rFonts w:eastAsiaTheme="majorEastAsia" w:cstheme="majorBidi"/>
      <w:b/>
      <w:bCs/>
      <w:sz w:val="24"/>
      <w:szCs w:val="24"/>
    </w:rPr>
  </w:style>
  <w:style w:type="paragraph" w:styleId="TOC1">
    <w:name w:val="toc 1"/>
    <w:basedOn w:val="Normal"/>
    <w:next w:val="Normal"/>
    <w:autoRedefine/>
    <w:uiPriority w:val="39"/>
    <w:unhideWhenUsed/>
    <w:qFormat/>
    <w:rsid w:val="00B42743"/>
    <w:pPr>
      <w:pBdr>
        <w:top w:val="single" w:sz="8" w:space="4" w:color="1CADE4" w:themeColor="accent1"/>
      </w:pBdr>
      <w:tabs>
        <w:tab w:val="right" w:pos="9810"/>
      </w:tabs>
      <w:spacing w:before="180" w:after="60" w:line="240" w:lineRule="atLeast"/>
    </w:pPr>
  </w:style>
  <w:style w:type="paragraph" w:styleId="TOC2">
    <w:name w:val="toc 2"/>
    <w:basedOn w:val="Normal"/>
    <w:next w:val="Normal"/>
    <w:autoRedefine/>
    <w:uiPriority w:val="39"/>
    <w:unhideWhenUsed/>
    <w:qFormat/>
    <w:rsid w:val="00B42743"/>
    <w:pPr>
      <w:pBdr>
        <w:top w:val="dotted" w:sz="8" w:space="4" w:color="1CADE4" w:themeColor="accent1"/>
      </w:pBdr>
      <w:tabs>
        <w:tab w:val="right" w:pos="9810"/>
      </w:tabs>
      <w:spacing w:before="60" w:after="60" w:line="240" w:lineRule="atLeast"/>
      <w:ind w:left="259"/>
    </w:pPr>
  </w:style>
  <w:style w:type="paragraph" w:styleId="TOC3">
    <w:name w:val="toc 3"/>
    <w:basedOn w:val="Normal"/>
    <w:next w:val="Normal"/>
    <w:autoRedefine/>
    <w:uiPriority w:val="39"/>
    <w:unhideWhenUsed/>
    <w:qFormat/>
    <w:rsid w:val="00B42743"/>
    <w:pPr>
      <w:tabs>
        <w:tab w:val="right" w:pos="9810"/>
      </w:tabs>
      <w:spacing w:before="60" w:after="60" w:line="240" w:lineRule="atLeast"/>
      <w:ind w:left="634"/>
    </w:pPr>
  </w:style>
  <w:style w:type="paragraph" w:styleId="TOC4">
    <w:name w:val="toc 4"/>
    <w:basedOn w:val="Normal"/>
    <w:next w:val="Normal"/>
    <w:autoRedefine/>
    <w:uiPriority w:val="39"/>
    <w:unhideWhenUsed/>
    <w:rsid w:val="00AE074B"/>
    <w:pPr>
      <w:pBdr>
        <w:top w:val="single" w:sz="8" w:space="3" w:color="1CADE4" w:themeColor="accent1"/>
      </w:pBdr>
      <w:tabs>
        <w:tab w:val="right" w:pos="9356"/>
      </w:tabs>
      <w:spacing w:before="120" w:after="120" w:line="240" w:lineRule="atLeast"/>
    </w:pPr>
  </w:style>
  <w:style w:type="paragraph" w:styleId="TOC5">
    <w:name w:val="toc 5"/>
    <w:basedOn w:val="Normal"/>
    <w:next w:val="Normal"/>
    <w:autoRedefine/>
    <w:uiPriority w:val="39"/>
    <w:unhideWhenUsed/>
    <w:rsid w:val="00A14D02"/>
    <w:pPr>
      <w:spacing w:after="100"/>
      <w:ind w:left="800"/>
    </w:pPr>
  </w:style>
  <w:style w:type="paragraph" w:styleId="TOC6">
    <w:name w:val="toc 6"/>
    <w:basedOn w:val="Normal"/>
    <w:next w:val="Normal"/>
    <w:autoRedefine/>
    <w:uiPriority w:val="39"/>
    <w:unhideWhenUsed/>
    <w:rsid w:val="00A14D02"/>
    <w:pPr>
      <w:spacing w:after="100"/>
      <w:ind w:left="1000"/>
    </w:pPr>
  </w:style>
  <w:style w:type="paragraph" w:styleId="TOC7">
    <w:name w:val="toc 7"/>
    <w:basedOn w:val="Normal"/>
    <w:next w:val="Normal"/>
    <w:autoRedefine/>
    <w:uiPriority w:val="39"/>
    <w:unhideWhenUsed/>
    <w:rsid w:val="00A14D02"/>
    <w:pPr>
      <w:spacing w:after="100"/>
      <w:ind w:left="1200"/>
    </w:pPr>
  </w:style>
  <w:style w:type="paragraph" w:styleId="TOC8">
    <w:name w:val="toc 8"/>
    <w:basedOn w:val="Normal"/>
    <w:next w:val="Normal"/>
    <w:autoRedefine/>
    <w:uiPriority w:val="39"/>
    <w:unhideWhenUsed/>
    <w:rsid w:val="00A14D02"/>
    <w:pPr>
      <w:spacing w:after="100"/>
      <w:ind w:left="1400"/>
    </w:pPr>
  </w:style>
  <w:style w:type="paragraph" w:styleId="TOC9">
    <w:name w:val="toc 9"/>
    <w:basedOn w:val="Normal"/>
    <w:next w:val="Normal"/>
    <w:autoRedefine/>
    <w:uiPriority w:val="39"/>
    <w:unhideWhenUsed/>
    <w:rsid w:val="00A14D02"/>
    <w:pPr>
      <w:spacing w:after="100"/>
      <w:ind w:left="1600"/>
    </w:pPr>
  </w:style>
  <w:style w:type="paragraph" w:styleId="TOCHeading">
    <w:name w:val="TOC Heading"/>
    <w:basedOn w:val="Heading1"/>
    <w:next w:val="Normal"/>
    <w:uiPriority w:val="39"/>
    <w:unhideWhenUsed/>
    <w:qFormat/>
    <w:rsid w:val="00A14D02"/>
    <w:pPr>
      <w:keepLines/>
      <w:pageBreakBefore w:val="0"/>
      <w:numPr>
        <w:numId w:val="0"/>
      </w:numPr>
      <w:outlineLvl w:val="9"/>
    </w:pPr>
  </w:style>
  <w:style w:type="table" w:styleId="TableGrid">
    <w:name w:val="Table Grid"/>
    <w:basedOn w:val="TableNormal"/>
    <w:uiPriority w:val="39"/>
    <w:rsid w:val="00EE57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SmartClassicTable">
    <w:name w:val="Smart Classic Table"/>
    <w:basedOn w:val="TableNormal"/>
    <w:uiPriority w:val="99"/>
    <w:qFormat/>
    <w:rsid w:val="00967E9F"/>
    <w:pPr>
      <w:spacing w:before="60" w:after="60" w:line="240" w:lineRule="auto"/>
    </w:pPr>
    <w:rPr>
      <w:rFonts w:ascii="Georgia" w:hAnsi="Georgia"/>
      <w:sz w:val="20"/>
    </w:rPr>
    <w:tblPr>
      <w:tblInd w:w="0" w:type="dxa"/>
      <w:tblBorders>
        <w:top w:val="single" w:sz="4" w:space="0" w:color="1CADE4" w:themeColor="accent1"/>
        <w:left w:val="single" w:sz="4" w:space="0" w:color="1CADE4" w:themeColor="accent1"/>
        <w:bottom w:val="single" w:sz="4" w:space="0" w:color="1CADE4" w:themeColor="accent1"/>
        <w:right w:val="single" w:sz="4" w:space="0" w:color="1CADE4" w:themeColor="accent1"/>
        <w:insideH w:val="single" w:sz="4" w:space="0" w:color="1CADE4" w:themeColor="accent1"/>
        <w:insideV w:val="single" w:sz="4" w:space="0" w:color="1CADE4" w:themeColor="accent1"/>
      </w:tblBorders>
      <w:tblCellMar>
        <w:top w:w="0" w:type="dxa"/>
        <w:left w:w="108" w:type="dxa"/>
        <w:bottom w:w="0" w:type="dxa"/>
        <w:right w:w="108" w:type="dxa"/>
      </w:tblCellMar>
    </w:tblPr>
    <w:tblStylePr w:type="firstRow">
      <w:rPr>
        <w:rFonts w:ascii="Georgia" w:hAnsi="Georgia"/>
        <w:b/>
        <w:color w:val="335B74" w:themeColor="text2"/>
        <w:sz w:val="22"/>
      </w:rPr>
    </w:tblStylePr>
  </w:style>
  <w:style w:type="table" w:customStyle="1" w:styleId="PwCTableFigures">
    <w:name w:val="PwC Table Figures"/>
    <w:basedOn w:val="TableNormal"/>
    <w:uiPriority w:val="99"/>
    <w:qFormat/>
    <w:rsid w:val="00F65667"/>
    <w:pPr>
      <w:tabs>
        <w:tab w:val="decimal" w:pos="1134"/>
      </w:tabs>
      <w:spacing w:before="60" w:after="60" w:line="240" w:lineRule="auto"/>
    </w:pPr>
    <w:rPr>
      <w:rFonts w:ascii="Arial" w:hAnsi="Arial"/>
      <w:sz w:val="20"/>
    </w:rPr>
    <w:tblPr>
      <w:tblInd w:w="0" w:type="dxa"/>
      <w:tblBorders>
        <w:insideH w:val="dotted" w:sz="6" w:space="0" w:color="1CADE4" w:themeColor="accent1"/>
      </w:tblBorders>
      <w:tblCellMar>
        <w:top w:w="0" w:type="dxa"/>
        <w:left w:w="108" w:type="dxa"/>
        <w:bottom w:w="0" w:type="dxa"/>
        <w:right w:w="108" w:type="dxa"/>
      </w:tblCellMar>
    </w:tblPr>
    <w:tblStylePr w:type="firstRow">
      <w:rPr>
        <w:rFonts w:ascii="Arial" w:hAnsi="Arial"/>
        <w:b/>
        <w:color w:val="335B74" w:themeColor="text2"/>
        <w:sz w:val="22"/>
      </w:rPr>
      <w:tblPr/>
      <w:tcPr>
        <w:tcBorders>
          <w:top w:val="single" w:sz="6" w:space="0" w:color="1CADE4" w:themeColor="accent1"/>
          <w:left w:val="nil"/>
          <w:bottom w:val="single" w:sz="6" w:space="0" w:color="1CADE4" w:themeColor="accent1"/>
          <w:right w:val="nil"/>
          <w:insideH w:val="nil"/>
          <w:insideV w:val="nil"/>
          <w:tl2br w:val="nil"/>
          <w:tr2bl w:val="nil"/>
        </w:tcBorders>
      </w:tcPr>
    </w:tblStylePr>
  </w:style>
  <w:style w:type="table" w:styleId="MediumShading2-Accent3">
    <w:name w:val="Medium Shading 2 Accent 3"/>
    <w:basedOn w:val="TableNormal"/>
    <w:uiPriority w:val="64"/>
    <w:rsid w:val="00A90DD2"/>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7CED7"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7CED7" w:themeFill="accent3"/>
      </w:tcPr>
    </w:tblStylePr>
    <w:tblStylePr w:type="lastCol">
      <w:rPr>
        <w:b/>
        <w:bCs/>
        <w:color w:val="FFFFFF" w:themeColor="background1"/>
      </w:rPr>
      <w:tblPr/>
      <w:tcPr>
        <w:tcBorders>
          <w:left w:val="nil"/>
          <w:right w:val="nil"/>
          <w:insideH w:val="nil"/>
          <w:insideV w:val="nil"/>
        </w:tcBorders>
        <w:shd w:val="clear" w:color="auto" w:fill="27CED7"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PwCTableText">
    <w:name w:val="PwC Table Text"/>
    <w:basedOn w:val="TableNormal"/>
    <w:uiPriority w:val="99"/>
    <w:qFormat/>
    <w:rsid w:val="004C1F6A"/>
    <w:pPr>
      <w:spacing w:before="60" w:after="60" w:line="240" w:lineRule="auto"/>
    </w:pPr>
    <w:rPr>
      <w:rFonts w:ascii="Georgia" w:hAnsi="Georgia"/>
      <w:sz w:val="20"/>
    </w:rPr>
    <w:tblPr>
      <w:tblInd w:w="0" w:type="dxa"/>
      <w:tblBorders>
        <w:insideH w:val="dotted" w:sz="6" w:space="0" w:color="1CADE4" w:themeColor="accent1"/>
      </w:tblBorders>
      <w:tblCellMar>
        <w:top w:w="0" w:type="dxa"/>
        <w:left w:w="108" w:type="dxa"/>
        <w:bottom w:w="0" w:type="dxa"/>
        <w:right w:w="108" w:type="dxa"/>
      </w:tblCellMar>
    </w:tblPr>
    <w:tblStylePr w:type="firstRow">
      <w:rPr>
        <w:rFonts w:asciiTheme="majorHAnsi" w:hAnsiTheme="majorHAnsi"/>
        <w:b/>
        <w:color w:val="335B74" w:themeColor="text2"/>
        <w:sz w:val="22"/>
      </w:rPr>
      <w:tblPr/>
      <w:tcPr>
        <w:tcBorders>
          <w:top w:val="single" w:sz="6" w:space="0" w:color="1CADE4" w:themeColor="accent1"/>
          <w:left w:val="nil"/>
          <w:bottom w:val="single" w:sz="6" w:space="0" w:color="1CADE4" w:themeColor="accent1"/>
          <w:right w:val="nil"/>
          <w:insideH w:val="nil"/>
          <w:insideV w:val="nil"/>
          <w:tl2br w:val="nil"/>
          <w:tr2bl w:val="nil"/>
        </w:tcBorders>
      </w:tcPr>
    </w:tblStylePr>
  </w:style>
  <w:style w:type="table" w:customStyle="1" w:styleId="SmartBasicTable">
    <w:name w:val="Smart Basic Table"/>
    <w:basedOn w:val="TableNormal"/>
    <w:uiPriority w:val="99"/>
    <w:qFormat/>
    <w:rsid w:val="004C1F6A"/>
    <w:pPr>
      <w:spacing w:before="60" w:after="60" w:line="240" w:lineRule="auto"/>
    </w:pPr>
    <w:rPr>
      <w:rFonts w:ascii="Georgia" w:hAnsi="Georgia"/>
      <w:sz w:val="20"/>
    </w:rPr>
    <w:tblPr>
      <w:tblInd w:w="0" w:type="dxa"/>
      <w:tblCellMar>
        <w:top w:w="0" w:type="dxa"/>
        <w:left w:w="108" w:type="dxa"/>
        <w:bottom w:w="0" w:type="dxa"/>
        <w:right w:w="108" w:type="dxa"/>
      </w:tblCellMar>
    </w:tblPr>
    <w:tblStylePr w:type="firstRow">
      <w:rPr>
        <w:rFonts w:asciiTheme="majorHAnsi" w:hAnsiTheme="majorHAnsi"/>
        <w:b/>
        <w:color w:val="335B74" w:themeColor="text2"/>
        <w:sz w:val="22"/>
      </w:rPr>
    </w:tblStylePr>
    <w:tblStylePr w:type="firstCol">
      <w:rPr>
        <w:i/>
      </w:rPr>
    </w:tblStylePr>
  </w:style>
  <w:style w:type="table" w:customStyle="1" w:styleId="SmartColouredBoxTable">
    <w:name w:val="Smart Coloured Box Table"/>
    <w:basedOn w:val="TableNormal"/>
    <w:uiPriority w:val="99"/>
    <w:qFormat/>
    <w:rsid w:val="005855B1"/>
    <w:pPr>
      <w:spacing w:before="60" w:after="60" w:line="240" w:lineRule="auto"/>
    </w:pPr>
    <w:rPr>
      <w:rFonts w:ascii="Georgia" w:hAnsi="Georgia"/>
      <w:sz w:val="20"/>
    </w:rPr>
    <w:tblPr>
      <w:tblInd w:w="0" w:type="dxa"/>
      <w:tblBorders>
        <w:top w:val="single" w:sz="4" w:space="0" w:color="DFE3E5" w:themeColor="background2"/>
        <w:left w:val="single" w:sz="4" w:space="0" w:color="DFE3E5" w:themeColor="background2"/>
        <w:bottom w:val="single" w:sz="4" w:space="0" w:color="DFE3E5" w:themeColor="background2"/>
        <w:right w:val="single" w:sz="4" w:space="0" w:color="DFE3E5" w:themeColor="background2"/>
        <w:insideH w:val="single" w:sz="4" w:space="0" w:color="DFE3E5" w:themeColor="background2"/>
      </w:tblBorders>
      <w:tblCellMar>
        <w:top w:w="0" w:type="dxa"/>
        <w:left w:w="108" w:type="dxa"/>
        <w:bottom w:w="0" w:type="dxa"/>
        <w:right w:w="108" w:type="dxa"/>
      </w:tblCellMar>
    </w:tblPr>
    <w:tblStylePr w:type="firstRow">
      <w:rPr>
        <w:rFonts w:asciiTheme="majorHAnsi" w:hAnsiTheme="majorHAnsi"/>
        <w:b/>
        <w:color w:val="335B74" w:themeColor="text2"/>
        <w:sz w:val="22"/>
      </w:rPr>
      <w:tblPr/>
      <w:tcPr>
        <w:shd w:val="clear" w:color="auto" w:fill="DFE3E5" w:themeFill="background2"/>
      </w:tcPr>
    </w:tblStylePr>
    <w:tblStylePr w:type="firstCol">
      <w:rPr>
        <w:b/>
      </w:rPr>
      <w:tblPr/>
      <w:tcPr>
        <w:shd w:val="clear" w:color="auto" w:fill="D1EEF9" w:themeFill="accent1" w:themeFillTint="33"/>
      </w:tcPr>
    </w:tblStylePr>
  </w:style>
  <w:style w:type="table" w:customStyle="1" w:styleId="SmartListTable">
    <w:name w:val="Smart List Table"/>
    <w:basedOn w:val="TableNormal"/>
    <w:uiPriority w:val="99"/>
    <w:qFormat/>
    <w:rsid w:val="00E87182"/>
    <w:pPr>
      <w:spacing w:before="60" w:after="60" w:line="240" w:lineRule="auto"/>
    </w:pPr>
    <w:rPr>
      <w:rFonts w:ascii="Georgia" w:hAnsi="Georgia"/>
      <w:sz w:val="20"/>
    </w:rPr>
    <w:tblPr>
      <w:tblInd w:w="0" w:type="dxa"/>
      <w:tblCellMar>
        <w:top w:w="0" w:type="dxa"/>
        <w:left w:w="108" w:type="dxa"/>
        <w:bottom w:w="0" w:type="dxa"/>
        <w:right w:w="108" w:type="dxa"/>
      </w:tblCellMar>
    </w:tblPr>
    <w:tblStylePr w:type="firstRow">
      <w:rPr>
        <w:rFonts w:asciiTheme="majorHAnsi" w:hAnsiTheme="majorHAnsi"/>
        <w:b/>
        <w:color w:val="335B74" w:themeColor="text2"/>
        <w:sz w:val="22"/>
      </w:rPr>
      <w:tblPr/>
      <w:tcPr>
        <w:tcBorders>
          <w:top w:val="nil"/>
          <w:left w:val="nil"/>
          <w:bottom w:val="single" w:sz="6" w:space="0" w:color="1CADE4" w:themeColor="accent1"/>
          <w:right w:val="nil"/>
          <w:insideH w:val="nil"/>
          <w:insideV w:val="nil"/>
          <w:tl2br w:val="nil"/>
          <w:tr2bl w:val="nil"/>
        </w:tcBorders>
      </w:tcPr>
    </w:tblStylePr>
  </w:style>
  <w:style w:type="paragraph" w:customStyle="1" w:styleId="Source">
    <w:name w:val="Source"/>
    <w:basedOn w:val="BodyText"/>
    <w:link w:val="SourceChar"/>
    <w:qFormat/>
    <w:rsid w:val="00673133"/>
    <w:pPr>
      <w:spacing w:after="0" w:line="240" w:lineRule="atLeast"/>
    </w:pPr>
    <w:rPr>
      <w:rFonts w:ascii="Georgia" w:hAnsi="Georgia"/>
      <w:i/>
      <w:sz w:val="16"/>
    </w:rPr>
  </w:style>
  <w:style w:type="character" w:customStyle="1" w:styleId="SourceChar">
    <w:name w:val="Source Char"/>
    <w:basedOn w:val="BodyTextChar"/>
    <w:link w:val="Source"/>
    <w:rsid w:val="00673133"/>
    <w:rPr>
      <w:rFonts w:ascii="Georgia" w:hAnsi="Georgia"/>
      <w:i/>
      <w:sz w:val="16"/>
    </w:rPr>
  </w:style>
  <w:style w:type="paragraph" w:customStyle="1" w:styleId="Callout">
    <w:name w:val="Callout"/>
    <w:basedOn w:val="BodyText"/>
    <w:next w:val="BodyText"/>
    <w:uiPriority w:val="34"/>
    <w:qFormat/>
    <w:rsid w:val="00B40038"/>
    <w:pPr>
      <w:framePr w:w="2098" w:hSpace="227" w:wrap="around" w:vAnchor="text" w:hAnchor="page" w:x="1022" w:y="205"/>
      <w:spacing w:after="160" w:line="240" w:lineRule="auto"/>
    </w:pPr>
    <w:rPr>
      <w:rFonts w:ascii="Georgia" w:eastAsiaTheme="minorHAnsi" w:hAnsi="Georgia"/>
      <w:i/>
      <w:noProof/>
      <w:color w:val="335B74" w:themeColor="text2"/>
      <w:sz w:val="16"/>
      <w:szCs w:val="21"/>
      <w:lang w:val="en-GB"/>
    </w:rPr>
  </w:style>
  <w:style w:type="paragraph" w:customStyle="1" w:styleId="Pre-Section1Heading5">
    <w:name w:val="Pre-Section 1 Heading 5"/>
    <w:basedOn w:val="Normal"/>
    <w:next w:val="BodyText"/>
    <w:qFormat/>
    <w:rsid w:val="00B31585"/>
    <w:pPr>
      <w:spacing w:after="240" w:line="240" w:lineRule="auto"/>
    </w:pPr>
    <w:rPr>
      <w:i/>
      <w:color w:val="335B74" w:themeColor="text2"/>
      <w:sz w:val="24"/>
      <w:szCs w:val="24"/>
    </w:rPr>
  </w:style>
  <w:style w:type="paragraph" w:customStyle="1" w:styleId="Copyright">
    <w:name w:val="Copyright"/>
    <w:basedOn w:val="Footer"/>
    <w:rsid w:val="001E5F34"/>
    <w:rPr>
      <w:rFonts w:eastAsiaTheme="minorHAnsi" w:cs="Arial"/>
      <w:color w:val="auto"/>
      <w:szCs w:val="16"/>
      <w:lang w:val="en-GB"/>
    </w:rPr>
  </w:style>
  <w:style w:type="paragraph" w:customStyle="1" w:styleId="BodyText1">
    <w:name w:val="Body Text1"/>
    <w:link w:val="bodytextChar0"/>
    <w:rsid w:val="0095586B"/>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95586B"/>
    <w:rPr>
      <w:rFonts w:ascii="Times New Roman" w:eastAsia="Times New Roman" w:hAnsi="Times New Roman" w:cs="Times New Roman"/>
      <w:sz w:val="20"/>
      <w:szCs w:val="20"/>
      <w:lang w:val="en-GB"/>
    </w:rPr>
  </w:style>
  <w:style w:type="paragraph" w:customStyle="1" w:styleId="GTSBodyText">
    <w:name w:val="GTS Body Text"/>
    <w:basedOn w:val="Normal"/>
    <w:link w:val="GTSBodyTextChar"/>
    <w:uiPriority w:val="99"/>
    <w:rsid w:val="007D5C77"/>
    <w:pPr>
      <w:tabs>
        <w:tab w:val="left" w:pos="360"/>
      </w:tabs>
      <w:spacing w:after="240" w:line="240" w:lineRule="auto"/>
      <w:ind w:left="2160"/>
    </w:pPr>
    <w:rPr>
      <w:rFonts w:ascii="Arial" w:eastAsia="Times New Roman" w:hAnsi="Arial" w:cs="Times New Roman"/>
      <w:szCs w:val="20"/>
    </w:rPr>
  </w:style>
  <w:style w:type="character" w:customStyle="1" w:styleId="GTSBodyTextChar">
    <w:name w:val="GTS Body Text Char"/>
    <w:basedOn w:val="DefaultParagraphFont"/>
    <w:link w:val="GTSBodyText"/>
    <w:rsid w:val="007D5C77"/>
    <w:rPr>
      <w:rFonts w:ascii="Arial" w:eastAsia="Times New Roman" w:hAnsi="Arial" w:cs="Times New Roman"/>
      <w:sz w:val="20"/>
      <w:szCs w:val="20"/>
    </w:rPr>
  </w:style>
  <w:style w:type="paragraph" w:customStyle="1" w:styleId="infoblue">
    <w:name w:val="infoblue"/>
    <w:basedOn w:val="Normal"/>
    <w:link w:val="infoblueChar"/>
    <w:rsid w:val="00356920"/>
    <w:pPr>
      <w:spacing w:after="120" w:line="240" w:lineRule="atLeast"/>
      <w:ind w:left="450"/>
    </w:pPr>
    <w:rPr>
      <w:rFonts w:ascii="Times New Roman" w:eastAsia="Times New Roman" w:hAnsi="Times New Roman" w:cs="Times New Roman"/>
      <w:i/>
      <w:iCs/>
      <w:color w:val="0000FF"/>
      <w:szCs w:val="20"/>
    </w:rPr>
  </w:style>
  <w:style w:type="character" w:customStyle="1" w:styleId="infoblueChar">
    <w:name w:val="infoblue Char"/>
    <w:basedOn w:val="DefaultParagraphFont"/>
    <w:link w:val="infoblue"/>
    <w:rsid w:val="00356920"/>
    <w:rPr>
      <w:rFonts w:ascii="Times New Roman" w:eastAsia="Times New Roman" w:hAnsi="Times New Roman" w:cs="Times New Roman"/>
      <w:i/>
      <w:iCs/>
      <w:color w:val="0000FF"/>
      <w:sz w:val="20"/>
      <w:szCs w:val="20"/>
    </w:rPr>
  </w:style>
  <w:style w:type="paragraph" w:customStyle="1" w:styleId="InfoBlue0">
    <w:name w:val="InfoBlue"/>
    <w:basedOn w:val="Normal"/>
    <w:next w:val="BodyText"/>
    <w:link w:val="InfoBlueChar0"/>
    <w:autoRedefine/>
    <w:rsid w:val="00AE681F"/>
    <w:pPr>
      <w:widowControl w:val="0"/>
      <w:tabs>
        <w:tab w:val="left" w:pos="180"/>
        <w:tab w:val="left" w:pos="720"/>
        <w:tab w:val="left" w:pos="1260"/>
      </w:tabs>
      <w:spacing w:before="120" w:after="0" w:line="240" w:lineRule="atLeast"/>
      <w:ind w:left="16"/>
    </w:pPr>
    <w:rPr>
      <w:rFonts w:ascii="Arial" w:eastAsia="Times New Roman" w:hAnsi="Arial" w:cs="Times New Roman"/>
      <w:i/>
      <w:color w:val="0000FF"/>
      <w:szCs w:val="20"/>
    </w:rPr>
  </w:style>
  <w:style w:type="character" w:customStyle="1" w:styleId="InfoBlueChar0">
    <w:name w:val="InfoBlue Char"/>
    <w:basedOn w:val="DefaultParagraphFont"/>
    <w:link w:val="InfoBlue0"/>
    <w:rsid w:val="00AE681F"/>
    <w:rPr>
      <w:rFonts w:ascii="Arial" w:eastAsia="Times New Roman" w:hAnsi="Arial" w:cs="Times New Roman"/>
      <w:i/>
      <w:color w:val="0000FF"/>
      <w:sz w:val="20"/>
      <w:szCs w:val="20"/>
    </w:rPr>
  </w:style>
  <w:style w:type="paragraph" w:customStyle="1" w:styleId="td0">
    <w:name w:val="td0"/>
    <w:basedOn w:val="Normal"/>
    <w:rsid w:val="00AF39B4"/>
    <w:pPr>
      <w:widowControl w:val="0"/>
      <w:spacing w:before="120" w:after="60" w:line="240" w:lineRule="auto"/>
      <w:ind w:left="160"/>
      <w:jc w:val="both"/>
    </w:pPr>
    <w:rPr>
      <w:rFonts w:ascii="Helvetica" w:eastAsia="Times New Roman" w:hAnsi="Helvetica" w:cs="Times New Roman"/>
      <w:sz w:val="18"/>
      <w:szCs w:val="20"/>
      <w:lang w:val="nl"/>
    </w:rPr>
  </w:style>
  <w:style w:type="paragraph" w:customStyle="1" w:styleId="Paragraph1">
    <w:name w:val="Paragraph1"/>
    <w:basedOn w:val="Normal"/>
    <w:rsid w:val="009258E6"/>
    <w:pPr>
      <w:widowControl w:val="0"/>
      <w:spacing w:before="80" w:after="0" w:line="240" w:lineRule="auto"/>
      <w:jc w:val="both"/>
    </w:pPr>
    <w:rPr>
      <w:rFonts w:ascii="Times New Roman" w:eastAsia="Times New Roman" w:hAnsi="Times New Roman" w:cs="Times New Roman"/>
      <w:szCs w:val="20"/>
    </w:rPr>
  </w:style>
  <w:style w:type="paragraph" w:customStyle="1" w:styleId="Default">
    <w:name w:val="Default"/>
    <w:rsid w:val="002D2886"/>
    <w:pPr>
      <w:autoSpaceDE w:val="0"/>
      <w:autoSpaceDN w:val="0"/>
      <w:adjustRightInd w:val="0"/>
      <w:spacing w:after="0" w:line="240" w:lineRule="auto"/>
    </w:pPr>
    <w:rPr>
      <w:rFonts w:ascii="Georgia" w:hAnsi="Georgia" w:cs="Georgia"/>
      <w:color w:val="000000"/>
      <w:sz w:val="24"/>
      <w:szCs w:val="24"/>
    </w:rPr>
  </w:style>
  <w:style w:type="paragraph" w:styleId="z-TopofForm">
    <w:name w:val="HTML Top of Form"/>
    <w:basedOn w:val="Normal"/>
    <w:next w:val="Normal"/>
    <w:link w:val="z-TopofFormChar"/>
    <w:hidden/>
    <w:uiPriority w:val="99"/>
    <w:semiHidden/>
    <w:unhideWhenUsed/>
    <w:rsid w:val="009549B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549B7"/>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9549B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9549B7"/>
    <w:rPr>
      <w:rFonts w:ascii="Arial" w:eastAsia="Times New Roman" w:hAnsi="Arial" w:cs="Arial"/>
      <w:vanish/>
      <w:sz w:val="16"/>
      <w:szCs w:val="16"/>
    </w:rPr>
  </w:style>
  <w:style w:type="table" w:styleId="LightList-Accent5">
    <w:name w:val="Light List Accent 5"/>
    <w:basedOn w:val="TableNormal"/>
    <w:uiPriority w:val="61"/>
    <w:rsid w:val="00A962F1"/>
    <w:pPr>
      <w:spacing w:after="0" w:line="240" w:lineRule="auto"/>
    </w:pPr>
    <w:tblPr>
      <w:tblStyleRowBandSize w:val="1"/>
      <w:tblStyleColBandSize w:val="1"/>
      <w:tblInd w:w="0" w:type="dxa"/>
      <w:tblBorders>
        <w:top w:val="single" w:sz="8" w:space="0" w:color="3E8853" w:themeColor="accent5"/>
        <w:left w:val="single" w:sz="8" w:space="0" w:color="3E8853" w:themeColor="accent5"/>
        <w:bottom w:val="single" w:sz="8" w:space="0" w:color="3E8853" w:themeColor="accent5"/>
        <w:right w:val="single" w:sz="8" w:space="0" w:color="3E8853"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3E8853" w:themeFill="accent5"/>
      </w:tcPr>
    </w:tblStylePr>
    <w:tblStylePr w:type="lastRow">
      <w:pPr>
        <w:spacing w:before="0" w:after="0" w:line="240" w:lineRule="auto"/>
      </w:pPr>
      <w:rPr>
        <w:b/>
        <w:bCs/>
      </w:rPr>
      <w:tblPr/>
      <w:tcPr>
        <w:tcBorders>
          <w:top w:val="double" w:sz="6" w:space="0" w:color="3E8853" w:themeColor="accent5"/>
          <w:left w:val="single" w:sz="8" w:space="0" w:color="3E8853" w:themeColor="accent5"/>
          <w:bottom w:val="single" w:sz="8" w:space="0" w:color="3E8853" w:themeColor="accent5"/>
          <w:right w:val="single" w:sz="8" w:space="0" w:color="3E8853" w:themeColor="accent5"/>
        </w:tcBorders>
      </w:tcPr>
    </w:tblStylePr>
    <w:tblStylePr w:type="firstCol">
      <w:rPr>
        <w:b/>
        <w:bCs/>
      </w:rPr>
    </w:tblStylePr>
    <w:tblStylePr w:type="lastCol">
      <w:rPr>
        <w:b/>
        <w:bCs/>
      </w:rPr>
    </w:tblStylePr>
    <w:tblStylePr w:type="band1Vert">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tblStylePr w:type="band1Horz">
      <w:tblPr/>
      <w:tcPr>
        <w:tcBorders>
          <w:top w:val="single" w:sz="8" w:space="0" w:color="3E8853" w:themeColor="accent5"/>
          <w:left w:val="single" w:sz="8" w:space="0" w:color="3E8853" w:themeColor="accent5"/>
          <w:bottom w:val="single" w:sz="8" w:space="0" w:color="3E8853" w:themeColor="accent5"/>
          <w:right w:val="single" w:sz="8" w:space="0" w:color="3E8853" w:themeColor="accent5"/>
        </w:tcBorders>
      </w:tcPr>
    </w:tblStylePr>
  </w:style>
  <w:style w:type="table" w:styleId="LightList-Accent1">
    <w:name w:val="Light List Accent 1"/>
    <w:basedOn w:val="TableNormal"/>
    <w:uiPriority w:val="61"/>
    <w:rsid w:val="007F4373"/>
    <w:pPr>
      <w:spacing w:after="0" w:line="240" w:lineRule="auto"/>
    </w:pPr>
    <w:tblPr>
      <w:tblStyleRowBandSize w:val="1"/>
      <w:tblStyleColBandSize w:val="1"/>
      <w:tblInd w:w="0" w:type="dxa"/>
      <w:tblBorders>
        <w:top w:val="single" w:sz="8" w:space="0" w:color="1CADE4" w:themeColor="accent1"/>
        <w:left w:val="single" w:sz="8" w:space="0" w:color="1CADE4" w:themeColor="accent1"/>
        <w:bottom w:val="single" w:sz="8" w:space="0" w:color="1CADE4" w:themeColor="accent1"/>
        <w:right w:val="single" w:sz="8" w:space="0" w:color="1CADE4"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CADE4" w:themeFill="accent1"/>
      </w:tcPr>
    </w:tblStylePr>
    <w:tblStylePr w:type="lastRow">
      <w:pPr>
        <w:spacing w:before="0" w:after="0" w:line="240" w:lineRule="auto"/>
      </w:pPr>
      <w:rPr>
        <w:b/>
        <w:bCs/>
      </w:rPr>
      <w:tblPr/>
      <w:tcPr>
        <w:tcBorders>
          <w:top w:val="double" w:sz="6" w:space="0" w:color="1CADE4" w:themeColor="accent1"/>
          <w:left w:val="single" w:sz="8" w:space="0" w:color="1CADE4" w:themeColor="accent1"/>
          <w:bottom w:val="single" w:sz="8" w:space="0" w:color="1CADE4" w:themeColor="accent1"/>
          <w:right w:val="single" w:sz="8" w:space="0" w:color="1CADE4" w:themeColor="accent1"/>
        </w:tcBorders>
      </w:tcPr>
    </w:tblStylePr>
    <w:tblStylePr w:type="firstCol">
      <w:rPr>
        <w:b/>
        <w:bCs/>
      </w:rPr>
    </w:tblStylePr>
    <w:tblStylePr w:type="lastCol">
      <w:rPr>
        <w:b/>
        <w:bCs/>
      </w:rPr>
    </w:tblStylePr>
    <w:tblStylePr w:type="band1Vert">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tblStylePr w:type="band1Horz">
      <w:tblPr/>
      <w:tcPr>
        <w:tcBorders>
          <w:top w:val="single" w:sz="8" w:space="0" w:color="1CADE4" w:themeColor="accent1"/>
          <w:left w:val="single" w:sz="8" w:space="0" w:color="1CADE4" w:themeColor="accent1"/>
          <w:bottom w:val="single" w:sz="8" w:space="0" w:color="1CADE4" w:themeColor="accent1"/>
          <w:right w:val="single" w:sz="8" w:space="0" w:color="1CADE4" w:themeColor="accent1"/>
        </w:tcBorders>
      </w:tcPr>
    </w:tblStylePr>
  </w:style>
  <w:style w:type="paragraph" w:customStyle="1" w:styleId="xl65">
    <w:name w:val="xl65"/>
    <w:basedOn w:val="Normal"/>
    <w:rsid w:val="00D65869"/>
    <w:pPr>
      <w:pBdr>
        <w:top w:val="single" w:sz="8" w:space="0" w:color="A32020"/>
        <w:bottom w:val="single" w:sz="8" w:space="0" w:color="A32020"/>
      </w:pBdr>
      <w:spacing w:before="100" w:beforeAutospacing="1" w:after="100" w:afterAutospacing="1" w:line="240" w:lineRule="auto"/>
      <w:textAlignment w:val="center"/>
    </w:pPr>
    <w:rPr>
      <w:rFonts w:ascii="Georgia" w:eastAsia="Times New Roman" w:hAnsi="Georgia" w:cs="Times New Roman"/>
      <w:b/>
      <w:bCs/>
      <w:color w:val="A32020"/>
      <w:szCs w:val="20"/>
    </w:rPr>
  </w:style>
  <w:style w:type="paragraph" w:customStyle="1" w:styleId="xl66">
    <w:name w:val="xl66"/>
    <w:basedOn w:val="Normal"/>
    <w:rsid w:val="00D65869"/>
    <w:pPr>
      <w:pBdr>
        <w:bottom w:val="dotted" w:sz="4" w:space="0" w:color="A32020"/>
      </w:pBdr>
      <w:spacing w:before="100" w:beforeAutospacing="1" w:after="100" w:afterAutospacing="1" w:line="240" w:lineRule="auto"/>
      <w:jc w:val="right"/>
      <w:textAlignment w:val="center"/>
    </w:pPr>
    <w:rPr>
      <w:rFonts w:ascii="Georgia" w:eastAsia="Times New Roman" w:hAnsi="Georgia" w:cs="Times New Roman"/>
      <w:color w:val="000000"/>
      <w:szCs w:val="20"/>
    </w:rPr>
  </w:style>
  <w:style w:type="paragraph" w:customStyle="1" w:styleId="xl67">
    <w:name w:val="xl67"/>
    <w:basedOn w:val="Normal"/>
    <w:rsid w:val="00D65869"/>
    <w:pPr>
      <w:pBdr>
        <w:bottom w:val="dotted" w:sz="4" w:space="0" w:color="A32020"/>
      </w:pBdr>
      <w:spacing w:before="100" w:beforeAutospacing="1" w:after="100" w:afterAutospacing="1" w:line="240" w:lineRule="auto"/>
      <w:textAlignment w:val="center"/>
    </w:pPr>
    <w:rPr>
      <w:rFonts w:ascii="Georgia" w:eastAsia="Times New Roman" w:hAnsi="Georgia" w:cs="Times New Roman"/>
      <w:color w:val="000000"/>
      <w:szCs w:val="20"/>
    </w:rPr>
  </w:style>
  <w:style w:type="paragraph" w:customStyle="1" w:styleId="xl68">
    <w:name w:val="xl68"/>
    <w:basedOn w:val="Normal"/>
    <w:rsid w:val="00D65869"/>
    <w:pPr>
      <w:pBdr>
        <w:top w:val="dotted" w:sz="4" w:space="0" w:color="A32020"/>
      </w:pBdr>
      <w:spacing w:before="100" w:beforeAutospacing="1" w:after="100" w:afterAutospacing="1" w:line="240" w:lineRule="auto"/>
      <w:textAlignment w:val="center"/>
    </w:pPr>
    <w:rPr>
      <w:rFonts w:ascii="Georgia" w:eastAsia="Times New Roman" w:hAnsi="Georgia" w:cs="Times New Roman"/>
      <w:color w:val="000000"/>
      <w:szCs w:val="20"/>
    </w:rPr>
  </w:style>
  <w:style w:type="paragraph" w:customStyle="1" w:styleId="xl69">
    <w:name w:val="xl69"/>
    <w:basedOn w:val="Normal"/>
    <w:rsid w:val="00D65869"/>
    <w:pPr>
      <w:spacing w:before="100" w:beforeAutospacing="1" w:after="100" w:afterAutospacing="1" w:line="240" w:lineRule="auto"/>
    </w:pPr>
    <w:rPr>
      <w:rFonts w:ascii="Georgia" w:eastAsia="Times New Roman" w:hAnsi="Georgia" w:cs="Times New Roman"/>
      <w:sz w:val="24"/>
      <w:szCs w:val="24"/>
    </w:rPr>
  </w:style>
  <w:style w:type="paragraph" w:customStyle="1" w:styleId="xl70">
    <w:name w:val="xl70"/>
    <w:basedOn w:val="Normal"/>
    <w:rsid w:val="00D65869"/>
    <w:pPr>
      <w:pBdr>
        <w:bottom w:val="dotted" w:sz="4" w:space="0" w:color="A32020"/>
      </w:pBdr>
      <w:spacing w:before="100" w:beforeAutospacing="1" w:after="100" w:afterAutospacing="1" w:line="240" w:lineRule="auto"/>
      <w:jc w:val="center"/>
      <w:textAlignment w:val="center"/>
    </w:pPr>
    <w:rPr>
      <w:rFonts w:ascii="Georgia" w:eastAsia="Times New Roman" w:hAnsi="Georgia" w:cs="Times New Roman"/>
      <w:color w:val="000000"/>
      <w:szCs w:val="20"/>
    </w:rPr>
  </w:style>
  <w:style w:type="paragraph" w:customStyle="1" w:styleId="xl71">
    <w:name w:val="xl71"/>
    <w:basedOn w:val="Normal"/>
    <w:rsid w:val="00D65869"/>
    <w:pPr>
      <w:pBdr>
        <w:bottom w:val="dotted" w:sz="4" w:space="0" w:color="A32020"/>
      </w:pBdr>
      <w:spacing w:before="100" w:beforeAutospacing="1" w:after="100" w:afterAutospacing="1" w:line="240" w:lineRule="auto"/>
      <w:textAlignment w:val="center"/>
    </w:pPr>
    <w:rPr>
      <w:rFonts w:ascii="Georgia" w:eastAsia="Times New Roman" w:hAnsi="Georgia" w:cs="Times New Roman"/>
      <w:b/>
      <w:bCs/>
      <w:color w:val="000000"/>
      <w:szCs w:val="20"/>
    </w:rPr>
  </w:style>
  <w:style w:type="paragraph" w:customStyle="1" w:styleId="xl72">
    <w:name w:val="xl72"/>
    <w:basedOn w:val="Normal"/>
    <w:rsid w:val="00D65869"/>
    <w:pPr>
      <w:pBdr>
        <w:bottom w:val="dotted" w:sz="4" w:space="0" w:color="A32020"/>
      </w:pBdr>
      <w:spacing w:before="100" w:beforeAutospacing="1" w:after="100" w:afterAutospacing="1" w:line="240" w:lineRule="auto"/>
      <w:jc w:val="center"/>
      <w:textAlignment w:val="center"/>
    </w:pPr>
    <w:rPr>
      <w:rFonts w:ascii="Georgia" w:eastAsia="Times New Roman" w:hAnsi="Georgia" w:cs="Times New Roman"/>
      <w:b/>
      <w:bCs/>
      <w:color w:val="000000"/>
      <w:szCs w:val="20"/>
    </w:rPr>
  </w:style>
  <w:style w:type="paragraph" w:customStyle="1" w:styleId="xl73">
    <w:name w:val="xl73"/>
    <w:basedOn w:val="Normal"/>
    <w:rsid w:val="00D65869"/>
    <w:pPr>
      <w:spacing w:before="100" w:beforeAutospacing="1" w:after="100" w:afterAutospacing="1" w:line="240" w:lineRule="auto"/>
    </w:pPr>
    <w:rPr>
      <w:rFonts w:ascii="Georgia" w:eastAsia="Times New Roman" w:hAnsi="Georgia" w:cs="Times New Roman"/>
      <w:b/>
      <w:bCs/>
      <w:sz w:val="24"/>
      <w:szCs w:val="24"/>
    </w:rPr>
  </w:style>
  <w:style w:type="paragraph" w:customStyle="1" w:styleId="xl74">
    <w:name w:val="xl74"/>
    <w:basedOn w:val="Normal"/>
    <w:rsid w:val="00D65869"/>
    <w:pPr>
      <w:pBdr>
        <w:bottom w:val="dotted" w:sz="4" w:space="0" w:color="A32020"/>
      </w:pBdr>
      <w:spacing w:before="100" w:beforeAutospacing="1" w:after="100" w:afterAutospacing="1" w:line="240" w:lineRule="auto"/>
      <w:textAlignment w:val="center"/>
    </w:pPr>
    <w:rPr>
      <w:rFonts w:ascii="Georgia" w:eastAsia="Times New Roman" w:hAnsi="Georgia" w:cs="Times New Roman"/>
      <w:b/>
      <w:bCs/>
      <w:color w:val="000000"/>
      <w:szCs w:val="20"/>
    </w:rPr>
  </w:style>
  <w:style w:type="paragraph" w:customStyle="1" w:styleId="xl75">
    <w:name w:val="xl75"/>
    <w:basedOn w:val="Normal"/>
    <w:rsid w:val="00D65869"/>
    <w:pPr>
      <w:pBdr>
        <w:top w:val="dotted" w:sz="4" w:space="0" w:color="A32020"/>
        <w:bottom w:val="dotted" w:sz="4" w:space="0" w:color="A32020"/>
      </w:pBdr>
      <w:spacing w:before="100" w:beforeAutospacing="1" w:after="100" w:afterAutospacing="1" w:line="240" w:lineRule="auto"/>
      <w:textAlignment w:val="center"/>
    </w:pPr>
    <w:rPr>
      <w:rFonts w:ascii="Georgia" w:eastAsia="Times New Roman" w:hAnsi="Georgia" w:cs="Times New Roman"/>
      <w:b/>
      <w:bCs/>
      <w:color w:val="000000"/>
      <w:szCs w:val="20"/>
    </w:rPr>
  </w:style>
  <w:style w:type="paragraph" w:customStyle="1" w:styleId="xl76">
    <w:name w:val="xl76"/>
    <w:basedOn w:val="Normal"/>
    <w:rsid w:val="00E646DE"/>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Georgia" w:eastAsia="Times New Roman" w:hAnsi="Georgia" w:cs="Times New Roman"/>
      <w:szCs w:val="20"/>
      <w:lang w:bidi="bn-IN"/>
    </w:rPr>
  </w:style>
  <w:style w:type="table" w:styleId="GridTable4-Accent1">
    <w:name w:val="Grid Table 4 Accent 1"/>
    <w:basedOn w:val="TableNormal"/>
    <w:uiPriority w:val="49"/>
    <w:rsid w:val="00D451E9"/>
    <w:pPr>
      <w:spacing w:after="0" w:line="240" w:lineRule="auto"/>
    </w:pPr>
    <w:tblPr>
      <w:tblStyleRowBandSize w:val="1"/>
      <w:tblStyleColBandSize w:val="1"/>
      <w:tblInd w:w="0" w:type="dxa"/>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customStyle="1" w:styleId="TableGrid11">
    <w:name w:val="Table Grid11"/>
    <w:basedOn w:val="TableNormal"/>
    <w:rsid w:val="00E7711B"/>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aliases w:val="Citation List Char,List Paragraph1 Char,List Paragraph Char Char Char,Bullets Char,Graphic Char,Table of contents numbered Char,Resume Title Char,lp1 Char,List Paragraph11 Char,List Paragraph1 Char Char Char,Figure_name Char,Ha Char"/>
    <w:link w:val="ListParagraph"/>
    <w:uiPriority w:val="34"/>
    <w:qFormat/>
    <w:locked/>
    <w:rsid w:val="003F06EB"/>
    <w:rPr>
      <w:sz w:val="20"/>
    </w:rPr>
  </w:style>
  <w:style w:type="table" w:styleId="GridTable5Dark-Accent5">
    <w:name w:val="Grid Table 5 Dark Accent 5"/>
    <w:basedOn w:val="TableNormal"/>
    <w:uiPriority w:val="50"/>
    <w:rsid w:val="00A034FA"/>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3EBDA"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3E8853"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3E8853"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3E8853"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3E8853" w:themeFill="accent5"/>
      </w:tcPr>
    </w:tblStylePr>
    <w:tblStylePr w:type="band1Vert">
      <w:tblPr/>
      <w:tcPr>
        <w:shd w:val="clear" w:color="auto" w:fill="A9D7B6" w:themeFill="accent5" w:themeFillTint="66"/>
      </w:tcPr>
    </w:tblStylePr>
    <w:tblStylePr w:type="band1Horz">
      <w:tblPr/>
      <w:tcPr>
        <w:shd w:val="clear" w:color="auto" w:fill="A9D7B6" w:themeFill="accent5" w:themeFillTint="66"/>
      </w:tcPr>
    </w:tblStylePr>
  </w:style>
  <w:style w:type="table" w:styleId="GridTable4-Accent6">
    <w:name w:val="Grid Table 4 Accent 6"/>
    <w:basedOn w:val="TableNormal"/>
    <w:uiPriority w:val="49"/>
    <w:rsid w:val="004405E5"/>
    <w:pPr>
      <w:spacing w:after="0" w:line="240" w:lineRule="auto"/>
    </w:pPr>
    <w:tblPr>
      <w:tblStyleRowBandSize w:val="1"/>
      <w:tblStyleColBandSize w:val="1"/>
      <w:tblInd w:w="0" w:type="dxa"/>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insideV w:val="single" w:sz="4" w:space="0" w:color="A0C7C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insideV w:val="nil"/>
        </w:tcBorders>
        <w:shd w:val="clear" w:color="auto" w:fill="62A39F" w:themeFill="accent6"/>
      </w:tcPr>
    </w:tblStylePr>
    <w:tblStylePr w:type="lastRow">
      <w:rPr>
        <w:b/>
        <w:bCs/>
      </w:rPr>
      <w:tblPr/>
      <w:tcPr>
        <w:tcBorders>
          <w:top w:val="double" w:sz="4" w:space="0" w:color="62A39F" w:themeColor="accent6"/>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ListTable3-Accent6">
    <w:name w:val="List Table 3 Accent 6"/>
    <w:basedOn w:val="TableNormal"/>
    <w:uiPriority w:val="48"/>
    <w:rsid w:val="004405E5"/>
    <w:pPr>
      <w:spacing w:after="0" w:line="240" w:lineRule="auto"/>
    </w:pPr>
    <w:tblPr>
      <w:tblStyleRowBandSize w:val="1"/>
      <w:tblStyleColBandSize w:val="1"/>
      <w:tblInd w:w="0" w:type="dxa"/>
      <w:tblBorders>
        <w:top w:val="single" w:sz="4" w:space="0" w:color="62A39F" w:themeColor="accent6"/>
        <w:left w:val="single" w:sz="4" w:space="0" w:color="62A39F" w:themeColor="accent6"/>
        <w:bottom w:val="single" w:sz="4" w:space="0" w:color="62A39F" w:themeColor="accent6"/>
        <w:right w:val="single" w:sz="4" w:space="0" w:color="62A39F" w:themeColor="accent6"/>
      </w:tblBorders>
      <w:tblCellMar>
        <w:top w:w="0" w:type="dxa"/>
        <w:left w:w="108" w:type="dxa"/>
        <w:bottom w:w="0" w:type="dxa"/>
        <w:right w:w="108" w:type="dxa"/>
      </w:tblCellMar>
    </w:tblPr>
    <w:tblStylePr w:type="firstRow">
      <w:rPr>
        <w:b/>
        <w:bCs/>
        <w:color w:val="FFFFFF" w:themeColor="background1"/>
      </w:rPr>
      <w:tblPr/>
      <w:tcPr>
        <w:shd w:val="clear" w:color="auto" w:fill="62A39F" w:themeFill="accent6"/>
      </w:tcPr>
    </w:tblStylePr>
    <w:tblStylePr w:type="lastRow">
      <w:rPr>
        <w:b/>
        <w:bCs/>
      </w:rPr>
      <w:tblPr/>
      <w:tcPr>
        <w:tcBorders>
          <w:top w:val="double" w:sz="4" w:space="0" w:color="62A39F"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A39F" w:themeColor="accent6"/>
          <w:right w:val="single" w:sz="4" w:space="0" w:color="62A39F" w:themeColor="accent6"/>
        </w:tcBorders>
      </w:tcPr>
    </w:tblStylePr>
    <w:tblStylePr w:type="band1Horz">
      <w:tblPr/>
      <w:tcPr>
        <w:tcBorders>
          <w:top w:val="single" w:sz="4" w:space="0" w:color="62A39F" w:themeColor="accent6"/>
          <w:bottom w:val="single" w:sz="4" w:space="0" w:color="62A39F"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A39F" w:themeColor="accent6"/>
          <w:left w:val="nil"/>
        </w:tcBorders>
      </w:tcPr>
    </w:tblStylePr>
    <w:tblStylePr w:type="swCell">
      <w:tblPr/>
      <w:tcPr>
        <w:tcBorders>
          <w:top w:val="double" w:sz="4" w:space="0" w:color="62A39F" w:themeColor="accent6"/>
          <w:right w:val="nil"/>
        </w:tcBorders>
      </w:tcPr>
    </w:tblStylePr>
  </w:style>
  <w:style w:type="table" w:customStyle="1" w:styleId="EYTable1">
    <w:name w:val="EY Table1"/>
    <w:basedOn w:val="TableNormal"/>
    <w:next w:val="TableGrid"/>
    <w:rsid w:val="00367890"/>
    <w:pPr>
      <w:spacing w:after="0" w:line="240" w:lineRule="auto"/>
    </w:pPr>
    <w:rPr>
      <w:rFonts w:eastAsia="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jss693">
    <w:name w:val="jss693"/>
    <w:basedOn w:val="DefaultParagraphFont"/>
    <w:rsid w:val="00684C69"/>
  </w:style>
  <w:style w:type="character" w:customStyle="1" w:styleId="jss798">
    <w:name w:val="jss798"/>
    <w:basedOn w:val="DefaultParagraphFont"/>
    <w:rsid w:val="002A3D11"/>
  </w:style>
  <w:style w:type="table" w:styleId="GridTable4-Accent5">
    <w:name w:val="Grid Table 4 Accent 5"/>
    <w:basedOn w:val="TableNormal"/>
    <w:uiPriority w:val="49"/>
    <w:rsid w:val="004309D3"/>
    <w:pPr>
      <w:spacing w:after="0" w:line="240" w:lineRule="auto"/>
    </w:pPr>
    <w:tblPr>
      <w:tblStyleRowBandSize w:val="1"/>
      <w:tblStyleColBandSize w:val="1"/>
      <w:tblInd w:w="0" w:type="dxa"/>
      <w:tblBorders>
        <w:top w:val="single" w:sz="4" w:space="0" w:color="7EC492" w:themeColor="accent5" w:themeTint="99"/>
        <w:left w:val="single" w:sz="4" w:space="0" w:color="7EC492" w:themeColor="accent5" w:themeTint="99"/>
        <w:bottom w:val="single" w:sz="4" w:space="0" w:color="7EC492" w:themeColor="accent5" w:themeTint="99"/>
        <w:right w:val="single" w:sz="4" w:space="0" w:color="7EC492" w:themeColor="accent5" w:themeTint="99"/>
        <w:insideH w:val="single" w:sz="4" w:space="0" w:color="7EC492" w:themeColor="accent5" w:themeTint="99"/>
        <w:insideV w:val="single" w:sz="4" w:space="0" w:color="7EC492"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3E8853" w:themeColor="accent5"/>
          <w:left w:val="single" w:sz="4" w:space="0" w:color="3E8853" w:themeColor="accent5"/>
          <w:bottom w:val="single" w:sz="4" w:space="0" w:color="3E8853" w:themeColor="accent5"/>
          <w:right w:val="single" w:sz="4" w:space="0" w:color="3E8853" w:themeColor="accent5"/>
          <w:insideH w:val="nil"/>
          <w:insideV w:val="nil"/>
        </w:tcBorders>
        <w:shd w:val="clear" w:color="auto" w:fill="3E8853" w:themeFill="accent5"/>
      </w:tcPr>
    </w:tblStylePr>
    <w:tblStylePr w:type="lastRow">
      <w:rPr>
        <w:b/>
        <w:bCs/>
      </w:rPr>
      <w:tblPr/>
      <w:tcPr>
        <w:tcBorders>
          <w:top w:val="double" w:sz="4" w:space="0" w:color="3E8853" w:themeColor="accent5"/>
        </w:tcBorders>
      </w:tcPr>
    </w:tblStylePr>
    <w:tblStylePr w:type="firstCol">
      <w:rPr>
        <w:b/>
        <w:bCs/>
      </w:rPr>
    </w:tblStylePr>
    <w:tblStylePr w:type="lastCol">
      <w:rPr>
        <w:b/>
        <w:bCs/>
      </w:rPr>
    </w:tblStylePr>
    <w:tblStylePr w:type="band1Vert">
      <w:tblPr/>
      <w:tcPr>
        <w:shd w:val="clear" w:color="auto" w:fill="D3EBDA" w:themeFill="accent5" w:themeFillTint="33"/>
      </w:tcPr>
    </w:tblStylePr>
    <w:tblStylePr w:type="band1Horz">
      <w:tblPr/>
      <w:tcPr>
        <w:shd w:val="clear" w:color="auto" w:fill="D3EBDA" w:themeFill="accent5" w:themeFillTint="33"/>
      </w:tcPr>
    </w:tblStylePr>
  </w:style>
  <w:style w:type="table" w:styleId="GridTable4">
    <w:name w:val="Grid Table 4"/>
    <w:basedOn w:val="TableNormal"/>
    <w:uiPriority w:val="49"/>
    <w:rsid w:val="00694708"/>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
    <w:name w:val="Unresolved Mention"/>
    <w:basedOn w:val="DefaultParagraphFont"/>
    <w:uiPriority w:val="99"/>
    <w:semiHidden/>
    <w:unhideWhenUsed/>
    <w:rsid w:val="009D7BE4"/>
    <w:rPr>
      <w:color w:val="605E5C"/>
      <w:shd w:val="clear" w:color="auto" w:fill="E1DFDD"/>
    </w:rPr>
  </w:style>
  <w:style w:type="table" w:styleId="ListTable4-Accent6">
    <w:name w:val="List Table 4 Accent 6"/>
    <w:basedOn w:val="TableNormal"/>
    <w:uiPriority w:val="49"/>
    <w:rsid w:val="00C64FCC"/>
    <w:pPr>
      <w:spacing w:after="0" w:line="240" w:lineRule="auto"/>
    </w:pPr>
    <w:tblPr>
      <w:tblStyleRowBandSize w:val="1"/>
      <w:tblStyleColBandSize w:val="1"/>
      <w:tblInd w:w="0" w:type="dxa"/>
      <w:tblBorders>
        <w:top w:val="single" w:sz="4" w:space="0" w:color="A0C7C5" w:themeColor="accent6" w:themeTint="99"/>
        <w:left w:val="single" w:sz="4" w:space="0" w:color="A0C7C5" w:themeColor="accent6" w:themeTint="99"/>
        <w:bottom w:val="single" w:sz="4" w:space="0" w:color="A0C7C5" w:themeColor="accent6" w:themeTint="99"/>
        <w:right w:val="single" w:sz="4" w:space="0" w:color="A0C7C5" w:themeColor="accent6" w:themeTint="99"/>
        <w:insideH w:val="single" w:sz="4" w:space="0" w:color="A0C7C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62A39F" w:themeColor="accent6"/>
          <w:left w:val="single" w:sz="4" w:space="0" w:color="62A39F" w:themeColor="accent6"/>
          <w:bottom w:val="single" w:sz="4" w:space="0" w:color="62A39F" w:themeColor="accent6"/>
          <w:right w:val="single" w:sz="4" w:space="0" w:color="62A39F" w:themeColor="accent6"/>
          <w:insideH w:val="nil"/>
        </w:tcBorders>
        <w:shd w:val="clear" w:color="auto" w:fill="62A39F" w:themeFill="accent6"/>
      </w:tcPr>
    </w:tblStylePr>
    <w:tblStylePr w:type="lastRow">
      <w:rPr>
        <w:b/>
        <w:bCs/>
      </w:rPr>
      <w:tblPr/>
      <w:tcPr>
        <w:tcBorders>
          <w:top w:val="double" w:sz="4" w:space="0" w:color="A0C7C5" w:themeColor="accent6" w:themeTint="99"/>
        </w:tcBorders>
      </w:tcPr>
    </w:tblStylePr>
    <w:tblStylePr w:type="firstCol">
      <w:rPr>
        <w:b/>
        <w:bCs/>
      </w:rPr>
    </w:tblStylePr>
    <w:tblStylePr w:type="lastCol">
      <w:rPr>
        <w:b/>
        <w:bCs/>
      </w:rPr>
    </w:tblStylePr>
    <w:tblStylePr w:type="band1Vert">
      <w:tblPr/>
      <w:tcPr>
        <w:shd w:val="clear" w:color="auto" w:fill="DFECEB" w:themeFill="accent6" w:themeFillTint="33"/>
      </w:tcPr>
    </w:tblStylePr>
    <w:tblStylePr w:type="band1Horz">
      <w:tblPr/>
      <w:tcPr>
        <w:shd w:val="clear" w:color="auto" w:fill="DFECEB" w:themeFill="accent6" w:themeFillTint="33"/>
      </w:tcPr>
    </w:tblStylePr>
  </w:style>
  <w:style w:type="table" w:styleId="GridTable4-Accent2">
    <w:name w:val="Grid Table 4 Accent 2"/>
    <w:basedOn w:val="TableNormal"/>
    <w:uiPriority w:val="49"/>
    <w:rsid w:val="00062CD5"/>
    <w:pPr>
      <w:spacing w:after="0" w:line="240" w:lineRule="auto"/>
    </w:pPr>
    <w:tblPr>
      <w:tblStyleRowBandSize w:val="1"/>
      <w:tblStyleColBandSize w:val="1"/>
      <w:tblInd w:w="0" w:type="dxa"/>
      <w:tblBorders>
        <w:top w:val="single" w:sz="4" w:space="0" w:color="1481AB" w:themeColor="accent1" w:themeShade="BF"/>
        <w:left w:val="single" w:sz="4" w:space="0" w:color="1481AB" w:themeColor="accent1" w:themeShade="BF"/>
        <w:bottom w:val="single" w:sz="4" w:space="0" w:color="1481AB" w:themeColor="accent1" w:themeShade="BF"/>
        <w:right w:val="single" w:sz="4" w:space="0" w:color="1481AB" w:themeColor="accent1" w:themeShade="BF"/>
        <w:insideH w:val="single" w:sz="4" w:space="0" w:color="1481AB" w:themeColor="accent1" w:themeShade="BF"/>
        <w:insideV w:val="single" w:sz="4" w:space="0" w:color="1481AB" w:themeColor="accent1" w:themeShade="BF"/>
      </w:tblBorders>
      <w:tblCellMar>
        <w:top w:w="0" w:type="dxa"/>
        <w:left w:w="108" w:type="dxa"/>
        <w:bottom w:w="0" w:type="dxa"/>
        <w:right w:w="108" w:type="dxa"/>
      </w:tblCellMar>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5391">
      <w:bodyDiv w:val="1"/>
      <w:marLeft w:val="0"/>
      <w:marRight w:val="0"/>
      <w:marTop w:val="0"/>
      <w:marBottom w:val="0"/>
      <w:divBdr>
        <w:top w:val="none" w:sz="0" w:space="0" w:color="auto"/>
        <w:left w:val="none" w:sz="0" w:space="0" w:color="auto"/>
        <w:bottom w:val="none" w:sz="0" w:space="0" w:color="auto"/>
        <w:right w:val="none" w:sz="0" w:space="0" w:color="auto"/>
      </w:divBdr>
    </w:div>
    <w:div w:id="5599963">
      <w:bodyDiv w:val="1"/>
      <w:marLeft w:val="0"/>
      <w:marRight w:val="0"/>
      <w:marTop w:val="0"/>
      <w:marBottom w:val="0"/>
      <w:divBdr>
        <w:top w:val="none" w:sz="0" w:space="0" w:color="auto"/>
        <w:left w:val="none" w:sz="0" w:space="0" w:color="auto"/>
        <w:bottom w:val="none" w:sz="0" w:space="0" w:color="auto"/>
        <w:right w:val="none" w:sz="0" w:space="0" w:color="auto"/>
      </w:divBdr>
    </w:div>
    <w:div w:id="15273949">
      <w:bodyDiv w:val="1"/>
      <w:marLeft w:val="0"/>
      <w:marRight w:val="0"/>
      <w:marTop w:val="0"/>
      <w:marBottom w:val="0"/>
      <w:divBdr>
        <w:top w:val="none" w:sz="0" w:space="0" w:color="auto"/>
        <w:left w:val="none" w:sz="0" w:space="0" w:color="auto"/>
        <w:bottom w:val="none" w:sz="0" w:space="0" w:color="auto"/>
        <w:right w:val="none" w:sz="0" w:space="0" w:color="auto"/>
      </w:divBdr>
    </w:div>
    <w:div w:id="28648512">
      <w:bodyDiv w:val="1"/>
      <w:marLeft w:val="0"/>
      <w:marRight w:val="0"/>
      <w:marTop w:val="0"/>
      <w:marBottom w:val="0"/>
      <w:divBdr>
        <w:top w:val="none" w:sz="0" w:space="0" w:color="auto"/>
        <w:left w:val="none" w:sz="0" w:space="0" w:color="auto"/>
        <w:bottom w:val="none" w:sz="0" w:space="0" w:color="auto"/>
        <w:right w:val="none" w:sz="0" w:space="0" w:color="auto"/>
      </w:divBdr>
    </w:div>
    <w:div w:id="32923526">
      <w:bodyDiv w:val="1"/>
      <w:marLeft w:val="0"/>
      <w:marRight w:val="0"/>
      <w:marTop w:val="0"/>
      <w:marBottom w:val="0"/>
      <w:divBdr>
        <w:top w:val="none" w:sz="0" w:space="0" w:color="auto"/>
        <w:left w:val="none" w:sz="0" w:space="0" w:color="auto"/>
        <w:bottom w:val="none" w:sz="0" w:space="0" w:color="auto"/>
        <w:right w:val="none" w:sz="0" w:space="0" w:color="auto"/>
      </w:divBdr>
    </w:div>
    <w:div w:id="45643873">
      <w:bodyDiv w:val="1"/>
      <w:marLeft w:val="0"/>
      <w:marRight w:val="0"/>
      <w:marTop w:val="0"/>
      <w:marBottom w:val="0"/>
      <w:divBdr>
        <w:top w:val="none" w:sz="0" w:space="0" w:color="auto"/>
        <w:left w:val="none" w:sz="0" w:space="0" w:color="auto"/>
        <w:bottom w:val="none" w:sz="0" w:space="0" w:color="auto"/>
        <w:right w:val="none" w:sz="0" w:space="0" w:color="auto"/>
      </w:divBdr>
    </w:div>
    <w:div w:id="61563817">
      <w:bodyDiv w:val="1"/>
      <w:marLeft w:val="0"/>
      <w:marRight w:val="0"/>
      <w:marTop w:val="0"/>
      <w:marBottom w:val="0"/>
      <w:divBdr>
        <w:top w:val="none" w:sz="0" w:space="0" w:color="auto"/>
        <w:left w:val="none" w:sz="0" w:space="0" w:color="auto"/>
        <w:bottom w:val="none" w:sz="0" w:space="0" w:color="auto"/>
        <w:right w:val="none" w:sz="0" w:space="0" w:color="auto"/>
      </w:divBdr>
    </w:div>
    <w:div w:id="77409432">
      <w:bodyDiv w:val="1"/>
      <w:marLeft w:val="0"/>
      <w:marRight w:val="0"/>
      <w:marTop w:val="0"/>
      <w:marBottom w:val="0"/>
      <w:divBdr>
        <w:top w:val="none" w:sz="0" w:space="0" w:color="auto"/>
        <w:left w:val="none" w:sz="0" w:space="0" w:color="auto"/>
        <w:bottom w:val="none" w:sz="0" w:space="0" w:color="auto"/>
        <w:right w:val="none" w:sz="0" w:space="0" w:color="auto"/>
      </w:divBdr>
    </w:div>
    <w:div w:id="97406690">
      <w:bodyDiv w:val="1"/>
      <w:marLeft w:val="0"/>
      <w:marRight w:val="0"/>
      <w:marTop w:val="0"/>
      <w:marBottom w:val="0"/>
      <w:divBdr>
        <w:top w:val="none" w:sz="0" w:space="0" w:color="auto"/>
        <w:left w:val="none" w:sz="0" w:space="0" w:color="auto"/>
        <w:bottom w:val="none" w:sz="0" w:space="0" w:color="auto"/>
        <w:right w:val="none" w:sz="0" w:space="0" w:color="auto"/>
      </w:divBdr>
    </w:div>
    <w:div w:id="119963262">
      <w:bodyDiv w:val="1"/>
      <w:marLeft w:val="0"/>
      <w:marRight w:val="0"/>
      <w:marTop w:val="0"/>
      <w:marBottom w:val="0"/>
      <w:divBdr>
        <w:top w:val="none" w:sz="0" w:space="0" w:color="auto"/>
        <w:left w:val="none" w:sz="0" w:space="0" w:color="auto"/>
        <w:bottom w:val="none" w:sz="0" w:space="0" w:color="auto"/>
        <w:right w:val="none" w:sz="0" w:space="0" w:color="auto"/>
      </w:divBdr>
    </w:div>
    <w:div w:id="127288082">
      <w:bodyDiv w:val="1"/>
      <w:marLeft w:val="0"/>
      <w:marRight w:val="0"/>
      <w:marTop w:val="0"/>
      <w:marBottom w:val="0"/>
      <w:divBdr>
        <w:top w:val="none" w:sz="0" w:space="0" w:color="auto"/>
        <w:left w:val="none" w:sz="0" w:space="0" w:color="auto"/>
        <w:bottom w:val="none" w:sz="0" w:space="0" w:color="auto"/>
        <w:right w:val="none" w:sz="0" w:space="0" w:color="auto"/>
      </w:divBdr>
    </w:div>
    <w:div w:id="147675975">
      <w:bodyDiv w:val="1"/>
      <w:marLeft w:val="0"/>
      <w:marRight w:val="0"/>
      <w:marTop w:val="0"/>
      <w:marBottom w:val="0"/>
      <w:divBdr>
        <w:top w:val="none" w:sz="0" w:space="0" w:color="auto"/>
        <w:left w:val="none" w:sz="0" w:space="0" w:color="auto"/>
        <w:bottom w:val="none" w:sz="0" w:space="0" w:color="auto"/>
        <w:right w:val="none" w:sz="0" w:space="0" w:color="auto"/>
      </w:divBdr>
    </w:div>
    <w:div w:id="158086489">
      <w:bodyDiv w:val="1"/>
      <w:marLeft w:val="0"/>
      <w:marRight w:val="0"/>
      <w:marTop w:val="0"/>
      <w:marBottom w:val="0"/>
      <w:divBdr>
        <w:top w:val="none" w:sz="0" w:space="0" w:color="auto"/>
        <w:left w:val="none" w:sz="0" w:space="0" w:color="auto"/>
        <w:bottom w:val="none" w:sz="0" w:space="0" w:color="auto"/>
        <w:right w:val="none" w:sz="0" w:space="0" w:color="auto"/>
      </w:divBdr>
    </w:div>
    <w:div w:id="204176310">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19218273">
      <w:bodyDiv w:val="1"/>
      <w:marLeft w:val="0"/>
      <w:marRight w:val="0"/>
      <w:marTop w:val="0"/>
      <w:marBottom w:val="0"/>
      <w:divBdr>
        <w:top w:val="none" w:sz="0" w:space="0" w:color="auto"/>
        <w:left w:val="none" w:sz="0" w:space="0" w:color="auto"/>
        <w:bottom w:val="none" w:sz="0" w:space="0" w:color="auto"/>
        <w:right w:val="none" w:sz="0" w:space="0" w:color="auto"/>
      </w:divBdr>
    </w:div>
    <w:div w:id="226844703">
      <w:bodyDiv w:val="1"/>
      <w:marLeft w:val="0"/>
      <w:marRight w:val="0"/>
      <w:marTop w:val="0"/>
      <w:marBottom w:val="0"/>
      <w:divBdr>
        <w:top w:val="none" w:sz="0" w:space="0" w:color="auto"/>
        <w:left w:val="none" w:sz="0" w:space="0" w:color="auto"/>
        <w:bottom w:val="none" w:sz="0" w:space="0" w:color="auto"/>
        <w:right w:val="none" w:sz="0" w:space="0" w:color="auto"/>
      </w:divBdr>
    </w:div>
    <w:div w:id="228347598">
      <w:bodyDiv w:val="1"/>
      <w:marLeft w:val="0"/>
      <w:marRight w:val="0"/>
      <w:marTop w:val="0"/>
      <w:marBottom w:val="0"/>
      <w:divBdr>
        <w:top w:val="none" w:sz="0" w:space="0" w:color="auto"/>
        <w:left w:val="none" w:sz="0" w:space="0" w:color="auto"/>
        <w:bottom w:val="none" w:sz="0" w:space="0" w:color="auto"/>
        <w:right w:val="none" w:sz="0" w:space="0" w:color="auto"/>
      </w:divBdr>
    </w:div>
    <w:div w:id="256795826">
      <w:bodyDiv w:val="1"/>
      <w:marLeft w:val="0"/>
      <w:marRight w:val="0"/>
      <w:marTop w:val="0"/>
      <w:marBottom w:val="0"/>
      <w:divBdr>
        <w:top w:val="none" w:sz="0" w:space="0" w:color="auto"/>
        <w:left w:val="none" w:sz="0" w:space="0" w:color="auto"/>
        <w:bottom w:val="none" w:sz="0" w:space="0" w:color="auto"/>
        <w:right w:val="none" w:sz="0" w:space="0" w:color="auto"/>
      </w:divBdr>
    </w:div>
    <w:div w:id="279263373">
      <w:bodyDiv w:val="1"/>
      <w:marLeft w:val="0"/>
      <w:marRight w:val="0"/>
      <w:marTop w:val="0"/>
      <w:marBottom w:val="0"/>
      <w:divBdr>
        <w:top w:val="none" w:sz="0" w:space="0" w:color="auto"/>
        <w:left w:val="none" w:sz="0" w:space="0" w:color="auto"/>
        <w:bottom w:val="none" w:sz="0" w:space="0" w:color="auto"/>
        <w:right w:val="none" w:sz="0" w:space="0" w:color="auto"/>
      </w:divBdr>
    </w:div>
    <w:div w:id="325519815">
      <w:bodyDiv w:val="1"/>
      <w:marLeft w:val="0"/>
      <w:marRight w:val="0"/>
      <w:marTop w:val="0"/>
      <w:marBottom w:val="0"/>
      <w:divBdr>
        <w:top w:val="none" w:sz="0" w:space="0" w:color="auto"/>
        <w:left w:val="none" w:sz="0" w:space="0" w:color="auto"/>
        <w:bottom w:val="none" w:sz="0" w:space="0" w:color="auto"/>
        <w:right w:val="none" w:sz="0" w:space="0" w:color="auto"/>
      </w:divBdr>
    </w:div>
    <w:div w:id="347370298">
      <w:bodyDiv w:val="1"/>
      <w:marLeft w:val="0"/>
      <w:marRight w:val="0"/>
      <w:marTop w:val="0"/>
      <w:marBottom w:val="0"/>
      <w:divBdr>
        <w:top w:val="none" w:sz="0" w:space="0" w:color="auto"/>
        <w:left w:val="none" w:sz="0" w:space="0" w:color="auto"/>
        <w:bottom w:val="none" w:sz="0" w:space="0" w:color="auto"/>
        <w:right w:val="none" w:sz="0" w:space="0" w:color="auto"/>
      </w:divBdr>
    </w:div>
    <w:div w:id="347803032">
      <w:bodyDiv w:val="1"/>
      <w:marLeft w:val="0"/>
      <w:marRight w:val="0"/>
      <w:marTop w:val="0"/>
      <w:marBottom w:val="0"/>
      <w:divBdr>
        <w:top w:val="none" w:sz="0" w:space="0" w:color="auto"/>
        <w:left w:val="none" w:sz="0" w:space="0" w:color="auto"/>
        <w:bottom w:val="none" w:sz="0" w:space="0" w:color="auto"/>
        <w:right w:val="none" w:sz="0" w:space="0" w:color="auto"/>
      </w:divBdr>
    </w:div>
    <w:div w:id="352459926">
      <w:bodyDiv w:val="1"/>
      <w:marLeft w:val="0"/>
      <w:marRight w:val="0"/>
      <w:marTop w:val="0"/>
      <w:marBottom w:val="0"/>
      <w:divBdr>
        <w:top w:val="none" w:sz="0" w:space="0" w:color="auto"/>
        <w:left w:val="none" w:sz="0" w:space="0" w:color="auto"/>
        <w:bottom w:val="none" w:sz="0" w:space="0" w:color="auto"/>
        <w:right w:val="none" w:sz="0" w:space="0" w:color="auto"/>
      </w:divBdr>
    </w:div>
    <w:div w:id="360056448">
      <w:bodyDiv w:val="1"/>
      <w:marLeft w:val="0"/>
      <w:marRight w:val="0"/>
      <w:marTop w:val="0"/>
      <w:marBottom w:val="0"/>
      <w:divBdr>
        <w:top w:val="none" w:sz="0" w:space="0" w:color="auto"/>
        <w:left w:val="none" w:sz="0" w:space="0" w:color="auto"/>
        <w:bottom w:val="none" w:sz="0" w:space="0" w:color="auto"/>
        <w:right w:val="none" w:sz="0" w:space="0" w:color="auto"/>
      </w:divBdr>
    </w:div>
    <w:div w:id="374736423">
      <w:bodyDiv w:val="1"/>
      <w:marLeft w:val="0"/>
      <w:marRight w:val="0"/>
      <w:marTop w:val="0"/>
      <w:marBottom w:val="0"/>
      <w:divBdr>
        <w:top w:val="none" w:sz="0" w:space="0" w:color="auto"/>
        <w:left w:val="none" w:sz="0" w:space="0" w:color="auto"/>
        <w:bottom w:val="none" w:sz="0" w:space="0" w:color="auto"/>
        <w:right w:val="none" w:sz="0" w:space="0" w:color="auto"/>
      </w:divBdr>
    </w:div>
    <w:div w:id="392391133">
      <w:bodyDiv w:val="1"/>
      <w:marLeft w:val="0"/>
      <w:marRight w:val="0"/>
      <w:marTop w:val="0"/>
      <w:marBottom w:val="0"/>
      <w:divBdr>
        <w:top w:val="none" w:sz="0" w:space="0" w:color="auto"/>
        <w:left w:val="none" w:sz="0" w:space="0" w:color="auto"/>
        <w:bottom w:val="none" w:sz="0" w:space="0" w:color="auto"/>
        <w:right w:val="none" w:sz="0" w:space="0" w:color="auto"/>
      </w:divBdr>
    </w:div>
    <w:div w:id="397097850">
      <w:bodyDiv w:val="1"/>
      <w:marLeft w:val="0"/>
      <w:marRight w:val="0"/>
      <w:marTop w:val="0"/>
      <w:marBottom w:val="0"/>
      <w:divBdr>
        <w:top w:val="none" w:sz="0" w:space="0" w:color="auto"/>
        <w:left w:val="none" w:sz="0" w:space="0" w:color="auto"/>
        <w:bottom w:val="none" w:sz="0" w:space="0" w:color="auto"/>
        <w:right w:val="none" w:sz="0" w:space="0" w:color="auto"/>
      </w:divBdr>
    </w:div>
    <w:div w:id="428737711">
      <w:bodyDiv w:val="1"/>
      <w:marLeft w:val="0"/>
      <w:marRight w:val="0"/>
      <w:marTop w:val="0"/>
      <w:marBottom w:val="0"/>
      <w:divBdr>
        <w:top w:val="none" w:sz="0" w:space="0" w:color="auto"/>
        <w:left w:val="none" w:sz="0" w:space="0" w:color="auto"/>
        <w:bottom w:val="none" w:sz="0" w:space="0" w:color="auto"/>
        <w:right w:val="none" w:sz="0" w:space="0" w:color="auto"/>
      </w:divBdr>
    </w:div>
    <w:div w:id="493179245">
      <w:bodyDiv w:val="1"/>
      <w:marLeft w:val="0"/>
      <w:marRight w:val="0"/>
      <w:marTop w:val="0"/>
      <w:marBottom w:val="0"/>
      <w:divBdr>
        <w:top w:val="none" w:sz="0" w:space="0" w:color="auto"/>
        <w:left w:val="none" w:sz="0" w:space="0" w:color="auto"/>
        <w:bottom w:val="none" w:sz="0" w:space="0" w:color="auto"/>
        <w:right w:val="none" w:sz="0" w:space="0" w:color="auto"/>
      </w:divBdr>
    </w:div>
    <w:div w:id="522474733">
      <w:bodyDiv w:val="1"/>
      <w:marLeft w:val="0"/>
      <w:marRight w:val="0"/>
      <w:marTop w:val="0"/>
      <w:marBottom w:val="0"/>
      <w:divBdr>
        <w:top w:val="none" w:sz="0" w:space="0" w:color="auto"/>
        <w:left w:val="none" w:sz="0" w:space="0" w:color="auto"/>
        <w:bottom w:val="none" w:sz="0" w:space="0" w:color="auto"/>
        <w:right w:val="none" w:sz="0" w:space="0" w:color="auto"/>
      </w:divBdr>
    </w:div>
    <w:div w:id="545289731">
      <w:bodyDiv w:val="1"/>
      <w:marLeft w:val="0"/>
      <w:marRight w:val="0"/>
      <w:marTop w:val="0"/>
      <w:marBottom w:val="0"/>
      <w:divBdr>
        <w:top w:val="none" w:sz="0" w:space="0" w:color="auto"/>
        <w:left w:val="none" w:sz="0" w:space="0" w:color="auto"/>
        <w:bottom w:val="none" w:sz="0" w:space="0" w:color="auto"/>
        <w:right w:val="none" w:sz="0" w:space="0" w:color="auto"/>
      </w:divBdr>
    </w:div>
    <w:div w:id="546839362">
      <w:bodyDiv w:val="1"/>
      <w:marLeft w:val="0"/>
      <w:marRight w:val="0"/>
      <w:marTop w:val="0"/>
      <w:marBottom w:val="0"/>
      <w:divBdr>
        <w:top w:val="none" w:sz="0" w:space="0" w:color="auto"/>
        <w:left w:val="none" w:sz="0" w:space="0" w:color="auto"/>
        <w:bottom w:val="none" w:sz="0" w:space="0" w:color="auto"/>
        <w:right w:val="none" w:sz="0" w:space="0" w:color="auto"/>
      </w:divBdr>
    </w:div>
    <w:div w:id="564606626">
      <w:bodyDiv w:val="1"/>
      <w:marLeft w:val="0"/>
      <w:marRight w:val="0"/>
      <w:marTop w:val="0"/>
      <w:marBottom w:val="0"/>
      <w:divBdr>
        <w:top w:val="none" w:sz="0" w:space="0" w:color="auto"/>
        <w:left w:val="none" w:sz="0" w:space="0" w:color="auto"/>
        <w:bottom w:val="none" w:sz="0" w:space="0" w:color="auto"/>
        <w:right w:val="none" w:sz="0" w:space="0" w:color="auto"/>
      </w:divBdr>
    </w:div>
    <w:div w:id="569197280">
      <w:bodyDiv w:val="1"/>
      <w:marLeft w:val="0"/>
      <w:marRight w:val="0"/>
      <w:marTop w:val="0"/>
      <w:marBottom w:val="0"/>
      <w:divBdr>
        <w:top w:val="none" w:sz="0" w:space="0" w:color="auto"/>
        <w:left w:val="none" w:sz="0" w:space="0" w:color="auto"/>
        <w:bottom w:val="none" w:sz="0" w:space="0" w:color="auto"/>
        <w:right w:val="none" w:sz="0" w:space="0" w:color="auto"/>
      </w:divBdr>
    </w:div>
    <w:div w:id="575553207">
      <w:bodyDiv w:val="1"/>
      <w:marLeft w:val="0"/>
      <w:marRight w:val="0"/>
      <w:marTop w:val="0"/>
      <w:marBottom w:val="0"/>
      <w:divBdr>
        <w:top w:val="none" w:sz="0" w:space="0" w:color="auto"/>
        <w:left w:val="none" w:sz="0" w:space="0" w:color="auto"/>
        <w:bottom w:val="none" w:sz="0" w:space="0" w:color="auto"/>
        <w:right w:val="none" w:sz="0" w:space="0" w:color="auto"/>
      </w:divBdr>
    </w:div>
    <w:div w:id="623538952">
      <w:bodyDiv w:val="1"/>
      <w:marLeft w:val="0"/>
      <w:marRight w:val="0"/>
      <w:marTop w:val="0"/>
      <w:marBottom w:val="0"/>
      <w:divBdr>
        <w:top w:val="none" w:sz="0" w:space="0" w:color="auto"/>
        <w:left w:val="none" w:sz="0" w:space="0" w:color="auto"/>
        <w:bottom w:val="none" w:sz="0" w:space="0" w:color="auto"/>
        <w:right w:val="none" w:sz="0" w:space="0" w:color="auto"/>
      </w:divBdr>
    </w:div>
    <w:div w:id="624581362">
      <w:bodyDiv w:val="1"/>
      <w:marLeft w:val="0"/>
      <w:marRight w:val="0"/>
      <w:marTop w:val="0"/>
      <w:marBottom w:val="0"/>
      <w:divBdr>
        <w:top w:val="none" w:sz="0" w:space="0" w:color="auto"/>
        <w:left w:val="none" w:sz="0" w:space="0" w:color="auto"/>
        <w:bottom w:val="none" w:sz="0" w:space="0" w:color="auto"/>
        <w:right w:val="none" w:sz="0" w:space="0" w:color="auto"/>
      </w:divBdr>
    </w:div>
    <w:div w:id="654997438">
      <w:bodyDiv w:val="1"/>
      <w:marLeft w:val="0"/>
      <w:marRight w:val="0"/>
      <w:marTop w:val="0"/>
      <w:marBottom w:val="0"/>
      <w:divBdr>
        <w:top w:val="none" w:sz="0" w:space="0" w:color="auto"/>
        <w:left w:val="none" w:sz="0" w:space="0" w:color="auto"/>
        <w:bottom w:val="none" w:sz="0" w:space="0" w:color="auto"/>
        <w:right w:val="none" w:sz="0" w:space="0" w:color="auto"/>
      </w:divBdr>
    </w:div>
    <w:div w:id="668798578">
      <w:bodyDiv w:val="1"/>
      <w:marLeft w:val="0"/>
      <w:marRight w:val="0"/>
      <w:marTop w:val="0"/>
      <w:marBottom w:val="0"/>
      <w:divBdr>
        <w:top w:val="none" w:sz="0" w:space="0" w:color="auto"/>
        <w:left w:val="none" w:sz="0" w:space="0" w:color="auto"/>
        <w:bottom w:val="none" w:sz="0" w:space="0" w:color="auto"/>
        <w:right w:val="none" w:sz="0" w:space="0" w:color="auto"/>
      </w:divBdr>
    </w:div>
    <w:div w:id="671490862">
      <w:bodyDiv w:val="1"/>
      <w:marLeft w:val="0"/>
      <w:marRight w:val="0"/>
      <w:marTop w:val="0"/>
      <w:marBottom w:val="0"/>
      <w:divBdr>
        <w:top w:val="none" w:sz="0" w:space="0" w:color="auto"/>
        <w:left w:val="none" w:sz="0" w:space="0" w:color="auto"/>
        <w:bottom w:val="none" w:sz="0" w:space="0" w:color="auto"/>
        <w:right w:val="none" w:sz="0" w:space="0" w:color="auto"/>
      </w:divBdr>
    </w:div>
    <w:div w:id="719062978">
      <w:bodyDiv w:val="1"/>
      <w:marLeft w:val="0"/>
      <w:marRight w:val="0"/>
      <w:marTop w:val="0"/>
      <w:marBottom w:val="0"/>
      <w:divBdr>
        <w:top w:val="none" w:sz="0" w:space="0" w:color="auto"/>
        <w:left w:val="none" w:sz="0" w:space="0" w:color="auto"/>
        <w:bottom w:val="none" w:sz="0" w:space="0" w:color="auto"/>
        <w:right w:val="none" w:sz="0" w:space="0" w:color="auto"/>
      </w:divBdr>
    </w:div>
    <w:div w:id="743644181">
      <w:bodyDiv w:val="1"/>
      <w:marLeft w:val="0"/>
      <w:marRight w:val="0"/>
      <w:marTop w:val="0"/>
      <w:marBottom w:val="0"/>
      <w:divBdr>
        <w:top w:val="none" w:sz="0" w:space="0" w:color="auto"/>
        <w:left w:val="none" w:sz="0" w:space="0" w:color="auto"/>
        <w:bottom w:val="none" w:sz="0" w:space="0" w:color="auto"/>
        <w:right w:val="none" w:sz="0" w:space="0" w:color="auto"/>
      </w:divBdr>
    </w:div>
    <w:div w:id="747582109">
      <w:bodyDiv w:val="1"/>
      <w:marLeft w:val="0"/>
      <w:marRight w:val="0"/>
      <w:marTop w:val="0"/>
      <w:marBottom w:val="0"/>
      <w:divBdr>
        <w:top w:val="none" w:sz="0" w:space="0" w:color="auto"/>
        <w:left w:val="none" w:sz="0" w:space="0" w:color="auto"/>
        <w:bottom w:val="none" w:sz="0" w:space="0" w:color="auto"/>
        <w:right w:val="none" w:sz="0" w:space="0" w:color="auto"/>
      </w:divBdr>
    </w:div>
    <w:div w:id="749040331">
      <w:bodyDiv w:val="1"/>
      <w:marLeft w:val="0"/>
      <w:marRight w:val="0"/>
      <w:marTop w:val="0"/>
      <w:marBottom w:val="0"/>
      <w:divBdr>
        <w:top w:val="none" w:sz="0" w:space="0" w:color="auto"/>
        <w:left w:val="none" w:sz="0" w:space="0" w:color="auto"/>
        <w:bottom w:val="none" w:sz="0" w:space="0" w:color="auto"/>
        <w:right w:val="none" w:sz="0" w:space="0" w:color="auto"/>
      </w:divBdr>
    </w:div>
    <w:div w:id="765929367">
      <w:bodyDiv w:val="1"/>
      <w:marLeft w:val="0"/>
      <w:marRight w:val="0"/>
      <w:marTop w:val="0"/>
      <w:marBottom w:val="0"/>
      <w:divBdr>
        <w:top w:val="none" w:sz="0" w:space="0" w:color="auto"/>
        <w:left w:val="none" w:sz="0" w:space="0" w:color="auto"/>
        <w:bottom w:val="none" w:sz="0" w:space="0" w:color="auto"/>
        <w:right w:val="none" w:sz="0" w:space="0" w:color="auto"/>
      </w:divBdr>
    </w:div>
    <w:div w:id="770275659">
      <w:bodyDiv w:val="1"/>
      <w:marLeft w:val="0"/>
      <w:marRight w:val="0"/>
      <w:marTop w:val="0"/>
      <w:marBottom w:val="0"/>
      <w:divBdr>
        <w:top w:val="none" w:sz="0" w:space="0" w:color="auto"/>
        <w:left w:val="none" w:sz="0" w:space="0" w:color="auto"/>
        <w:bottom w:val="none" w:sz="0" w:space="0" w:color="auto"/>
        <w:right w:val="none" w:sz="0" w:space="0" w:color="auto"/>
      </w:divBdr>
    </w:div>
    <w:div w:id="772211914">
      <w:bodyDiv w:val="1"/>
      <w:marLeft w:val="0"/>
      <w:marRight w:val="0"/>
      <w:marTop w:val="0"/>
      <w:marBottom w:val="0"/>
      <w:divBdr>
        <w:top w:val="none" w:sz="0" w:space="0" w:color="auto"/>
        <w:left w:val="none" w:sz="0" w:space="0" w:color="auto"/>
        <w:bottom w:val="none" w:sz="0" w:space="0" w:color="auto"/>
        <w:right w:val="none" w:sz="0" w:space="0" w:color="auto"/>
      </w:divBdr>
    </w:div>
    <w:div w:id="775491293">
      <w:bodyDiv w:val="1"/>
      <w:marLeft w:val="0"/>
      <w:marRight w:val="0"/>
      <w:marTop w:val="0"/>
      <w:marBottom w:val="0"/>
      <w:divBdr>
        <w:top w:val="none" w:sz="0" w:space="0" w:color="auto"/>
        <w:left w:val="none" w:sz="0" w:space="0" w:color="auto"/>
        <w:bottom w:val="none" w:sz="0" w:space="0" w:color="auto"/>
        <w:right w:val="none" w:sz="0" w:space="0" w:color="auto"/>
      </w:divBdr>
    </w:div>
    <w:div w:id="888958812">
      <w:bodyDiv w:val="1"/>
      <w:marLeft w:val="0"/>
      <w:marRight w:val="0"/>
      <w:marTop w:val="0"/>
      <w:marBottom w:val="0"/>
      <w:divBdr>
        <w:top w:val="none" w:sz="0" w:space="0" w:color="auto"/>
        <w:left w:val="none" w:sz="0" w:space="0" w:color="auto"/>
        <w:bottom w:val="none" w:sz="0" w:space="0" w:color="auto"/>
        <w:right w:val="none" w:sz="0" w:space="0" w:color="auto"/>
      </w:divBdr>
    </w:div>
    <w:div w:id="905528915">
      <w:bodyDiv w:val="1"/>
      <w:marLeft w:val="0"/>
      <w:marRight w:val="0"/>
      <w:marTop w:val="0"/>
      <w:marBottom w:val="0"/>
      <w:divBdr>
        <w:top w:val="none" w:sz="0" w:space="0" w:color="auto"/>
        <w:left w:val="none" w:sz="0" w:space="0" w:color="auto"/>
        <w:bottom w:val="none" w:sz="0" w:space="0" w:color="auto"/>
        <w:right w:val="none" w:sz="0" w:space="0" w:color="auto"/>
      </w:divBdr>
    </w:div>
    <w:div w:id="912392634">
      <w:bodyDiv w:val="1"/>
      <w:marLeft w:val="0"/>
      <w:marRight w:val="0"/>
      <w:marTop w:val="0"/>
      <w:marBottom w:val="0"/>
      <w:divBdr>
        <w:top w:val="none" w:sz="0" w:space="0" w:color="auto"/>
        <w:left w:val="none" w:sz="0" w:space="0" w:color="auto"/>
        <w:bottom w:val="none" w:sz="0" w:space="0" w:color="auto"/>
        <w:right w:val="none" w:sz="0" w:space="0" w:color="auto"/>
      </w:divBdr>
    </w:div>
    <w:div w:id="914895121">
      <w:bodyDiv w:val="1"/>
      <w:marLeft w:val="0"/>
      <w:marRight w:val="0"/>
      <w:marTop w:val="0"/>
      <w:marBottom w:val="0"/>
      <w:divBdr>
        <w:top w:val="none" w:sz="0" w:space="0" w:color="auto"/>
        <w:left w:val="none" w:sz="0" w:space="0" w:color="auto"/>
        <w:bottom w:val="none" w:sz="0" w:space="0" w:color="auto"/>
        <w:right w:val="none" w:sz="0" w:space="0" w:color="auto"/>
      </w:divBdr>
    </w:div>
    <w:div w:id="920795152">
      <w:bodyDiv w:val="1"/>
      <w:marLeft w:val="0"/>
      <w:marRight w:val="0"/>
      <w:marTop w:val="0"/>
      <w:marBottom w:val="0"/>
      <w:divBdr>
        <w:top w:val="none" w:sz="0" w:space="0" w:color="auto"/>
        <w:left w:val="none" w:sz="0" w:space="0" w:color="auto"/>
        <w:bottom w:val="none" w:sz="0" w:space="0" w:color="auto"/>
        <w:right w:val="none" w:sz="0" w:space="0" w:color="auto"/>
      </w:divBdr>
    </w:div>
    <w:div w:id="949361094">
      <w:bodyDiv w:val="1"/>
      <w:marLeft w:val="0"/>
      <w:marRight w:val="0"/>
      <w:marTop w:val="0"/>
      <w:marBottom w:val="0"/>
      <w:divBdr>
        <w:top w:val="none" w:sz="0" w:space="0" w:color="auto"/>
        <w:left w:val="none" w:sz="0" w:space="0" w:color="auto"/>
        <w:bottom w:val="none" w:sz="0" w:space="0" w:color="auto"/>
        <w:right w:val="none" w:sz="0" w:space="0" w:color="auto"/>
      </w:divBdr>
    </w:div>
    <w:div w:id="961688809">
      <w:bodyDiv w:val="1"/>
      <w:marLeft w:val="0"/>
      <w:marRight w:val="0"/>
      <w:marTop w:val="0"/>
      <w:marBottom w:val="0"/>
      <w:divBdr>
        <w:top w:val="none" w:sz="0" w:space="0" w:color="auto"/>
        <w:left w:val="none" w:sz="0" w:space="0" w:color="auto"/>
        <w:bottom w:val="none" w:sz="0" w:space="0" w:color="auto"/>
        <w:right w:val="none" w:sz="0" w:space="0" w:color="auto"/>
      </w:divBdr>
    </w:div>
    <w:div w:id="975835646">
      <w:bodyDiv w:val="1"/>
      <w:marLeft w:val="0"/>
      <w:marRight w:val="0"/>
      <w:marTop w:val="0"/>
      <w:marBottom w:val="0"/>
      <w:divBdr>
        <w:top w:val="none" w:sz="0" w:space="0" w:color="auto"/>
        <w:left w:val="none" w:sz="0" w:space="0" w:color="auto"/>
        <w:bottom w:val="none" w:sz="0" w:space="0" w:color="auto"/>
        <w:right w:val="none" w:sz="0" w:space="0" w:color="auto"/>
      </w:divBdr>
    </w:div>
    <w:div w:id="1012296015">
      <w:bodyDiv w:val="1"/>
      <w:marLeft w:val="0"/>
      <w:marRight w:val="0"/>
      <w:marTop w:val="0"/>
      <w:marBottom w:val="0"/>
      <w:divBdr>
        <w:top w:val="none" w:sz="0" w:space="0" w:color="auto"/>
        <w:left w:val="none" w:sz="0" w:space="0" w:color="auto"/>
        <w:bottom w:val="none" w:sz="0" w:space="0" w:color="auto"/>
        <w:right w:val="none" w:sz="0" w:space="0" w:color="auto"/>
      </w:divBdr>
    </w:div>
    <w:div w:id="1018197785">
      <w:bodyDiv w:val="1"/>
      <w:marLeft w:val="0"/>
      <w:marRight w:val="0"/>
      <w:marTop w:val="0"/>
      <w:marBottom w:val="0"/>
      <w:divBdr>
        <w:top w:val="none" w:sz="0" w:space="0" w:color="auto"/>
        <w:left w:val="none" w:sz="0" w:space="0" w:color="auto"/>
        <w:bottom w:val="none" w:sz="0" w:space="0" w:color="auto"/>
        <w:right w:val="none" w:sz="0" w:space="0" w:color="auto"/>
      </w:divBdr>
    </w:div>
    <w:div w:id="1023676981">
      <w:bodyDiv w:val="1"/>
      <w:marLeft w:val="0"/>
      <w:marRight w:val="0"/>
      <w:marTop w:val="0"/>
      <w:marBottom w:val="0"/>
      <w:divBdr>
        <w:top w:val="none" w:sz="0" w:space="0" w:color="auto"/>
        <w:left w:val="none" w:sz="0" w:space="0" w:color="auto"/>
        <w:bottom w:val="none" w:sz="0" w:space="0" w:color="auto"/>
        <w:right w:val="none" w:sz="0" w:space="0" w:color="auto"/>
      </w:divBdr>
    </w:div>
    <w:div w:id="1027874242">
      <w:bodyDiv w:val="1"/>
      <w:marLeft w:val="0"/>
      <w:marRight w:val="0"/>
      <w:marTop w:val="0"/>
      <w:marBottom w:val="0"/>
      <w:divBdr>
        <w:top w:val="none" w:sz="0" w:space="0" w:color="auto"/>
        <w:left w:val="none" w:sz="0" w:space="0" w:color="auto"/>
        <w:bottom w:val="none" w:sz="0" w:space="0" w:color="auto"/>
        <w:right w:val="none" w:sz="0" w:space="0" w:color="auto"/>
      </w:divBdr>
    </w:div>
    <w:div w:id="1050299390">
      <w:bodyDiv w:val="1"/>
      <w:marLeft w:val="0"/>
      <w:marRight w:val="0"/>
      <w:marTop w:val="0"/>
      <w:marBottom w:val="0"/>
      <w:divBdr>
        <w:top w:val="none" w:sz="0" w:space="0" w:color="auto"/>
        <w:left w:val="none" w:sz="0" w:space="0" w:color="auto"/>
        <w:bottom w:val="none" w:sz="0" w:space="0" w:color="auto"/>
        <w:right w:val="none" w:sz="0" w:space="0" w:color="auto"/>
      </w:divBdr>
    </w:div>
    <w:div w:id="1052776954">
      <w:bodyDiv w:val="1"/>
      <w:marLeft w:val="0"/>
      <w:marRight w:val="0"/>
      <w:marTop w:val="0"/>
      <w:marBottom w:val="0"/>
      <w:divBdr>
        <w:top w:val="none" w:sz="0" w:space="0" w:color="auto"/>
        <w:left w:val="none" w:sz="0" w:space="0" w:color="auto"/>
        <w:bottom w:val="none" w:sz="0" w:space="0" w:color="auto"/>
        <w:right w:val="none" w:sz="0" w:space="0" w:color="auto"/>
      </w:divBdr>
    </w:div>
    <w:div w:id="1055156085">
      <w:bodyDiv w:val="1"/>
      <w:marLeft w:val="0"/>
      <w:marRight w:val="0"/>
      <w:marTop w:val="0"/>
      <w:marBottom w:val="0"/>
      <w:divBdr>
        <w:top w:val="none" w:sz="0" w:space="0" w:color="auto"/>
        <w:left w:val="none" w:sz="0" w:space="0" w:color="auto"/>
        <w:bottom w:val="none" w:sz="0" w:space="0" w:color="auto"/>
        <w:right w:val="none" w:sz="0" w:space="0" w:color="auto"/>
      </w:divBdr>
    </w:div>
    <w:div w:id="1064641931">
      <w:bodyDiv w:val="1"/>
      <w:marLeft w:val="0"/>
      <w:marRight w:val="0"/>
      <w:marTop w:val="0"/>
      <w:marBottom w:val="0"/>
      <w:divBdr>
        <w:top w:val="none" w:sz="0" w:space="0" w:color="auto"/>
        <w:left w:val="none" w:sz="0" w:space="0" w:color="auto"/>
        <w:bottom w:val="none" w:sz="0" w:space="0" w:color="auto"/>
        <w:right w:val="none" w:sz="0" w:space="0" w:color="auto"/>
      </w:divBdr>
    </w:div>
    <w:div w:id="1064990133">
      <w:bodyDiv w:val="1"/>
      <w:marLeft w:val="0"/>
      <w:marRight w:val="0"/>
      <w:marTop w:val="0"/>
      <w:marBottom w:val="0"/>
      <w:divBdr>
        <w:top w:val="none" w:sz="0" w:space="0" w:color="auto"/>
        <w:left w:val="none" w:sz="0" w:space="0" w:color="auto"/>
        <w:bottom w:val="none" w:sz="0" w:space="0" w:color="auto"/>
        <w:right w:val="none" w:sz="0" w:space="0" w:color="auto"/>
      </w:divBdr>
    </w:div>
    <w:div w:id="1077358737">
      <w:bodyDiv w:val="1"/>
      <w:marLeft w:val="0"/>
      <w:marRight w:val="0"/>
      <w:marTop w:val="0"/>
      <w:marBottom w:val="0"/>
      <w:divBdr>
        <w:top w:val="none" w:sz="0" w:space="0" w:color="auto"/>
        <w:left w:val="none" w:sz="0" w:space="0" w:color="auto"/>
        <w:bottom w:val="none" w:sz="0" w:space="0" w:color="auto"/>
        <w:right w:val="none" w:sz="0" w:space="0" w:color="auto"/>
      </w:divBdr>
      <w:divsChild>
        <w:div w:id="938441391">
          <w:marLeft w:val="0"/>
          <w:marRight w:val="0"/>
          <w:marTop w:val="0"/>
          <w:marBottom w:val="0"/>
          <w:divBdr>
            <w:top w:val="none" w:sz="0" w:space="0" w:color="auto"/>
            <w:left w:val="none" w:sz="0" w:space="0" w:color="auto"/>
            <w:bottom w:val="none" w:sz="0" w:space="0" w:color="auto"/>
            <w:right w:val="none" w:sz="0" w:space="0" w:color="auto"/>
          </w:divBdr>
        </w:div>
      </w:divsChild>
    </w:div>
    <w:div w:id="1093865662">
      <w:bodyDiv w:val="1"/>
      <w:marLeft w:val="0"/>
      <w:marRight w:val="0"/>
      <w:marTop w:val="0"/>
      <w:marBottom w:val="0"/>
      <w:divBdr>
        <w:top w:val="none" w:sz="0" w:space="0" w:color="auto"/>
        <w:left w:val="none" w:sz="0" w:space="0" w:color="auto"/>
        <w:bottom w:val="none" w:sz="0" w:space="0" w:color="auto"/>
        <w:right w:val="none" w:sz="0" w:space="0" w:color="auto"/>
      </w:divBdr>
    </w:div>
    <w:div w:id="1097604093">
      <w:bodyDiv w:val="1"/>
      <w:marLeft w:val="0"/>
      <w:marRight w:val="0"/>
      <w:marTop w:val="0"/>
      <w:marBottom w:val="0"/>
      <w:divBdr>
        <w:top w:val="none" w:sz="0" w:space="0" w:color="auto"/>
        <w:left w:val="none" w:sz="0" w:space="0" w:color="auto"/>
        <w:bottom w:val="none" w:sz="0" w:space="0" w:color="auto"/>
        <w:right w:val="none" w:sz="0" w:space="0" w:color="auto"/>
      </w:divBdr>
    </w:div>
    <w:div w:id="1104425189">
      <w:bodyDiv w:val="1"/>
      <w:marLeft w:val="0"/>
      <w:marRight w:val="0"/>
      <w:marTop w:val="0"/>
      <w:marBottom w:val="0"/>
      <w:divBdr>
        <w:top w:val="none" w:sz="0" w:space="0" w:color="auto"/>
        <w:left w:val="none" w:sz="0" w:space="0" w:color="auto"/>
        <w:bottom w:val="none" w:sz="0" w:space="0" w:color="auto"/>
        <w:right w:val="none" w:sz="0" w:space="0" w:color="auto"/>
      </w:divBdr>
    </w:div>
    <w:div w:id="1105074277">
      <w:bodyDiv w:val="1"/>
      <w:marLeft w:val="0"/>
      <w:marRight w:val="0"/>
      <w:marTop w:val="0"/>
      <w:marBottom w:val="0"/>
      <w:divBdr>
        <w:top w:val="none" w:sz="0" w:space="0" w:color="auto"/>
        <w:left w:val="none" w:sz="0" w:space="0" w:color="auto"/>
        <w:bottom w:val="none" w:sz="0" w:space="0" w:color="auto"/>
        <w:right w:val="none" w:sz="0" w:space="0" w:color="auto"/>
      </w:divBdr>
    </w:div>
    <w:div w:id="1109545402">
      <w:bodyDiv w:val="1"/>
      <w:marLeft w:val="0"/>
      <w:marRight w:val="0"/>
      <w:marTop w:val="0"/>
      <w:marBottom w:val="0"/>
      <w:divBdr>
        <w:top w:val="none" w:sz="0" w:space="0" w:color="auto"/>
        <w:left w:val="none" w:sz="0" w:space="0" w:color="auto"/>
        <w:bottom w:val="none" w:sz="0" w:space="0" w:color="auto"/>
        <w:right w:val="none" w:sz="0" w:space="0" w:color="auto"/>
      </w:divBdr>
    </w:div>
    <w:div w:id="1124811944">
      <w:bodyDiv w:val="1"/>
      <w:marLeft w:val="0"/>
      <w:marRight w:val="0"/>
      <w:marTop w:val="0"/>
      <w:marBottom w:val="0"/>
      <w:divBdr>
        <w:top w:val="none" w:sz="0" w:space="0" w:color="auto"/>
        <w:left w:val="none" w:sz="0" w:space="0" w:color="auto"/>
        <w:bottom w:val="none" w:sz="0" w:space="0" w:color="auto"/>
        <w:right w:val="none" w:sz="0" w:space="0" w:color="auto"/>
      </w:divBdr>
    </w:div>
    <w:div w:id="1134833638">
      <w:bodyDiv w:val="1"/>
      <w:marLeft w:val="0"/>
      <w:marRight w:val="0"/>
      <w:marTop w:val="0"/>
      <w:marBottom w:val="0"/>
      <w:divBdr>
        <w:top w:val="none" w:sz="0" w:space="0" w:color="auto"/>
        <w:left w:val="none" w:sz="0" w:space="0" w:color="auto"/>
        <w:bottom w:val="none" w:sz="0" w:space="0" w:color="auto"/>
        <w:right w:val="none" w:sz="0" w:space="0" w:color="auto"/>
      </w:divBdr>
    </w:div>
    <w:div w:id="1137648170">
      <w:bodyDiv w:val="1"/>
      <w:marLeft w:val="0"/>
      <w:marRight w:val="0"/>
      <w:marTop w:val="0"/>
      <w:marBottom w:val="0"/>
      <w:divBdr>
        <w:top w:val="none" w:sz="0" w:space="0" w:color="auto"/>
        <w:left w:val="none" w:sz="0" w:space="0" w:color="auto"/>
        <w:bottom w:val="none" w:sz="0" w:space="0" w:color="auto"/>
        <w:right w:val="none" w:sz="0" w:space="0" w:color="auto"/>
      </w:divBdr>
    </w:div>
    <w:div w:id="1151409265">
      <w:bodyDiv w:val="1"/>
      <w:marLeft w:val="0"/>
      <w:marRight w:val="0"/>
      <w:marTop w:val="0"/>
      <w:marBottom w:val="0"/>
      <w:divBdr>
        <w:top w:val="none" w:sz="0" w:space="0" w:color="auto"/>
        <w:left w:val="none" w:sz="0" w:space="0" w:color="auto"/>
        <w:bottom w:val="none" w:sz="0" w:space="0" w:color="auto"/>
        <w:right w:val="none" w:sz="0" w:space="0" w:color="auto"/>
      </w:divBdr>
    </w:div>
    <w:div w:id="1197231829">
      <w:bodyDiv w:val="1"/>
      <w:marLeft w:val="0"/>
      <w:marRight w:val="0"/>
      <w:marTop w:val="0"/>
      <w:marBottom w:val="0"/>
      <w:divBdr>
        <w:top w:val="none" w:sz="0" w:space="0" w:color="auto"/>
        <w:left w:val="none" w:sz="0" w:space="0" w:color="auto"/>
        <w:bottom w:val="none" w:sz="0" w:space="0" w:color="auto"/>
        <w:right w:val="none" w:sz="0" w:space="0" w:color="auto"/>
      </w:divBdr>
    </w:div>
    <w:div w:id="1199469393">
      <w:bodyDiv w:val="1"/>
      <w:marLeft w:val="0"/>
      <w:marRight w:val="0"/>
      <w:marTop w:val="0"/>
      <w:marBottom w:val="0"/>
      <w:divBdr>
        <w:top w:val="none" w:sz="0" w:space="0" w:color="auto"/>
        <w:left w:val="none" w:sz="0" w:space="0" w:color="auto"/>
        <w:bottom w:val="none" w:sz="0" w:space="0" w:color="auto"/>
        <w:right w:val="none" w:sz="0" w:space="0" w:color="auto"/>
      </w:divBdr>
    </w:div>
    <w:div w:id="1219904624">
      <w:bodyDiv w:val="1"/>
      <w:marLeft w:val="0"/>
      <w:marRight w:val="0"/>
      <w:marTop w:val="0"/>
      <w:marBottom w:val="0"/>
      <w:divBdr>
        <w:top w:val="none" w:sz="0" w:space="0" w:color="auto"/>
        <w:left w:val="none" w:sz="0" w:space="0" w:color="auto"/>
        <w:bottom w:val="none" w:sz="0" w:space="0" w:color="auto"/>
        <w:right w:val="none" w:sz="0" w:space="0" w:color="auto"/>
      </w:divBdr>
    </w:div>
    <w:div w:id="1224829503">
      <w:bodyDiv w:val="1"/>
      <w:marLeft w:val="0"/>
      <w:marRight w:val="0"/>
      <w:marTop w:val="0"/>
      <w:marBottom w:val="0"/>
      <w:divBdr>
        <w:top w:val="none" w:sz="0" w:space="0" w:color="auto"/>
        <w:left w:val="none" w:sz="0" w:space="0" w:color="auto"/>
        <w:bottom w:val="none" w:sz="0" w:space="0" w:color="auto"/>
        <w:right w:val="none" w:sz="0" w:space="0" w:color="auto"/>
      </w:divBdr>
    </w:div>
    <w:div w:id="1250970657">
      <w:bodyDiv w:val="1"/>
      <w:marLeft w:val="0"/>
      <w:marRight w:val="0"/>
      <w:marTop w:val="0"/>
      <w:marBottom w:val="0"/>
      <w:divBdr>
        <w:top w:val="none" w:sz="0" w:space="0" w:color="auto"/>
        <w:left w:val="none" w:sz="0" w:space="0" w:color="auto"/>
        <w:bottom w:val="none" w:sz="0" w:space="0" w:color="auto"/>
        <w:right w:val="none" w:sz="0" w:space="0" w:color="auto"/>
      </w:divBdr>
    </w:div>
    <w:div w:id="1292900345">
      <w:bodyDiv w:val="1"/>
      <w:marLeft w:val="0"/>
      <w:marRight w:val="0"/>
      <w:marTop w:val="0"/>
      <w:marBottom w:val="0"/>
      <w:divBdr>
        <w:top w:val="none" w:sz="0" w:space="0" w:color="auto"/>
        <w:left w:val="none" w:sz="0" w:space="0" w:color="auto"/>
        <w:bottom w:val="none" w:sz="0" w:space="0" w:color="auto"/>
        <w:right w:val="none" w:sz="0" w:space="0" w:color="auto"/>
      </w:divBdr>
    </w:div>
    <w:div w:id="1301687185">
      <w:bodyDiv w:val="1"/>
      <w:marLeft w:val="0"/>
      <w:marRight w:val="0"/>
      <w:marTop w:val="0"/>
      <w:marBottom w:val="0"/>
      <w:divBdr>
        <w:top w:val="none" w:sz="0" w:space="0" w:color="auto"/>
        <w:left w:val="none" w:sz="0" w:space="0" w:color="auto"/>
        <w:bottom w:val="none" w:sz="0" w:space="0" w:color="auto"/>
        <w:right w:val="none" w:sz="0" w:space="0" w:color="auto"/>
      </w:divBdr>
    </w:div>
    <w:div w:id="1318342308">
      <w:bodyDiv w:val="1"/>
      <w:marLeft w:val="0"/>
      <w:marRight w:val="0"/>
      <w:marTop w:val="0"/>
      <w:marBottom w:val="0"/>
      <w:divBdr>
        <w:top w:val="none" w:sz="0" w:space="0" w:color="auto"/>
        <w:left w:val="none" w:sz="0" w:space="0" w:color="auto"/>
        <w:bottom w:val="none" w:sz="0" w:space="0" w:color="auto"/>
        <w:right w:val="none" w:sz="0" w:space="0" w:color="auto"/>
      </w:divBdr>
    </w:div>
    <w:div w:id="1328438884">
      <w:bodyDiv w:val="1"/>
      <w:marLeft w:val="0"/>
      <w:marRight w:val="0"/>
      <w:marTop w:val="0"/>
      <w:marBottom w:val="0"/>
      <w:divBdr>
        <w:top w:val="none" w:sz="0" w:space="0" w:color="auto"/>
        <w:left w:val="none" w:sz="0" w:space="0" w:color="auto"/>
        <w:bottom w:val="none" w:sz="0" w:space="0" w:color="auto"/>
        <w:right w:val="none" w:sz="0" w:space="0" w:color="auto"/>
      </w:divBdr>
    </w:div>
    <w:div w:id="1339431957">
      <w:bodyDiv w:val="1"/>
      <w:marLeft w:val="0"/>
      <w:marRight w:val="0"/>
      <w:marTop w:val="0"/>
      <w:marBottom w:val="0"/>
      <w:divBdr>
        <w:top w:val="none" w:sz="0" w:space="0" w:color="auto"/>
        <w:left w:val="none" w:sz="0" w:space="0" w:color="auto"/>
        <w:bottom w:val="none" w:sz="0" w:space="0" w:color="auto"/>
        <w:right w:val="none" w:sz="0" w:space="0" w:color="auto"/>
      </w:divBdr>
    </w:div>
    <w:div w:id="1340892185">
      <w:bodyDiv w:val="1"/>
      <w:marLeft w:val="0"/>
      <w:marRight w:val="0"/>
      <w:marTop w:val="0"/>
      <w:marBottom w:val="0"/>
      <w:divBdr>
        <w:top w:val="none" w:sz="0" w:space="0" w:color="auto"/>
        <w:left w:val="none" w:sz="0" w:space="0" w:color="auto"/>
        <w:bottom w:val="none" w:sz="0" w:space="0" w:color="auto"/>
        <w:right w:val="none" w:sz="0" w:space="0" w:color="auto"/>
      </w:divBdr>
    </w:div>
    <w:div w:id="1369990372">
      <w:bodyDiv w:val="1"/>
      <w:marLeft w:val="0"/>
      <w:marRight w:val="0"/>
      <w:marTop w:val="0"/>
      <w:marBottom w:val="0"/>
      <w:divBdr>
        <w:top w:val="none" w:sz="0" w:space="0" w:color="auto"/>
        <w:left w:val="none" w:sz="0" w:space="0" w:color="auto"/>
        <w:bottom w:val="none" w:sz="0" w:space="0" w:color="auto"/>
        <w:right w:val="none" w:sz="0" w:space="0" w:color="auto"/>
      </w:divBdr>
    </w:div>
    <w:div w:id="1410686607">
      <w:bodyDiv w:val="1"/>
      <w:marLeft w:val="0"/>
      <w:marRight w:val="0"/>
      <w:marTop w:val="0"/>
      <w:marBottom w:val="0"/>
      <w:divBdr>
        <w:top w:val="none" w:sz="0" w:space="0" w:color="auto"/>
        <w:left w:val="none" w:sz="0" w:space="0" w:color="auto"/>
        <w:bottom w:val="none" w:sz="0" w:space="0" w:color="auto"/>
        <w:right w:val="none" w:sz="0" w:space="0" w:color="auto"/>
      </w:divBdr>
    </w:div>
    <w:div w:id="1422608934">
      <w:bodyDiv w:val="1"/>
      <w:marLeft w:val="0"/>
      <w:marRight w:val="0"/>
      <w:marTop w:val="0"/>
      <w:marBottom w:val="0"/>
      <w:divBdr>
        <w:top w:val="none" w:sz="0" w:space="0" w:color="auto"/>
        <w:left w:val="none" w:sz="0" w:space="0" w:color="auto"/>
        <w:bottom w:val="none" w:sz="0" w:space="0" w:color="auto"/>
        <w:right w:val="none" w:sz="0" w:space="0" w:color="auto"/>
      </w:divBdr>
    </w:div>
    <w:div w:id="1441679204">
      <w:bodyDiv w:val="1"/>
      <w:marLeft w:val="0"/>
      <w:marRight w:val="0"/>
      <w:marTop w:val="0"/>
      <w:marBottom w:val="0"/>
      <w:divBdr>
        <w:top w:val="none" w:sz="0" w:space="0" w:color="auto"/>
        <w:left w:val="none" w:sz="0" w:space="0" w:color="auto"/>
        <w:bottom w:val="none" w:sz="0" w:space="0" w:color="auto"/>
        <w:right w:val="none" w:sz="0" w:space="0" w:color="auto"/>
      </w:divBdr>
    </w:div>
    <w:div w:id="1445075824">
      <w:bodyDiv w:val="1"/>
      <w:marLeft w:val="0"/>
      <w:marRight w:val="0"/>
      <w:marTop w:val="0"/>
      <w:marBottom w:val="0"/>
      <w:divBdr>
        <w:top w:val="none" w:sz="0" w:space="0" w:color="auto"/>
        <w:left w:val="none" w:sz="0" w:space="0" w:color="auto"/>
        <w:bottom w:val="none" w:sz="0" w:space="0" w:color="auto"/>
        <w:right w:val="none" w:sz="0" w:space="0" w:color="auto"/>
      </w:divBdr>
    </w:div>
    <w:div w:id="1475492036">
      <w:bodyDiv w:val="1"/>
      <w:marLeft w:val="0"/>
      <w:marRight w:val="0"/>
      <w:marTop w:val="0"/>
      <w:marBottom w:val="0"/>
      <w:divBdr>
        <w:top w:val="none" w:sz="0" w:space="0" w:color="auto"/>
        <w:left w:val="none" w:sz="0" w:space="0" w:color="auto"/>
        <w:bottom w:val="none" w:sz="0" w:space="0" w:color="auto"/>
        <w:right w:val="none" w:sz="0" w:space="0" w:color="auto"/>
      </w:divBdr>
    </w:div>
    <w:div w:id="1495488424">
      <w:bodyDiv w:val="1"/>
      <w:marLeft w:val="0"/>
      <w:marRight w:val="0"/>
      <w:marTop w:val="0"/>
      <w:marBottom w:val="0"/>
      <w:divBdr>
        <w:top w:val="none" w:sz="0" w:space="0" w:color="auto"/>
        <w:left w:val="none" w:sz="0" w:space="0" w:color="auto"/>
        <w:bottom w:val="none" w:sz="0" w:space="0" w:color="auto"/>
        <w:right w:val="none" w:sz="0" w:space="0" w:color="auto"/>
      </w:divBdr>
    </w:div>
    <w:div w:id="1497920320">
      <w:bodyDiv w:val="1"/>
      <w:marLeft w:val="0"/>
      <w:marRight w:val="0"/>
      <w:marTop w:val="0"/>
      <w:marBottom w:val="0"/>
      <w:divBdr>
        <w:top w:val="none" w:sz="0" w:space="0" w:color="auto"/>
        <w:left w:val="none" w:sz="0" w:space="0" w:color="auto"/>
        <w:bottom w:val="none" w:sz="0" w:space="0" w:color="auto"/>
        <w:right w:val="none" w:sz="0" w:space="0" w:color="auto"/>
      </w:divBdr>
    </w:div>
    <w:div w:id="1534031543">
      <w:bodyDiv w:val="1"/>
      <w:marLeft w:val="0"/>
      <w:marRight w:val="0"/>
      <w:marTop w:val="0"/>
      <w:marBottom w:val="0"/>
      <w:divBdr>
        <w:top w:val="none" w:sz="0" w:space="0" w:color="auto"/>
        <w:left w:val="none" w:sz="0" w:space="0" w:color="auto"/>
        <w:bottom w:val="none" w:sz="0" w:space="0" w:color="auto"/>
        <w:right w:val="none" w:sz="0" w:space="0" w:color="auto"/>
      </w:divBdr>
    </w:div>
    <w:div w:id="1588344359">
      <w:bodyDiv w:val="1"/>
      <w:marLeft w:val="0"/>
      <w:marRight w:val="0"/>
      <w:marTop w:val="0"/>
      <w:marBottom w:val="0"/>
      <w:divBdr>
        <w:top w:val="none" w:sz="0" w:space="0" w:color="auto"/>
        <w:left w:val="none" w:sz="0" w:space="0" w:color="auto"/>
        <w:bottom w:val="none" w:sz="0" w:space="0" w:color="auto"/>
        <w:right w:val="none" w:sz="0" w:space="0" w:color="auto"/>
      </w:divBdr>
      <w:divsChild>
        <w:div w:id="509417726">
          <w:marLeft w:val="547"/>
          <w:marRight w:val="0"/>
          <w:marTop w:val="0"/>
          <w:marBottom w:val="0"/>
          <w:divBdr>
            <w:top w:val="none" w:sz="0" w:space="0" w:color="auto"/>
            <w:left w:val="none" w:sz="0" w:space="0" w:color="auto"/>
            <w:bottom w:val="none" w:sz="0" w:space="0" w:color="auto"/>
            <w:right w:val="none" w:sz="0" w:space="0" w:color="auto"/>
          </w:divBdr>
        </w:div>
      </w:divsChild>
    </w:div>
    <w:div w:id="1618636462">
      <w:bodyDiv w:val="1"/>
      <w:marLeft w:val="0"/>
      <w:marRight w:val="0"/>
      <w:marTop w:val="0"/>
      <w:marBottom w:val="0"/>
      <w:divBdr>
        <w:top w:val="none" w:sz="0" w:space="0" w:color="auto"/>
        <w:left w:val="none" w:sz="0" w:space="0" w:color="auto"/>
        <w:bottom w:val="none" w:sz="0" w:space="0" w:color="auto"/>
        <w:right w:val="none" w:sz="0" w:space="0" w:color="auto"/>
      </w:divBdr>
    </w:div>
    <w:div w:id="1684941116">
      <w:bodyDiv w:val="1"/>
      <w:marLeft w:val="0"/>
      <w:marRight w:val="0"/>
      <w:marTop w:val="0"/>
      <w:marBottom w:val="0"/>
      <w:divBdr>
        <w:top w:val="none" w:sz="0" w:space="0" w:color="auto"/>
        <w:left w:val="none" w:sz="0" w:space="0" w:color="auto"/>
        <w:bottom w:val="none" w:sz="0" w:space="0" w:color="auto"/>
        <w:right w:val="none" w:sz="0" w:space="0" w:color="auto"/>
      </w:divBdr>
    </w:div>
    <w:div w:id="1716588254">
      <w:bodyDiv w:val="1"/>
      <w:marLeft w:val="0"/>
      <w:marRight w:val="0"/>
      <w:marTop w:val="0"/>
      <w:marBottom w:val="0"/>
      <w:divBdr>
        <w:top w:val="none" w:sz="0" w:space="0" w:color="auto"/>
        <w:left w:val="none" w:sz="0" w:space="0" w:color="auto"/>
        <w:bottom w:val="none" w:sz="0" w:space="0" w:color="auto"/>
        <w:right w:val="none" w:sz="0" w:space="0" w:color="auto"/>
      </w:divBdr>
    </w:div>
    <w:div w:id="1720595814">
      <w:bodyDiv w:val="1"/>
      <w:marLeft w:val="0"/>
      <w:marRight w:val="0"/>
      <w:marTop w:val="0"/>
      <w:marBottom w:val="0"/>
      <w:divBdr>
        <w:top w:val="none" w:sz="0" w:space="0" w:color="auto"/>
        <w:left w:val="none" w:sz="0" w:space="0" w:color="auto"/>
        <w:bottom w:val="none" w:sz="0" w:space="0" w:color="auto"/>
        <w:right w:val="none" w:sz="0" w:space="0" w:color="auto"/>
      </w:divBdr>
    </w:div>
    <w:div w:id="1721977917">
      <w:bodyDiv w:val="1"/>
      <w:marLeft w:val="0"/>
      <w:marRight w:val="0"/>
      <w:marTop w:val="0"/>
      <w:marBottom w:val="0"/>
      <w:divBdr>
        <w:top w:val="none" w:sz="0" w:space="0" w:color="auto"/>
        <w:left w:val="none" w:sz="0" w:space="0" w:color="auto"/>
        <w:bottom w:val="none" w:sz="0" w:space="0" w:color="auto"/>
        <w:right w:val="none" w:sz="0" w:space="0" w:color="auto"/>
      </w:divBdr>
    </w:div>
    <w:div w:id="1767113097">
      <w:bodyDiv w:val="1"/>
      <w:marLeft w:val="0"/>
      <w:marRight w:val="0"/>
      <w:marTop w:val="0"/>
      <w:marBottom w:val="0"/>
      <w:divBdr>
        <w:top w:val="none" w:sz="0" w:space="0" w:color="auto"/>
        <w:left w:val="none" w:sz="0" w:space="0" w:color="auto"/>
        <w:bottom w:val="none" w:sz="0" w:space="0" w:color="auto"/>
        <w:right w:val="none" w:sz="0" w:space="0" w:color="auto"/>
      </w:divBdr>
    </w:div>
    <w:div w:id="1794248968">
      <w:bodyDiv w:val="1"/>
      <w:marLeft w:val="0"/>
      <w:marRight w:val="0"/>
      <w:marTop w:val="0"/>
      <w:marBottom w:val="0"/>
      <w:divBdr>
        <w:top w:val="none" w:sz="0" w:space="0" w:color="auto"/>
        <w:left w:val="none" w:sz="0" w:space="0" w:color="auto"/>
        <w:bottom w:val="none" w:sz="0" w:space="0" w:color="auto"/>
        <w:right w:val="none" w:sz="0" w:space="0" w:color="auto"/>
      </w:divBdr>
    </w:div>
    <w:div w:id="1818647245">
      <w:bodyDiv w:val="1"/>
      <w:marLeft w:val="0"/>
      <w:marRight w:val="0"/>
      <w:marTop w:val="0"/>
      <w:marBottom w:val="0"/>
      <w:divBdr>
        <w:top w:val="none" w:sz="0" w:space="0" w:color="auto"/>
        <w:left w:val="none" w:sz="0" w:space="0" w:color="auto"/>
        <w:bottom w:val="none" w:sz="0" w:space="0" w:color="auto"/>
        <w:right w:val="none" w:sz="0" w:space="0" w:color="auto"/>
      </w:divBdr>
    </w:div>
    <w:div w:id="1884442257">
      <w:bodyDiv w:val="1"/>
      <w:marLeft w:val="0"/>
      <w:marRight w:val="0"/>
      <w:marTop w:val="0"/>
      <w:marBottom w:val="0"/>
      <w:divBdr>
        <w:top w:val="none" w:sz="0" w:space="0" w:color="auto"/>
        <w:left w:val="none" w:sz="0" w:space="0" w:color="auto"/>
        <w:bottom w:val="none" w:sz="0" w:space="0" w:color="auto"/>
        <w:right w:val="none" w:sz="0" w:space="0" w:color="auto"/>
      </w:divBdr>
    </w:div>
    <w:div w:id="1952198594">
      <w:bodyDiv w:val="1"/>
      <w:marLeft w:val="0"/>
      <w:marRight w:val="0"/>
      <w:marTop w:val="0"/>
      <w:marBottom w:val="0"/>
      <w:divBdr>
        <w:top w:val="none" w:sz="0" w:space="0" w:color="auto"/>
        <w:left w:val="none" w:sz="0" w:space="0" w:color="auto"/>
        <w:bottom w:val="none" w:sz="0" w:space="0" w:color="auto"/>
        <w:right w:val="none" w:sz="0" w:space="0" w:color="auto"/>
      </w:divBdr>
    </w:div>
    <w:div w:id="1967812033">
      <w:bodyDiv w:val="1"/>
      <w:marLeft w:val="0"/>
      <w:marRight w:val="0"/>
      <w:marTop w:val="0"/>
      <w:marBottom w:val="0"/>
      <w:divBdr>
        <w:top w:val="none" w:sz="0" w:space="0" w:color="auto"/>
        <w:left w:val="none" w:sz="0" w:space="0" w:color="auto"/>
        <w:bottom w:val="none" w:sz="0" w:space="0" w:color="auto"/>
        <w:right w:val="none" w:sz="0" w:space="0" w:color="auto"/>
      </w:divBdr>
    </w:div>
    <w:div w:id="1988699696">
      <w:bodyDiv w:val="1"/>
      <w:marLeft w:val="0"/>
      <w:marRight w:val="0"/>
      <w:marTop w:val="0"/>
      <w:marBottom w:val="0"/>
      <w:divBdr>
        <w:top w:val="none" w:sz="0" w:space="0" w:color="auto"/>
        <w:left w:val="none" w:sz="0" w:space="0" w:color="auto"/>
        <w:bottom w:val="none" w:sz="0" w:space="0" w:color="auto"/>
        <w:right w:val="none" w:sz="0" w:space="0" w:color="auto"/>
      </w:divBdr>
    </w:div>
    <w:div w:id="1999382581">
      <w:bodyDiv w:val="1"/>
      <w:marLeft w:val="0"/>
      <w:marRight w:val="0"/>
      <w:marTop w:val="0"/>
      <w:marBottom w:val="0"/>
      <w:divBdr>
        <w:top w:val="none" w:sz="0" w:space="0" w:color="auto"/>
        <w:left w:val="none" w:sz="0" w:space="0" w:color="auto"/>
        <w:bottom w:val="none" w:sz="0" w:space="0" w:color="auto"/>
        <w:right w:val="none" w:sz="0" w:space="0" w:color="auto"/>
      </w:divBdr>
    </w:div>
    <w:div w:id="2019385467">
      <w:bodyDiv w:val="1"/>
      <w:marLeft w:val="0"/>
      <w:marRight w:val="0"/>
      <w:marTop w:val="0"/>
      <w:marBottom w:val="0"/>
      <w:divBdr>
        <w:top w:val="none" w:sz="0" w:space="0" w:color="auto"/>
        <w:left w:val="none" w:sz="0" w:space="0" w:color="auto"/>
        <w:bottom w:val="none" w:sz="0" w:space="0" w:color="auto"/>
        <w:right w:val="none" w:sz="0" w:space="0" w:color="auto"/>
      </w:divBdr>
    </w:div>
    <w:div w:id="2056343895">
      <w:bodyDiv w:val="1"/>
      <w:marLeft w:val="0"/>
      <w:marRight w:val="0"/>
      <w:marTop w:val="0"/>
      <w:marBottom w:val="0"/>
      <w:divBdr>
        <w:top w:val="none" w:sz="0" w:space="0" w:color="auto"/>
        <w:left w:val="none" w:sz="0" w:space="0" w:color="auto"/>
        <w:bottom w:val="none" w:sz="0" w:space="0" w:color="auto"/>
        <w:right w:val="none" w:sz="0" w:space="0" w:color="auto"/>
      </w:divBdr>
    </w:div>
    <w:div w:id="2062944519">
      <w:bodyDiv w:val="1"/>
      <w:marLeft w:val="0"/>
      <w:marRight w:val="0"/>
      <w:marTop w:val="0"/>
      <w:marBottom w:val="0"/>
      <w:divBdr>
        <w:top w:val="none" w:sz="0" w:space="0" w:color="auto"/>
        <w:left w:val="none" w:sz="0" w:space="0" w:color="auto"/>
        <w:bottom w:val="none" w:sz="0" w:space="0" w:color="auto"/>
        <w:right w:val="none" w:sz="0" w:space="0" w:color="auto"/>
      </w:divBdr>
    </w:div>
    <w:div w:id="21350995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3.xml"/></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Smart Excel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Word Fonts">
      <a:majorFont>
        <a:latin typeface="Georgia"/>
        <a:ea typeface=""/>
        <a:cs typeface=""/>
      </a:majorFont>
      <a:minorFont>
        <a:latin typeface="Georgi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xfrm>
          <a:off x="0" y="0"/>
          <a:ext cx="1" cy="1"/>
        </a:xfrm>
        <a:custGeom>
          <a:avLst/>
          <a:gdLst/>
          <a:ahLst/>
          <a:cxnLst/>
          <a:rect l="0" t="0" r="0" b="0"/>
          <a:pathLst/>
        </a:custGeom>
        <a:noFill/>
        <a:ln w="9525" cap="flat" cmpd="sng" algn="ctr">
          <a:noFill/>
          <a:prstDash val="solid"/>
          <a:round/>
          <a:headEnd type="none" w="med" len="med"/>
          <a:tailEnd type="none" w="med" len="med"/>
        </a:ln>
        <a:effectLst/>
      </a:spPr>
      <a:bodyPr vert="horz" wrap="square" lIns="63500" tIns="0" rIns="64800" bIns="0" numCol="1" anchor="t" anchorCtr="0" compatLnSpc="1">
        <a:prstTxWarp prst="textNoShape">
          <a:avLst/>
        </a:prstTxWarp>
      </a:bodyPr>
      <a:lstStyle>
        <a:defPPr marL="0" marR="0" indent="0" algn="l" defTabSz="914400" rtl="0" eaLnBrk="1" fontAlgn="base" latinLnBrk="0" hangingPunct="1">
          <a:lnSpc>
            <a:spcPct val="100000"/>
          </a:lnSpc>
          <a:spcBef>
            <a:spcPct val="20000"/>
          </a:spcBef>
          <a:spcAft>
            <a:spcPct val="20000"/>
          </a:spcAft>
          <a:buClrTx/>
          <a:buSzPct val="90000"/>
          <a:buFontTx/>
          <a:buNone/>
          <a:tabLst/>
          <a:defRPr kumimoji="0" lang="en-GB" sz="2000" b="0" i="0" u="none" strike="noStrike" cap="none" normalizeH="0" baseline="0" smtClean="0">
            <a:ln>
              <a:noFill/>
            </a:ln>
            <a:solidFill>
              <a:schemeClr val="bg2"/>
            </a:solidFill>
            <a:effectLst/>
            <a:latin typeface="Arial" charset="0"/>
            <a:cs typeface="Arial" charset="0"/>
          </a:defRPr>
        </a:defPPr>
      </a:lstStyle>
    </a:spDef>
    <a:lnDef>
      <a:spPr bwMode="auto">
        <a:xfrm>
          <a:off x="0" y="0"/>
          <a:ext cx="1" cy="1"/>
        </a:xfrm>
        <a:custGeom>
          <a:avLst/>
          <a:gdLst/>
          <a:ahLst/>
          <a:cxnLst/>
          <a:rect l="0" t="0" r="0" b="0"/>
          <a:pathLst/>
        </a:custGeom>
        <a:noFill/>
        <a:ln w="9525" cap="flat" cmpd="sng" algn="ctr">
          <a:noFill/>
          <a:prstDash val="solid"/>
          <a:round/>
          <a:headEnd type="none" w="med" len="med"/>
          <a:tailEnd type="none" w="med" len="med"/>
        </a:ln>
        <a:effectLst/>
      </a:spPr>
      <a:bodyPr vert="horz" wrap="square" lIns="63500" tIns="0" rIns="64800" bIns="0" numCol="1" anchor="t" anchorCtr="0" compatLnSpc="1">
        <a:prstTxWarp prst="textNoShape">
          <a:avLst/>
        </a:prstTxWarp>
      </a:bodyPr>
      <a:lstStyle>
        <a:defPPr marL="0" marR="0" indent="0" algn="l" defTabSz="914400" rtl="0" eaLnBrk="1" fontAlgn="base" latinLnBrk="0" hangingPunct="1">
          <a:lnSpc>
            <a:spcPct val="100000"/>
          </a:lnSpc>
          <a:spcBef>
            <a:spcPct val="20000"/>
          </a:spcBef>
          <a:spcAft>
            <a:spcPct val="20000"/>
          </a:spcAft>
          <a:buClrTx/>
          <a:buSzPct val="90000"/>
          <a:buFontTx/>
          <a:buNone/>
          <a:tabLst/>
          <a:defRPr kumimoji="0" lang="en-GB" sz="2000" b="0" i="0" u="none" strike="noStrike" cap="none" normalizeH="0" baseline="0" smtClean="0">
            <a:ln>
              <a:noFill/>
            </a:ln>
            <a:solidFill>
              <a:schemeClr val="bg2"/>
            </a:solidFill>
            <a:effectLst/>
            <a:latin typeface="Arial" charset="0"/>
            <a:cs typeface="Arial" charset="0"/>
          </a:defRPr>
        </a:defPPr>
      </a:lst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F501A7-F4BE-4B2B-B991-472AD92BB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30</Pages>
  <Words>6860</Words>
  <Characters>39103</Characters>
  <Application>Microsoft Office Word</Application>
  <DocSecurity>0</DocSecurity>
  <Lines>325</Lines>
  <Paragraphs>91</Paragraphs>
  <ScaleCrop>false</ScaleCrop>
  <HeadingPairs>
    <vt:vector size="2" baseType="variant">
      <vt:variant>
        <vt:lpstr>Title</vt:lpstr>
      </vt:variant>
      <vt:variant>
        <vt:i4>1</vt:i4>
      </vt:variant>
    </vt:vector>
  </HeadingPairs>
  <TitlesOfParts>
    <vt:vector size="1" baseType="lpstr">
      <vt:lpstr>Implementation of e-Governance for CSCL</vt:lpstr>
    </vt:vector>
  </TitlesOfParts>
  <Company>PricewaterhouseCoopers</Company>
  <LinksUpToDate>false</LinksUpToDate>
  <CharactersWithSpaces>45872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Implementation of e-Governance for CSCL</dc:title>
  <dc:subject>Software Requirement Specifications</dc:subject>
  <dc:creator>Sayan Basu</dc:creator>
  <cp:keywords/>
  <dc:description/>
  <cp:lastModifiedBy>Pavilion</cp:lastModifiedBy>
  <cp:revision>4</cp:revision>
  <cp:lastPrinted>2022-07-17T12:43:00Z</cp:lastPrinted>
  <dcterms:created xsi:type="dcterms:W3CDTF">2022-11-08T09:14:00Z</dcterms:created>
  <dcterms:modified xsi:type="dcterms:W3CDTF">2023-01-18T12:42:00Z</dcterms:modified>
  <cp:category>www.pwc.com</cp:category>
  <cp:contentStatus>Grievance Redressal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fidentiality Stamp">
    <vt:lpwstr>     </vt:lpwstr>
  </property>
  <property fmtid="{D5CDD505-2E9C-101B-9397-08002B2CF9AE}" pid="3" name="Smart Base Template Version">
    <vt:lpwstr>20110607v5</vt:lpwstr>
  </property>
  <property fmtid="{D5CDD505-2E9C-101B-9397-08002B2CF9AE}" pid="4" name="Date completed">
    <vt:lpwstr>5 July 2016</vt:lpwstr>
  </property>
</Properties>
</file>